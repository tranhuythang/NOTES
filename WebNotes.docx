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45EBDB2" w:rsidR="0060399D" w:rsidRPr="0060399D" w:rsidRDefault="0060399D" w:rsidP="000C5F40">
      <w:pPr>
        <w:pStyle w:val="Heading2"/>
      </w:pPr>
      <w:r>
        <w:t>HTML Basic</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w:t>
      </w:r>
      <w:proofErr w:type="spellStart"/>
      <w:r>
        <w:rPr>
          <w:rStyle w:val="HTMLCode"/>
          <w:rFonts w:ascii="Consolas" w:hAnsi="Consolas"/>
          <w:color w:val="000000"/>
        </w:rPr>
        <w:t>en</w:t>
      </w:r>
      <w:proofErr w:type="spellEnd"/>
      <w:r>
        <w:rPr>
          <w:rStyle w:val="HTMLCode"/>
          <w:rFonts w:ascii="Consolas" w:hAnsi="Consolas"/>
          <w:color w:val="000000"/>
        </w:rPr>
        <w:t>"&gt;</w:t>
      </w:r>
      <w:r>
        <w:rPr>
          <w:rFonts w:ascii="Segoe UI" w:hAnsi="Segoe UI" w:cs="Segoe UI"/>
          <w:color w:val="000000"/>
          <w:sz w:val="21"/>
          <w:szCs w:val="21"/>
        </w:rPr>
        <w:t>, the attribute </w:t>
      </w:r>
      <w:r>
        <w:rPr>
          <w:rStyle w:val="HTMLCode"/>
          <w:rFonts w:ascii="Consolas" w:hAnsi="Consolas"/>
          <w:color w:val="000000"/>
        </w:rPr>
        <w:t>lang="</w:t>
      </w:r>
      <w:proofErr w:type="spellStart"/>
      <w:r>
        <w:rPr>
          <w:rStyle w:val="HTMLCode"/>
          <w:rFonts w:ascii="Consolas" w:hAnsi="Consolas"/>
          <w:color w:val="000000"/>
        </w:rPr>
        <w:t>en</w:t>
      </w:r>
      <w:proofErr w:type="spellEnd"/>
      <w:r>
        <w:rPr>
          <w:rStyle w:val="HTMLCode"/>
          <w:rFonts w:ascii="Consolas" w:hAnsi="Consolas"/>
          <w:color w:val="000000"/>
        </w:rPr>
        <w:t>"</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&lt;</w:t>
      </w:r>
      <w:proofErr w:type="spellStart"/>
      <w:r>
        <w:rPr>
          <w:color w:val="000000"/>
        </w:rPr>
        <w:t>img</w:t>
      </w:r>
      <w:proofErr w:type="spellEnd"/>
      <w:r>
        <w:rPr>
          <w:color w:val="000000"/>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w:t>
      </w:r>
      <w:proofErr w:type="gramStart"/>
      <w:r>
        <w:rPr>
          <w:rStyle w:val="HTMLCode"/>
          <w:rFonts w:ascii="Consolas" w:hAnsi="Consolas"/>
          <w:color w:val="000000"/>
        </w:rPr>
        <w:t>Caution!&lt;</w:t>
      </w:r>
      <w:proofErr w:type="gramEnd"/>
      <w:r>
        <w:rPr>
          <w:rStyle w:val="HTMLCode"/>
          <w:rFonts w:ascii="Consolas" w:hAnsi="Consolas"/>
          <w:color w:val="000000"/>
        </w:rPr>
        <w: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w:t>
      </w:r>
      <w:proofErr w:type="spellStart"/>
      <w:r w:rsidRPr="00531BE9">
        <w:rPr>
          <w:rStyle w:val="color-new"/>
        </w:rPr>
        <w:t>em</w:t>
      </w:r>
      <w:proofErr w:type="spellEnd"/>
      <w:r w:rsidRPr="00531BE9">
        <w:rPr>
          <w:rStyle w:val="color-new"/>
        </w:rPr>
        <w:t>&gt;</w:t>
      </w:r>
      <w:r w:rsidRPr="00531BE9">
        <w:t>markup</w:t>
      </w:r>
      <w:r w:rsidRPr="00531BE9">
        <w:rPr>
          <w:rStyle w:val="color-new"/>
        </w:rPr>
        <w:t>&lt;/</w:t>
      </w:r>
      <w:proofErr w:type="spellStart"/>
      <w:r w:rsidRPr="00531BE9">
        <w:rPr>
          <w:rStyle w:val="color-new"/>
        </w:rPr>
        <w:t>em</w:t>
      </w:r>
      <w:proofErr w:type="spellEnd"/>
      <w:r w:rsidRPr="00531BE9">
        <w:rPr>
          <w:rStyle w:val="color-new"/>
        </w:rPr>
        <w:t>&gt;</w:t>
      </w:r>
      <w:r w:rsidRPr="00531BE9">
        <w:t xml:space="preserve"> a </w:t>
      </w:r>
      <w:r w:rsidRPr="00531BE9">
        <w:rPr>
          <w:rStyle w:val="color-new"/>
        </w:rPr>
        <w:t>&lt;strong&gt;</w:t>
      </w:r>
      <w:r w:rsidRPr="00531BE9">
        <w:t>paragraph</w:t>
      </w:r>
      <w:r w:rsidRPr="00531BE9">
        <w:rPr>
          <w:rStyle w:val="color-new"/>
        </w:rPr>
        <w:t>&lt;/strong</w:t>
      </w:r>
      <w:proofErr w:type="gramStart"/>
      <w:r w:rsidRPr="00531BE9">
        <w:rPr>
          <w:rStyle w:val="color-new"/>
        </w:rPr>
        <w:t>&gt;</w:t>
      </w:r>
      <w:r w:rsidRPr="00531BE9">
        <w:t>.</w:t>
      </w:r>
      <w:r w:rsidRPr="00531BE9">
        <w:rPr>
          <w:rStyle w:val="color-new"/>
        </w:rPr>
        <w:t>&lt;</w:t>
      </w:r>
      <w:proofErr w:type="gramEnd"/>
      <w:r w:rsidRPr="00531BE9">
        <w:rPr>
          <w:rStyle w:val="color-new"/>
        </w:rPr>
        <w: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w:t>
      </w:r>
      <w:proofErr w:type="spellStart"/>
      <w:r>
        <w:rPr>
          <w:rStyle w:val="HTMLCode"/>
          <w:rFonts w:ascii="Consolas" w:eastAsiaTheme="minorHAnsi" w:hAnsi="Consolas"/>
          <w:color w:val="000000"/>
        </w:rPr>
        <w:t>hr</w:t>
      </w:r>
      <w:proofErr w:type="spellEnd"/>
      <w:r>
        <w:rPr>
          <w:rStyle w:val="HTMLCode"/>
          <w:rFonts w:ascii="Consolas" w:eastAsiaTheme="minorHAnsi" w:hAnsi="Consolas"/>
          <w:color w:val="000000"/>
        </w:rPr>
        <w:t>&gt;</w:t>
      </w:r>
      <w:r>
        <w:rPr>
          <w:rFonts w:ascii="Segoe UI" w:hAnsi="Segoe UI" w:cs="Segoe UI"/>
          <w:color w:val="000000"/>
          <w:sz w:val="21"/>
          <w:szCs w:val="21"/>
        </w:rPr>
        <w:t> is used to draw a horizontal rule; </w:t>
      </w:r>
      <w:r>
        <w:rPr>
          <w:rStyle w:val="HTMLCode"/>
          <w:rFonts w:ascii="Consolas" w:eastAsiaTheme="minorHAnsi" w:hAnsi="Consolas"/>
          <w:color w:val="000000"/>
        </w:rPr>
        <w:t>&lt;</w:t>
      </w:r>
      <w:proofErr w:type="spellStart"/>
      <w:r>
        <w:rPr>
          <w:rStyle w:val="HTMLCode"/>
          <w:rFonts w:ascii="Consolas" w:eastAsiaTheme="minorHAnsi" w:hAnsi="Consolas"/>
          <w:color w:val="000000"/>
        </w:rPr>
        <w:t>br</w:t>
      </w:r>
      <w:proofErr w:type="spellEnd"/>
      <w:r>
        <w:rPr>
          <w:rStyle w:val="HTMLCode"/>
          <w:rFonts w:ascii="Consolas" w:eastAsiaTheme="minorHAnsi" w:hAnsi="Consolas"/>
          <w:color w:val="000000"/>
        </w:rPr>
        <w:t>&gt;</w:t>
      </w:r>
      <w:r>
        <w:rPr>
          <w:rFonts w:ascii="Segoe UI" w:hAnsi="Segoe UI" w:cs="Segoe UI"/>
          <w:color w:val="000000"/>
          <w:sz w:val="21"/>
          <w:szCs w:val="21"/>
        </w:rPr>
        <w:t> to introduce a manual line-break; and </w:t>
      </w:r>
      <w:r>
        <w:rPr>
          <w:rStyle w:val="HTMLCode"/>
          <w:rFonts w:ascii="Consolas" w:eastAsiaTheme="minorHAnsi" w:hAnsi="Consolas"/>
          <w:color w:val="000000"/>
        </w:rPr>
        <w:t>&lt;</w:t>
      </w:r>
      <w:proofErr w:type="spellStart"/>
      <w:r>
        <w:rPr>
          <w:rStyle w:val="HTMLCode"/>
          <w:rFonts w:ascii="Consolas" w:eastAsiaTheme="minorHAnsi" w:hAnsi="Consolas"/>
          <w:color w:val="000000"/>
        </w:rPr>
        <w:t>img</w:t>
      </w:r>
      <w:proofErr w:type="spellEnd"/>
      <w:r>
        <w:rPr>
          <w:rStyle w:val="HTMLCode"/>
          <w:rFonts w:ascii="Consolas" w:eastAsiaTheme="minorHAnsi" w:hAnsi="Consolas"/>
          <w:color w:val="000000"/>
        </w:rPr>
        <w:t>&gt;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br</w:t>
      </w:r>
      <w:proofErr w:type="spellEnd"/>
      <w:r>
        <w:rPr>
          <w:rStyle w:val="color-new"/>
          <w:rFonts w:ascii="Consolas" w:hAnsi="Consolas"/>
          <w:color w:val="E31B23"/>
        </w:rPr>
        <w:t xml:space="preserve"> /&gt;</w:t>
      </w:r>
    </w:p>
    <w:p w14:paraId="36AA3919" w14:textId="77777777" w:rsidR="00DA7D61" w:rsidRDefault="00DA7D61" w:rsidP="00531BE9">
      <w:pPr>
        <w:pStyle w:val="Code"/>
        <w:rPr>
          <w:color w:val="000000"/>
        </w:rPr>
      </w:pPr>
      <w:r>
        <w:rPr>
          <w:rStyle w:val="color-new"/>
          <w:rFonts w:ascii="Consolas" w:hAnsi="Consolas"/>
          <w:color w:val="E31B23"/>
        </w:rPr>
        <w:t>&lt;</w:t>
      </w:r>
      <w:proofErr w:type="spellStart"/>
      <w:r>
        <w:rPr>
          <w:rStyle w:val="color-new"/>
          <w:rFonts w:ascii="Consolas" w:hAnsi="Consolas"/>
          <w:color w:val="E31B23"/>
        </w:rPr>
        <w:t>hr</w:t>
      </w:r>
      <w:proofErr w:type="spellEnd"/>
      <w:r>
        <w:rPr>
          <w:rStyle w:val="color-new"/>
          <w:rFonts w:ascii="Consolas" w:hAnsi="Consolas"/>
          <w:color w:val="E31B23"/>
        </w:rPr>
        <w:t xml:space="preserve">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w:t>
      </w:r>
      <w:proofErr w:type="spellStart"/>
      <w:r>
        <w:rPr>
          <w:rStyle w:val="color-new"/>
          <w:rFonts w:ascii="Consolas" w:hAnsi="Consolas"/>
          <w:color w:val="E31B23"/>
        </w:rPr>
        <w:t>img</w:t>
      </w:r>
      <w:proofErr w:type="spellEnd"/>
      <w:r>
        <w:rPr>
          <w:rStyle w:val="color-new"/>
          <w:rFonts w:ascii="Consolas" w:hAnsi="Consolas"/>
          <w:color w:val="E31B23"/>
        </w:rPr>
        <w:t xml:space="preserve"> </w:t>
      </w:r>
      <w:proofErr w:type="spellStart"/>
      <w:r>
        <w:rPr>
          <w:rStyle w:val="color-new"/>
          <w:rFonts w:ascii="Consolas" w:hAnsi="Consolas"/>
          <w:color w:val="E31B23"/>
        </w:rPr>
        <w:t>src</w:t>
      </w:r>
      <w:proofErr w:type="spellEnd"/>
      <w:r>
        <w:rPr>
          <w:rStyle w:val="color-new"/>
          <w:rFonts w:ascii="Consolas" w:hAnsi="Consolas"/>
          <w:color w:val="E31B23"/>
        </w:rPr>
        <w:t>="logo.gif" /&gt;</w:t>
      </w:r>
    </w:p>
    <w:p w14:paraId="7856CB2D" w14:textId="1D370F81" w:rsidR="00995BDA" w:rsidRPr="00995BDA" w:rsidRDefault="00995BDA" w:rsidP="0060399D">
      <w:pPr>
        <w:pStyle w:val="Heading4"/>
      </w:pPr>
      <w:r w:rsidRPr="00995BDA">
        <w:t xml:space="preserve">Escape sequence for Reserved </w:t>
      </w:r>
      <w:proofErr w:type="gramStart"/>
      <w:r w:rsidRPr="00995BDA">
        <w:t>Characters</w:t>
      </w:r>
      <w:proofErr w:type="gramEnd"/>
    </w:p>
    <w:p w14:paraId="34BD86EB" w14:textId="363E390D" w:rsidR="00995BDA" w:rsidRDefault="00995BDA" w:rsidP="00995BDA">
      <w:r w:rsidRPr="00995BDA">
        <w:t xml:space="preserve">HTML uses characters such as &lt;, &gt;, ", &amp; as markup tags' delimiters. Hence, these characters are reversed and cannot be used in the text directly. An escape sequence in the form of &amp;xxx; (begins with &amp; and ends </w:t>
      </w:r>
      <w:proofErr w:type="gramStart"/>
      <w:r w:rsidRPr="00995BDA">
        <w:t>with ;</w:t>
      </w:r>
      <w:proofErr w:type="gramEnd"/>
      <w:r w:rsidRPr="00995BDA">
        <w:t>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quot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lt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gt</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w:t>
      </w:r>
      <w:proofErr w:type="spellStart"/>
      <w:r>
        <w:rPr>
          <w:rStyle w:val="HTMLCode"/>
          <w:rFonts w:ascii="Consolas" w:eastAsiaTheme="minorHAnsi" w:hAnsi="Consolas"/>
          <w:color w:val="000000"/>
          <w:sz w:val="21"/>
          <w:szCs w:val="21"/>
          <w:shd w:val="clear" w:color="auto" w:fill="FFFFFF"/>
        </w:rPr>
        <w:t>nbsp</w:t>
      </w:r>
      <w:proofErr w:type="spellEnd"/>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quot</w:t>
            </w:r>
            <w:proofErr w:type="spellEnd"/>
            <w:r w:rsidRPr="00A64F59">
              <w:rPr>
                <w:rFonts w:ascii="Calibri" w:eastAsia="Times New Roman" w:hAnsi="Calibri" w:cs="Calibri"/>
                <w:b/>
                <w:bCs/>
                <w:color w:val="FF0000"/>
              </w:rPr>
              <w: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lt</w:t>
            </w:r>
            <w:proofErr w:type="spellEnd"/>
            <w:r w:rsidRPr="00A64F59">
              <w:rPr>
                <w:rFonts w:ascii="Calibri" w:eastAsia="Times New Roman" w:hAnsi="Calibri" w:cs="Calibri"/>
                <w:b/>
                <w:bCs/>
                <w:color w:val="FF0000"/>
              </w:rPr>
              <w: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gt</w:t>
            </w:r>
            <w:proofErr w:type="spellEnd"/>
            <w:r w:rsidRPr="00A64F59">
              <w:rPr>
                <w:rFonts w:ascii="Calibri" w:eastAsia="Times New Roman" w:hAnsi="Calibri" w:cs="Calibri"/>
                <w:b/>
                <w:bCs/>
                <w:color w:val="FF0000"/>
              </w:rPr>
              <w: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roofErr w:type="spellStart"/>
            <w:r w:rsidRPr="00A64F59">
              <w:rPr>
                <w:rFonts w:ascii="Calibri" w:eastAsia="Times New Roman" w:hAnsi="Calibri" w:cs="Calibri"/>
                <w:b/>
                <w:bCs/>
                <w:color w:val="FF0000"/>
              </w:rPr>
              <w:t>nbsp</w:t>
            </w:r>
            <w:proofErr w:type="spellEnd"/>
            <w:r w:rsidRPr="00A64F59">
              <w:rPr>
                <w:rFonts w:ascii="Calibri" w:eastAsia="Times New Roman" w:hAnsi="Calibri" w:cs="Calibri"/>
                <w:b/>
                <w:bCs/>
                <w:color w:val="FF0000"/>
              </w:rPr>
              <w:t>;</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w:t>
            </w:r>
            <w:proofErr w:type="spellStart"/>
            <w:r w:rsidRPr="00A64F59">
              <w:rPr>
                <w:rFonts w:ascii="Calibri" w:eastAsia="Times New Roman" w:hAnsi="Calibri" w:cs="Calibri"/>
              </w:rPr>
              <w:t>rArr</w:t>
            </w:r>
            <w:proofErr w:type="spellEnd"/>
            <w:r w:rsidRPr="00A64F59">
              <w:rPr>
                <w:rFonts w:ascii="Calibri" w:eastAsia="Times New Roman" w:hAnsi="Calibri" w:cs="Calibri"/>
              </w:rPr>
              <w:t>; &amp;harr; &amp;</w:t>
            </w:r>
            <w:proofErr w:type="spellStart"/>
            <w:r w:rsidRPr="00A64F59">
              <w:rPr>
                <w:rFonts w:ascii="Calibri" w:eastAsia="Times New Roman" w:hAnsi="Calibri" w:cs="Calibri"/>
              </w:rPr>
              <w:t>hArr</w:t>
            </w:r>
            <w:proofErr w:type="spellEnd"/>
            <w:r w:rsidRPr="00A64F59">
              <w:rPr>
                <w:rFonts w:ascii="Calibri" w:eastAsia="Times New Roman" w:hAnsi="Calibri" w:cs="Calibri"/>
              </w:rPr>
              <w:t>;</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w:t>
            </w:r>
            <w:proofErr w:type="spellStart"/>
            <w:r w:rsidRPr="00A64F59">
              <w:rPr>
                <w:rFonts w:ascii="Calibri" w:eastAsia="Times New Roman" w:hAnsi="Calibri" w:cs="Calibri"/>
              </w:rPr>
              <w:t>plusmn</w:t>
            </w:r>
            <w:proofErr w:type="spellEnd"/>
            <w:r w:rsidRPr="00A64F59">
              <w:rPr>
                <w:rFonts w:ascii="Calibri" w:eastAsia="Times New Roman" w:hAnsi="Calibri" w:cs="Calibri"/>
              </w:rPr>
              <w:t>; &amp;</w:t>
            </w:r>
            <w:proofErr w:type="spellStart"/>
            <w:r w:rsidRPr="00A64F59">
              <w:rPr>
                <w:rFonts w:ascii="Calibri" w:eastAsia="Times New Roman" w:hAnsi="Calibri" w:cs="Calibri"/>
              </w:rPr>
              <w:t>infin</w:t>
            </w:r>
            <w:proofErr w:type="spellEnd"/>
            <w:r w:rsidRPr="00A64F59">
              <w:rPr>
                <w:rFonts w:ascii="Calibri" w:eastAsia="Times New Roman" w:hAnsi="Calibri" w:cs="Calibri"/>
              </w:rPr>
              <w:t>;</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π Π σ </w:t>
            </w:r>
            <w:proofErr w:type="spellStart"/>
            <w:r w:rsidRPr="00A64F59">
              <w:rPr>
                <w:rFonts w:ascii="Calibri" w:eastAsia="Times New Roman" w:hAnsi="Calibri" w:cs="Calibri"/>
              </w:rPr>
              <w:t>Σ</w:t>
            </w:r>
            <w:proofErr w:type="spellEnd"/>
            <w:r w:rsidRPr="00A64F59">
              <w:rPr>
                <w:rFonts w:ascii="Calibri" w:eastAsia="Times New Roman" w:hAnsi="Calibri" w:cs="Calibri"/>
              </w:rPr>
              <w:t xml:space="preserve"> ω </w:t>
            </w:r>
            <w:proofErr w:type="spellStart"/>
            <w:r w:rsidRPr="00A64F59">
              <w:rPr>
                <w:rFonts w:ascii="Calibri" w:eastAsia="Times New Roman" w:hAnsi="Calibri" w:cs="Calibri"/>
              </w:rPr>
              <w:t>Ω</w:t>
            </w:r>
            <w:proofErr w:type="spellEnd"/>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w:t>
            </w:r>
            <w:proofErr w:type="spellStart"/>
            <w:r w:rsidRPr="00A64F59">
              <w:rPr>
                <w:rFonts w:ascii="Calibri" w:eastAsia="Times New Roman" w:hAnsi="Calibri" w:cs="Calibri"/>
              </w:rPr>
              <w:t>ge</w:t>
            </w:r>
            <w:proofErr w:type="spellEnd"/>
            <w:r w:rsidRPr="00A64F59">
              <w:rPr>
                <w:rFonts w:ascii="Calibri" w:eastAsia="Times New Roman" w:hAnsi="Calibri" w:cs="Calibri"/>
              </w:rPr>
              <w:t>; &amp;le; &amp;</w:t>
            </w:r>
            <w:proofErr w:type="spellStart"/>
            <w:r w:rsidRPr="00A64F59">
              <w:rPr>
                <w:rFonts w:ascii="Calibri" w:eastAsia="Times New Roman" w:hAnsi="Calibri" w:cs="Calibri"/>
              </w:rPr>
              <w:t>equiv</w:t>
            </w:r>
            <w:proofErr w:type="spellEnd"/>
            <w:r w:rsidRPr="00A64F59">
              <w:rPr>
                <w:rFonts w:ascii="Calibri" w:eastAsia="Times New Roman" w:hAnsi="Calibri" w:cs="Calibri"/>
              </w:rPr>
              <w:t>; &amp;</w:t>
            </w:r>
            <w:proofErr w:type="spellStart"/>
            <w:r w:rsidRPr="00A64F59">
              <w:rPr>
                <w:rFonts w:ascii="Calibri" w:eastAsia="Times New Roman" w:hAnsi="Calibri" w:cs="Calibri"/>
              </w:rPr>
              <w:t>asymp</w:t>
            </w:r>
            <w:proofErr w:type="spellEnd"/>
            <w:r w:rsidRPr="00A64F59">
              <w:rPr>
                <w:rFonts w:ascii="Calibri" w:eastAsia="Times New Roman" w:hAnsi="Calibri" w:cs="Calibri"/>
              </w:rPr>
              <w:t>;</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w:t>
            </w:r>
            <w:proofErr w:type="spellStart"/>
            <w:r w:rsidRPr="00A64F59">
              <w:rPr>
                <w:rFonts w:ascii="Calibri" w:eastAsia="Times New Roman" w:hAnsi="Calibri" w:cs="Calibri"/>
              </w:rPr>
              <w:t>sube</w:t>
            </w:r>
            <w:proofErr w:type="spellEnd"/>
            <w:r w:rsidRPr="00A64F59">
              <w:rPr>
                <w:rFonts w:ascii="Calibri" w:eastAsia="Times New Roman" w:hAnsi="Calibri" w:cs="Calibri"/>
              </w:rPr>
              <w:t>; &amp;supe; &amp;</w:t>
            </w:r>
            <w:proofErr w:type="spellStart"/>
            <w:r w:rsidRPr="00A64F59">
              <w:rPr>
                <w:rFonts w:ascii="Calibri" w:eastAsia="Times New Roman" w:hAnsi="Calibri" w:cs="Calibri"/>
              </w:rPr>
              <w:t>isin</w:t>
            </w:r>
            <w:proofErr w:type="spellEnd"/>
            <w:r w:rsidRPr="00A64F59">
              <w:rPr>
                <w:rFonts w:ascii="Calibri" w:eastAsia="Times New Roman" w:hAnsi="Calibri" w:cs="Calibri"/>
              </w:rPr>
              <w:t>;</w:t>
            </w:r>
          </w:p>
        </w:tc>
      </w:tr>
    </w:tbl>
    <w:p w14:paraId="0A74F3A5" w14:textId="77777777" w:rsidR="00605F88" w:rsidRDefault="00605F88" w:rsidP="00761A5E">
      <w:pPr>
        <w:pStyle w:val="Heading4"/>
      </w:pPr>
      <w:r>
        <w:t xml:space="preserve">HTML ignores extra white spaces and use </w:t>
      </w:r>
      <w:r w:rsidRPr="00925FEA">
        <w:t>&amp;</w:t>
      </w:r>
      <w:proofErr w:type="spellStart"/>
      <w:r w:rsidRPr="00925FEA">
        <w:t>nbsp</w:t>
      </w:r>
      <w:proofErr w:type="spellEnd"/>
      <w:r w:rsidRPr="00925FEA">
        <w:t>;</w:t>
      </w:r>
      <w:r>
        <w:t xml:space="preserve"> to reserve </w:t>
      </w:r>
      <w:proofErr w:type="gramStart"/>
      <w:r>
        <w:t>them</w:t>
      </w:r>
      <w:proofErr w:type="gramEnd"/>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w:t>
      </w:r>
      <w:proofErr w:type="gramStart"/>
      <w:r>
        <w:t>tabs  and</w:t>
      </w:r>
      <w:proofErr w:type="gramEnd"/>
    </w:p>
    <w:p w14:paraId="04F34CCB" w14:textId="77777777" w:rsidR="00605F88" w:rsidRDefault="00605F88" w:rsidP="00605F88">
      <w:pPr>
        <w:pStyle w:val="Code"/>
      </w:pPr>
      <w:r>
        <w:t xml:space="preserve">    line-breaks    are   </w:t>
      </w:r>
      <w:proofErr w:type="gramStart"/>
      <w:r>
        <w:t>ignored  by</w:t>
      </w:r>
      <w:proofErr w:type="gramEnd"/>
      <w:r>
        <w:t xml:space="preserve">  the</w:t>
      </w:r>
    </w:p>
    <w:p w14:paraId="04D5A80B" w14:textId="77777777" w:rsidR="00605F88" w:rsidRDefault="00605F88" w:rsidP="00605F88">
      <w:pPr>
        <w:pStyle w:val="Code"/>
      </w:pPr>
      <w:r>
        <w:t xml:space="preserve">                </w:t>
      </w:r>
      <w:proofErr w:type="gramStart"/>
      <w:r>
        <w:t>browser.&lt;</w:t>
      </w:r>
      <w:proofErr w:type="gramEnd"/>
      <w:r>
        <w: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w:t>
      </w:r>
      <w:proofErr w:type="spellStart"/>
      <w:proofErr w:type="gramStart"/>
      <w:r w:rsidRPr="00B144F5">
        <w:rPr>
          <w:rFonts w:ascii="Consolas" w:eastAsia="Times New Roman" w:hAnsi="Consolas" w:cs="Courier New"/>
          <w:color w:val="000000"/>
          <w:sz w:val="20"/>
          <w:szCs w:val="20"/>
        </w:rPr>
        <w:t>nbsp</w:t>
      </w:r>
      <w:proofErr w:type="spellEnd"/>
      <w:r w:rsidRPr="00B144F5">
        <w:rPr>
          <w:rFonts w:ascii="Consolas" w:eastAsia="Times New Roman" w:hAnsi="Consolas" w:cs="Courier New"/>
          <w:color w:val="000000"/>
          <w:sz w:val="20"/>
          <w:szCs w:val="20"/>
        </w:rPr>
        <w:t>;</w:t>
      </w:r>
      <w:proofErr w:type="gramEnd"/>
    </w:p>
    <w:p w14:paraId="4BEEB8C5" w14:textId="77777777" w:rsidR="00605F88" w:rsidRPr="00925FEA" w:rsidRDefault="00605F88" w:rsidP="00605F88">
      <w:pPr>
        <w:pStyle w:val="Code"/>
      </w:pPr>
      <w:r w:rsidRPr="00925FEA">
        <w:t>&lt;p&gt;This paragraph contains special character &amp;</w:t>
      </w:r>
      <w:proofErr w:type="spellStart"/>
      <w:r w:rsidRPr="00925FEA">
        <w:t>quot</w:t>
      </w:r>
      <w:proofErr w:type="spellEnd"/>
      <w:r w:rsidRPr="00925FEA">
        <w:t>; &amp;</w:t>
      </w:r>
      <w:proofErr w:type="spellStart"/>
      <w:proofErr w:type="gramStart"/>
      <w:r w:rsidRPr="00925FEA">
        <w:t>lt</w:t>
      </w:r>
      <w:proofErr w:type="spellEnd"/>
      <w:r w:rsidRPr="00925FEA">
        <w:t>;,</w:t>
      </w:r>
      <w:proofErr w:type="gramEnd"/>
      <w:r w:rsidRPr="00925FEA">
        <w:t xml:space="preserve"> &amp;</w:t>
      </w:r>
      <w:proofErr w:type="spellStart"/>
      <w:r w:rsidRPr="00925FEA">
        <w:t>gt</w:t>
      </w:r>
      <w:proofErr w:type="spellEnd"/>
      <w:r w:rsidRPr="00925FEA">
        <w:t>; and &amp;amp;</w:t>
      </w:r>
    </w:p>
    <w:p w14:paraId="20333CBA" w14:textId="77777777" w:rsidR="00605F88" w:rsidRPr="00925FEA" w:rsidRDefault="00605F88" w:rsidP="00605F88">
      <w:pPr>
        <w:pStyle w:val="Code"/>
      </w:pPr>
      <w:r w:rsidRPr="00925FEA">
        <w:t>and those &amp;</w:t>
      </w:r>
      <w:proofErr w:type="spellStart"/>
      <w:proofErr w:type="gramStart"/>
      <w:r w:rsidRPr="00925FEA">
        <w:t>nbsp</w:t>
      </w:r>
      <w:proofErr w:type="spellEnd"/>
      <w:r w:rsidRPr="00925FEA">
        <w:t>;&amp;</w:t>
      </w:r>
      <w:proofErr w:type="spellStart"/>
      <w:proofErr w:type="gramEnd"/>
      <w:r w:rsidRPr="00925FEA">
        <w:t>nbsp</w:t>
      </w:r>
      <w:proofErr w:type="spellEnd"/>
      <w:r w:rsidRPr="00925FEA">
        <w:t>; words &amp;</w:t>
      </w:r>
      <w:proofErr w:type="spellStart"/>
      <w:r w:rsidRPr="00925FEA">
        <w:t>nbsp</w:t>
      </w:r>
      <w:proofErr w:type="spellEnd"/>
      <w:r w:rsidRPr="00925FEA">
        <w:t>;&amp;</w:t>
      </w:r>
      <w:proofErr w:type="spellStart"/>
      <w:r w:rsidRPr="00925FEA">
        <w:t>nbsp</w:t>
      </w:r>
      <w:proofErr w:type="spellEnd"/>
      <w:r w:rsidRPr="00925FEA">
        <w:t>; have &amp;</w:t>
      </w:r>
      <w:proofErr w:type="spellStart"/>
      <w:r w:rsidRPr="00925FEA">
        <w:t>nbsp</w:t>
      </w:r>
      <w:proofErr w:type="spellEnd"/>
      <w:r w:rsidRPr="00925FEA">
        <w:t>;&amp;</w:t>
      </w:r>
      <w:proofErr w:type="spellStart"/>
      <w:r w:rsidRPr="00925FEA">
        <w:t>nbsp</w:t>
      </w:r>
      <w:proofErr w:type="spellEnd"/>
      <w:r w:rsidRPr="00925FEA">
        <w:t>;</w:t>
      </w:r>
    </w:p>
    <w:p w14:paraId="68AD7945" w14:textId="77777777" w:rsidR="00605F88" w:rsidRPr="00925FEA" w:rsidRDefault="00605F88" w:rsidP="00605F88">
      <w:pPr>
        <w:pStyle w:val="Code"/>
      </w:pPr>
      <w:r w:rsidRPr="00925FEA">
        <w:t>more &amp;</w:t>
      </w:r>
      <w:proofErr w:type="spellStart"/>
      <w:proofErr w:type="gramStart"/>
      <w:r w:rsidRPr="00925FEA">
        <w:t>nbsp</w:t>
      </w:r>
      <w:proofErr w:type="spellEnd"/>
      <w:r w:rsidRPr="00925FEA">
        <w:t>;&amp;</w:t>
      </w:r>
      <w:proofErr w:type="spellStart"/>
      <w:proofErr w:type="gramEnd"/>
      <w:r w:rsidRPr="00925FEA">
        <w:t>nbsp</w:t>
      </w:r>
      <w:proofErr w:type="spellEnd"/>
      <w:r w:rsidRPr="00925FEA">
        <w:t>;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proofErr w:type="gramStart"/>
      <w:r>
        <w:rPr>
          <w:rStyle w:val="font-code"/>
          <w:rFonts w:ascii="Consolas" w:hAnsi="Consolas" w:cs="Segoe UI"/>
          <w:color w:val="0A8464"/>
          <w:spacing w:val="15"/>
          <w:sz w:val="27"/>
          <w:szCs w:val="27"/>
        </w:rPr>
        <w:t>&lt;!--</w:t>
      </w:r>
      <w:proofErr w:type="gramEnd"/>
      <w:r>
        <w:rPr>
          <w:rStyle w:val="font-code"/>
          <w:rFonts w:ascii="Consolas" w:hAnsi="Consolas" w:cs="Segoe UI"/>
          <w:color w:val="0A8464"/>
          <w:spacing w:val="15"/>
          <w:sz w:val="27"/>
          <w:szCs w:val="27"/>
        </w:rPr>
        <w:t xml:space="preserve">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proofErr w:type="gramStart"/>
      <w:r>
        <w:rPr>
          <w:rStyle w:val="HTMLCode"/>
          <w:rFonts w:ascii="Consolas" w:hAnsi="Consolas"/>
          <w:color w:val="000000"/>
        </w:rPr>
        <w:t>&lt;!--</w:t>
      </w:r>
      <w:proofErr w:type="gramEnd"/>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xml:space="preserve"> section may </w:t>
      </w:r>
      <w:proofErr w:type="gramStart"/>
      <w:r>
        <w:rPr>
          <w:rFonts w:ascii="Segoe UI" w:hAnsi="Segoe UI" w:cs="Segoe UI"/>
          <w:color w:val="000000"/>
          <w:sz w:val="21"/>
          <w:szCs w:val="21"/>
        </w:rPr>
        <w:t>contains</w:t>
      </w:r>
      <w:proofErr w:type="gramEnd"/>
      <w:r>
        <w:rPr>
          <w:rFonts w:ascii="Segoe UI" w:hAnsi="Segoe UI" w:cs="Segoe UI"/>
          <w:color w:val="000000"/>
          <w:sz w:val="21"/>
          <w:szCs w:val="21"/>
        </w:rPr>
        <w:t xml:space="preserve">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 xml:space="preserve">Titles are used by search </w:t>
      </w:r>
      <w:proofErr w:type="gramStart"/>
      <w:r>
        <w:rPr>
          <w:rFonts w:ascii="Segoe UI" w:hAnsi="Segoe UI" w:cs="Segoe UI"/>
          <w:color w:val="000000"/>
          <w:sz w:val="21"/>
          <w:szCs w:val="21"/>
        </w:rPr>
        <w:t>engines'</w:t>
      </w:r>
      <w:proofErr w:type="gramEnd"/>
      <w:r>
        <w:rPr>
          <w:rFonts w:ascii="Segoe UI" w:hAnsi="Segoe UI" w:cs="Segoe UI"/>
          <w:color w:val="000000"/>
          <w:sz w:val="21"/>
          <w:szCs w:val="21"/>
        </w:rPr>
        <w:t xml:space="preserve">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 xml:space="preserve">&lt;link </w:t>
      </w:r>
      <w:proofErr w:type="spellStart"/>
      <w:r>
        <w:t>href</w:t>
      </w:r>
      <w:proofErr w:type="spellEnd"/>
      <w:r>
        <w:t>="</w:t>
      </w:r>
      <w:r>
        <w:rPr>
          <w:rStyle w:val="Emphasis"/>
          <w:rFonts w:ascii="Consolas" w:hAnsi="Consolas"/>
          <w:color w:val="000000"/>
        </w:rPr>
        <w:t>filename.css</w:t>
      </w:r>
      <w:r>
        <w:t xml:space="preserve">" </w:t>
      </w:r>
      <w:proofErr w:type="spellStart"/>
      <w:r>
        <w:t>rel</w:t>
      </w:r>
      <w:proofErr w:type="spellEnd"/>
      <w:r>
        <w:t>="stylesheet"&gt;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 xml:space="preserve">&lt;script </w:t>
      </w:r>
      <w:proofErr w:type="spellStart"/>
      <w:r>
        <w:t>src</w:t>
      </w:r>
      <w:proofErr w:type="spellEnd"/>
      <w:r>
        <w:t>="</w:t>
      </w:r>
      <w:r>
        <w:rPr>
          <w:rStyle w:val="Emphasis"/>
          <w:rFonts w:ascii="Consolas" w:hAnsi="Consolas"/>
          <w:color w:val="000000"/>
        </w:rPr>
        <w:t>filename.js</w:t>
      </w:r>
      <w:r>
        <w:t>"&gt;&lt;/script&gt;</w:t>
      </w:r>
    </w:p>
    <w:p w14:paraId="216F5765" w14:textId="157B8743" w:rsidR="00252C32" w:rsidRDefault="00761A5E" w:rsidP="00540620">
      <w:pPr>
        <w:pStyle w:val="Heading2"/>
      </w:pPr>
      <w:r>
        <w:t xml:space="preserve">HMTL </w:t>
      </w:r>
      <w:r w:rsidR="00FF632F">
        <w:t xml:space="preserve">visual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&lt;b&gt;, &lt;</w:t>
      </w:r>
      <w:proofErr w:type="spellStart"/>
      <w:r w:rsidR="00465CE8">
        <w:t>i</w:t>
      </w:r>
      <w:proofErr w:type="spellEnd"/>
      <w:r w:rsidR="00465CE8">
        <w:t xml:space="preserve">&gt;, &lt;u&gt;, </w:t>
      </w:r>
      <w:r w:rsidR="004D53E5">
        <w:t>&lt;</w:t>
      </w:r>
      <w:proofErr w:type="spellStart"/>
      <w:r w:rsidRPr="006E295E">
        <w:t>em</w:t>
      </w:r>
      <w:proofErr w:type="spellEnd"/>
      <w:r w:rsidRPr="006E295E">
        <w:t>&gt;,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w:t>
      </w:r>
      <w:proofErr w:type="spellStart"/>
      <w:r w:rsidR="00EA2C2C">
        <w:t>img</w:t>
      </w:r>
      <w:proofErr w:type="spellEnd"/>
      <w:r w:rsidR="00EA2C2C">
        <w:t>&gt;</w:t>
      </w:r>
      <w:r w:rsidR="00465CE8">
        <w:t>, &lt;video&gt;, &lt;iframe&gt;</w:t>
      </w:r>
      <w:r w:rsidR="003E4507">
        <w:t xml:space="preserve">) </w:t>
      </w:r>
      <w:r w:rsidR="00D825F1">
        <w:t>is an inline element (</w:t>
      </w:r>
      <w:r w:rsidR="00ED3FE6">
        <w:t>so it does not start on a new line</w:t>
      </w:r>
      <w:proofErr w:type="gramStart"/>
      <w:r w:rsidR="00ED3FE6">
        <w:t>)</w:t>
      </w:r>
      <w:proofErr w:type="gramEnd"/>
      <w:r w:rsidR="00ED3FE6">
        <w:t xml:space="preserv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w:t>
      </w:r>
      <w:proofErr w:type="spellStart"/>
      <w:r w:rsidR="00E40FD8" w:rsidRPr="00F51584">
        <w:rPr>
          <w:b/>
          <w:bCs/>
        </w:rPr>
        <w:t>br</w:t>
      </w:r>
      <w:proofErr w:type="spellEnd"/>
      <w:r w:rsidR="00E40FD8" w:rsidRPr="00F51584">
        <w:rPr>
          <w:b/>
          <w:bCs/>
        </w:rPr>
        <w:t>&gt;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w:t>
      </w:r>
      <w:proofErr w:type="spellStart"/>
      <w:r w:rsidR="009577E2" w:rsidRPr="00F51584">
        <w:rPr>
          <w:b/>
          <w:bCs/>
        </w:rPr>
        <w:t>hr</w:t>
      </w:r>
      <w:proofErr w:type="spellEnd"/>
      <w:r w:rsidR="009577E2" w:rsidRPr="00F51584">
        <w:rPr>
          <w:b/>
          <w:bCs/>
        </w:rPr>
        <w:t>&gt;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xml:space="preserve">, i.e., white space, tabs, </w:t>
      </w:r>
      <w:proofErr w:type="gramStart"/>
      <w:r>
        <w:rPr>
          <w:rFonts w:ascii="Segoe UI" w:hAnsi="Segoe UI" w:cs="Segoe UI"/>
          <w:color w:val="000000"/>
          <w:sz w:val="21"/>
          <w:szCs w:val="21"/>
        </w:rPr>
        <w:t>new-line</w:t>
      </w:r>
      <w:proofErr w:type="gramEnd"/>
      <w:r>
        <w:rPr>
          <w:rFonts w:ascii="Segoe UI" w:hAnsi="Segoe UI" w:cs="Segoe UI"/>
          <w:color w:val="000000"/>
          <w:sz w:val="21"/>
          <w:szCs w:val="21"/>
        </w:rPr>
        <w:t xml:space="preserv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w:t>
      </w:r>
      <w:proofErr w:type="gramStart"/>
      <w:r>
        <w:t>main(</w:t>
      </w:r>
      <w:proofErr w:type="gramEnd"/>
      <w:r>
        <w:t xml:space="preserve">String[] </w:t>
      </w:r>
      <w:proofErr w:type="spellStart"/>
      <w:r>
        <w:t>args</w:t>
      </w:r>
      <w:proofErr w:type="spellEnd"/>
      <w:r>
        <w:t>) {</w:t>
      </w:r>
    </w:p>
    <w:p w14:paraId="4E3778BA" w14:textId="77777777" w:rsidR="00BA3F4B" w:rsidRDefault="00BA3F4B" w:rsidP="00D764B6">
      <w:pPr>
        <w:pStyle w:val="Code"/>
      </w:pPr>
      <w:r>
        <w:t xml:space="preserve">      </w:t>
      </w:r>
      <w:proofErr w:type="spellStart"/>
      <w:r>
        <w:t>System.out.println</w:t>
      </w:r>
      <w:proofErr w:type="spellEnd"/>
      <w:r>
        <w:t>("Hello"</w:t>
      </w:r>
      <w:proofErr w:type="gramStart"/>
      <w:r>
        <w:t>);</w:t>
      </w:r>
      <w:proofErr w:type="gramEnd"/>
    </w:p>
    <w:p w14:paraId="411F56A8" w14:textId="77777777" w:rsidR="00BA3F4B" w:rsidRDefault="00BA3F4B" w:rsidP="00D764B6">
      <w:pPr>
        <w:pStyle w:val="Code"/>
      </w:pPr>
      <w:r>
        <w:t xml:space="preserve">   }</w:t>
      </w:r>
    </w:p>
    <w:p w14:paraId="6A4C31C3" w14:textId="77777777" w:rsidR="00BA3F4B" w:rsidRDefault="00BA3F4B" w:rsidP="00D764B6">
      <w:pPr>
        <w:pStyle w:val="Code"/>
      </w:pPr>
      <w:proofErr w:type="gramStart"/>
      <w:r>
        <w:t>}</w:t>
      </w:r>
      <w:r>
        <w:rPr>
          <w:rStyle w:val="color-new"/>
          <w:rFonts w:ascii="Consolas" w:hAnsi="Consolas"/>
          <w:color w:val="E31B23"/>
        </w:rPr>
        <w:t>&lt;</w:t>
      </w:r>
      <w:proofErr w:type="gramEnd"/>
      <w:r>
        <w:rPr>
          <w:rStyle w:val="color-new"/>
          <w:rFonts w:ascii="Consolas" w:hAnsi="Consolas"/>
          <w:color w:val="E31B23"/>
        </w:rPr>
        <w: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w:t>
      </w:r>
      <w:proofErr w:type="gramStart"/>
      <w:r>
        <w:t>main(</w:t>
      </w:r>
      <w:proofErr w:type="gramEnd"/>
      <w:r>
        <w:t xml:space="preserve">String[] </w:t>
      </w:r>
      <w:proofErr w:type="spellStart"/>
      <w:r>
        <w:t>args</w:t>
      </w:r>
      <w:proofErr w:type="spellEnd"/>
      <w:r>
        <w:t>) {</w:t>
      </w:r>
    </w:p>
    <w:p w14:paraId="6E41E83F" w14:textId="77777777" w:rsidR="00BA3F4B" w:rsidRDefault="00BA3F4B" w:rsidP="00D764B6">
      <w:pPr>
        <w:pStyle w:val="Code"/>
      </w:pPr>
      <w:r>
        <w:t xml:space="preserve">      </w:t>
      </w:r>
      <w:proofErr w:type="spellStart"/>
      <w:r>
        <w:t>System.out.println</w:t>
      </w:r>
      <w:proofErr w:type="spellEnd"/>
      <w:r>
        <w:t>("Hello"</w:t>
      </w:r>
      <w:proofErr w:type="gramStart"/>
      <w:r>
        <w:t>);</w:t>
      </w:r>
      <w:proofErr w:type="gramEnd"/>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
    <w:p w14:paraId="66AC4909" w14:textId="77777777" w:rsidR="00BA3F4B" w:rsidRDefault="00BA3F4B" w:rsidP="00BB39D6">
      <w:pPr>
        <w:pStyle w:val="Code"/>
      </w:pPr>
      <w:r>
        <w:t xml:space="preserve">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p>
    <w:p w14:paraId="7A7ABE8D" w14:textId="77777777" w:rsidR="00BA3F4B" w:rsidRDefault="00BA3F4B" w:rsidP="00BB39D6">
      <w:pPr>
        <w:pStyle w:val="Code"/>
      </w:pPr>
      <w: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
    <w:p w14:paraId="51ED10B9" w14:textId="77777777" w:rsidR="00BA3F4B" w:rsidRDefault="00BA3F4B" w:rsidP="00BB39D6">
      <w:pPr>
        <w:pStyle w:val="Code"/>
      </w:pP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
    <w:p w14:paraId="0EA75975" w14:textId="77777777" w:rsidR="00BA3F4B" w:rsidRDefault="00BA3F4B" w:rsidP="00BB39D6">
      <w:pPr>
        <w:pStyle w:val="Code"/>
      </w:pP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p>
    <w:p w14:paraId="451FA596" w14:textId="77777777" w:rsidR="00BA3F4B" w:rsidRDefault="00BA3F4B" w:rsidP="00BB39D6">
      <w:pPr>
        <w:pStyle w:val="Code"/>
      </w:pPr>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
    <w:p w14:paraId="6A203B4A" w14:textId="77777777" w:rsidR="00BA3F4B" w:rsidRDefault="00BA3F4B" w:rsidP="00BB39D6">
      <w:pPr>
        <w:pStyle w:val="Code"/>
        <w:rPr>
          <w:rFonts w:cs="Courier New"/>
          <w:sz w:val="20"/>
          <w:szCs w:val="20"/>
        </w:rPr>
      </w:pP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proofErr w:type="gramStart"/>
      <w:r>
        <w:t>laborum</w:t>
      </w:r>
      <w:proofErr w:type="spellEnd"/>
      <w:r>
        <w:t>.</w:t>
      </w:r>
      <w:r>
        <w:rPr>
          <w:rStyle w:val="color-new"/>
          <w:rFonts w:ascii="Consolas" w:hAnsi="Consolas"/>
          <w:color w:val="E31B23"/>
        </w:rPr>
        <w:t>&lt;</w:t>
      </w:r>
      <w:proofErr w:type="gramEnd"/>
      <w:r>
        <w:rPr>
          <w:rStyle w:val="color-new"/>
          <w:rFonts w:ascii="Consolas" w:hAnsi="Consolas"/>
          <w:color w:val="E31B23"/>
        </w:rPr>
        <w:t>/blockquote&gt;</w:t>
      </w:r>
    </w:p>
    <w:p w14:paraId="38AB96C5" w14:textId="010E06E0" w:rsidR="009577E2" w:rsidRDefault="00597A7E" w:rsidP="005B169E">
      <w:pPr>
        <w:pStyle w:val="Heading4"/>
      </w:pPr>
      <w:r>
        <w:t>Inline elements</w:t>
      </w:r>
      <w:r w:rsidR="000C2722">
        <w:t xml:space="preserve"> (</w:t>
      </w:r>
      <w:r w:rsidR="00D30C2E">
        <w:t xml:space="preserve">a, </w:t>
      </w:r>
      <w:proofErr w:type="spellStart"/>
      <w:r w:rsidR="005A3720">
        <w:t>img</w:t>
      </w:r>
      <w:proofErr w:type="spellEnd"/>
      <w:r w:rsidR="005A3720">
        <w:t xml:space="preserve">, video, iframe, </w:t>
      </w:r>
      <w:r w:rsidR="001064A6">
        <w:t xml:space="preserve">input, button, </w:t>
      </w:r>
      <w:r w:rsidR="000C2722">
        <w:t xml:space="preserve">strong, </w:t>
      </w:r>
      <w:proofErr w:type="spellStart"/>
      <w:r w:rsidR="000C2722">
        <w:t>em</w:t>
      </w:r>
      <w:proofErr w:type="spellEnd"/>
      <w:r w:rsidR="000C2722">
        <w:t xml:space="preserve">, code, q, </w:t>
      </w:r>
      <w:r w:rsidR="005F7283">
        <w:t xml:space="preserve">b, </w:t>
      </w:r>
      <w:proofErr w:type="spellStart"/>
      <w:r w:rsidR="005F7283">
        <w:t>i</w:t>
      </w:r>
      <w:proofErr w:type="spellEnd"/>
      <w:r w:rsidR="005F7283">
        <w:t>,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proofErr w:type="gramStart"/>
      <w:r w:rsidR="006D77C3">
        <w:rPr>
          <w:rFonts w:ascii="Segoe UI" w:hAnsi="Segoe UI" w:cs="Segoe UI"/>
          <w:color w:val="000000"/>
          <w:sz w:val="21"/>
          <w:szCs w:val="21"/>
          <w:shd w:val="clear" w:color="auto" w:fill="FFFFFF"/>
        </w:rPr>
        <w:t>most commonly used</w:t>
      </w:r>
      <w:proofErr w:type="gramEnd"/>
      <w:r w:rsidR="006D77C3">
        <w:rPr>
          <w:rFonts w:ascii="Segoe UI" w:hAnsi="Segoe UI" w:cs="Segoe UI"/>
          <w:color w:val="000000"/>
          <w:sz w:val="21"/>
          <w:szCs w:val="21"/>
          <w:shd w:val="clear" w:color="auto" w:fill="FFFFFF"/>
        </w:rPr>
        <w:t xml:space="preserve">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&lt;input&gt;, &lt;</w:t>
      </w:r>
      <w:proofErr w:type="spellStart"/>
      <w:r w:rsidR="00933C01">
        <w:rPr>
          <w:rFonts w:ascii="Segoe UI" w:hAnsi="Segoe UI" w:cs="Segoe UI"/>
          <w:color w:val="000000"/>
          <w:sz w:val="21"/>
          <w:szCs w:val="21"/>
          <w:shd w:val="clear" w:color="auto" w:fill="FFFFFF"/>
        </w:rPr>
        <w:t>img</w:t>
      </w:r>
      <w:proofErr w:type="spellEnd"/>
      <w:r w:rsidR="00933C01">
        <w:rPr>
          <w:rFonts w:ascii="Segoe UI" w:hAnsi="Segoe UI" w:cs="Segoe UI"/>
          <w:color w:val="000000"/>
          <w:sz w:val="21"/>
          <w:szCs w:val="21"/>
          <w:shd w:val="clear" w:color="auto" w:fill="FFFFFF"/>
        </w:rPr>
        <w:t xml:space="preserve">&gt;,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 xml:space="preserve">used instead of physical styles. This is because physical styles deal with the appearance, which should be defined in style sheet, </w:t>
      </w:r>
      <w:proofErr w:type="gramStart"/>
      <w:r>
        <w:rPr>
          <w:rFonts w:ascii="Segoe UI" w:hAnsi="Segoe UI" w:cs="Segoe UI"/>
          <w:color w:val="000000"/>
          <w:sz w:val="21"/>
          <w:szCs w:val="21"/>
          <w:shd w:val="clear" w:color="auto" w:fill="FFFFFF"/>
        </w:rPr>
        <w:t>so as to</w:t>
      </w:r>
      <w:proofErr w:type="gramEnd"/>
      <w:r>
        <w:rPr>
          <w:rFonts w:ascii="Segoe UI" w:hAnsi="Segoe UI" w:cs="Segoe UI"/>
          <w:color w:val="000000"/>
          <w:sz w:val="21"/>
          <w:szCs w:val="21"/>
          <w:shd w:val="clear" w:color="auto" w:fill="FFFFFF"/>
        </w:rPr>
        <w:t xml:space="preserve">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em</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 xml:space="preserve">definition (bold or </w:t>
            </w:r>
            <w:proofErr w:type="gramStart"/>
            <w:r w:rsidRPr="00F60C40">
              <w:rPr>
                <w:rFonts w:ascii="Calibri" w:eastAsia="Times New Roman" w:hAnsi="Calibri" w:cs="Calibri"/>
                <w:color w:val="000000"/>
              </w:rPr>
              <w:t>bold-italic</w:t>
            </w:r>
            <w:proofErr w:type="gramEnd"/>
            <w:r w:rsidRPr="00F60C40">
              <w:rPr>
                <w:rFonts w:ascii="Calibri" w:eastAsia="Times New Roman" w:hAnsi="Calibri" w:cs="Calibri"/>
                <w:color w:val="000000"/>
              </w:rPr>
              <w:t>)</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kbd</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samp</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&gt;...&lt;/</w:t>
            </w:r>
            <w:proofErr w:type="spellStart"/>
            <w:r w:rsidRPr="00F60C40">
              <w:rPr>
                <w:rFonts w:ascii="Calibri" w:eastAsia="Times New Roman" w:hAnsi="Calibri" w:cs="Calibri"/>
                <w:color w:val="000000"/>
              </w:rPr>
              <w:t>abbr</w:t>
            </w:r>
            <w:proofErr w:type="spellEnd"/>
            <w:r w:rsidRPr="00F60C40">
              <w:rPr>
                <w:rFonts w:ascii="Calibri" w:eastAsia="Times New Roman" w:hAnsi="Calibri" w:cs="Calibri"/>
                <w:color w:val="000000"/>
              </w:rPr>
              <w:t>&gt;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w:t>
      </w:r>
      <w:proofErr w:type="gramStart"/>
      <w:r>
        <w:rPr>
          <w:rFonts w:ascii="Segoe UI" w:hAnsi="Segoe UI" w:cs="Segoe UI"/>
          <w:color w:val="000000"/>
          <w:sz w:val="21"/>
          <w:szCs w:val="21"/>
        </w:rPr>
        <w:t>commonly-used</w:t>
      </w:r>
      <w:proofErr w:type="gramEnd"/>
      <w:r>
        <w:rPr>
          <w:rFonts w:ascii="Segoe UI" w:hAnsi="Segoe UI" w:cs="Segoe UI"/>
          <w:color w:val="000000"/>
          <w:sz w:val="21"/>
          <w:szCs w:val="21"/>
        </w:rPr>
        <w:t xml:space="preserve">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w:t>
      </w:r>
      <w:r>
        <w:b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sample</w:t>
      </w:r>
      <w:r>
        <w:rPr>
          <w:rStyle w:val="color-new"/>
          <w:rFonts w:ascii="Consolas" w:hAnsi="Consolas"/>
          <w:color w:val="E31B23"/>
        </w:rPr>
        <w:t>&lt;/</w:t>
      </w:r>
      <w:proofErr w:type="spellStart"/>
      <w:r>
        <w:rPr>
          <w:rStyle w:val="color-new"/>
          <w:rFonts w:ascii="Consolas" w:hAnsi="Consolas"/>
          <w:color w:val="E31B23"/>
        </w:rPr>
        <w:t>samp</w:t>
      </w:r>
      <w:proofErr w:type="spellEnd"/>
      <w:r>
        <w:rPr>
          <w:rStyle w:val="color-new"/>
          <w:rFonts w:ascii="Consolas" w:hAnsi="Consolas"/>
          <w:color w:val="E31B23"/>
        </w:rPr>
        <w:t>&gt;</w:t>
      </w:r>
      <w:r>
        <w:t xml:space="preserve"> exercitation </w:t>
      </w:r>
      <w:proofErr w:type="spellStart"/>
      <w:r>
        <w:t>ullamco</w:t>
      </w:r>
      <w:proofErr w:type="spellEnd"/>
      <w:r>
        <w:t xml:space="preserve"> </w:t>
      </w:r>
      <w:proofErr w:type="spellStart"/>
      <w:r>
        <w:t>laboris</w:t>
      </w:r>
      <w:proofErr w:type="spellEnd"/>
      <w:r>
        <w:t xml:space="preserve"> nisi </w:t>
      </w:r>
      <w:r>
        <w:br/>
      </w:r>
      <w:proofErr w:type="spellStart"/>
      <w:r>
        <w:t>ut</w:t>
      </w:r>
      <w:proofErr w:type="spellEnd"/>
      <w:r>
        <w:t xml:space="preserve"> </w:t>
      </w:r>
      <w:r>
        <w:rPr>
          <w:rStyle w:val="color-new"/>
          <w:rFonts w:ascii="Consolas" w:hAnsi="Consolas"/>
          <w:color w:val="E31B23"/>
        </w:rPr>
        <w:t>&lt;code&gt;</w:t>
      </w:r>
      <w:r>
        <w:t>code</w:t>
      </w:r>
      <w:r>
        <w:rPr>
          <w:rStyle w:val="color-new"/>
          <w:rFonts w:ascii="Consolas" w:hAnsi="Consolas"/>
          <w:color w:val="E31B23"/>
        </w:rPr>
        <w:t>&lt;/code&gt;</w:t>
      </w:r>
      <w:r>
        <w:t xml:space="preserve"> ex </w:t>
      </w:r>
      <w:proofErr w:type="spellStart"/>
      <w:r>
        <w:t>ea</w:t>
      </w:r>
      <w:proofErr w:type="spellEnd"/>
      <w:r>
        <w:t xml:space="preserve"> </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keyboard</w:t>
      </w:r>
      <w:r>
        <w:rPr>
          <w:rStyle w:val="color-new"/>
          <w:rFonts w:ascii="Consolas" w:hAnsi="Consolas"/>
          <w:color w:val="E31B23"/>
        </w:rPr>
        <w:t>&lt;/</w:t>
      </w:r>
      <w:proofErr w:type="spellStart"/>
      <w:r>
        <w:rPr>
          <w:rStyle w:val="color-new"/>
          <w:rFonts w:ascii="Consolas" w:hAnsi="Consolas"/>
          <w:color w:val="E31B23"/>
        </w:rPr>
        <w:t>kbd</w:t>
      </w:r>
      <w:proofErr w:type="spellEnd"/>
      <w:r>
        <w:rPr>
          <w:rStyle w:val="color-new"/>
          <w:rFonts w:ascii="Consolas" w:hAnsi="Consolas"/>
          <w:color w:val="E31B23"/>
        </w:rPr>
        <w:t>&gt;</w:t>
      </w:r>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r>
        <w:br/>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w:t>
      </w:r>
      <w:r>
        <w:br/>
      </w:r>
      <w:proofErr w:type="spellStart"/>
      <w:r>
        <w:t>Excepteur</w:t>
      </w:r>
      <w:proofErr w:type="spellEnd"/>
      <w:r>
        <w:t xml:space="preserve"> </w:t>
      </w:r>
      <w:r>
        <w:rPr>
          <w:rStyle w:val="color-new"/>
          <w:rFonts w:ascii="Consolas" w:hAnsi="Consolas"/>
          <w:color w:val="E31B23"/>
        </w:rPr>
        <w:t>&lt;ins&gt;</w:t>
      </w:r>
      <w:r>
        <w:t>insert</w:t>
      </w:r>
      <w:r>
        <w:rPr>
          <w:rStyle w:val="color-new"/>
          <w:rFonts w:ascii="Consolas" w:hAnsi="Consolas"/>
          <w:color w:val="E31B23"/>
        </w:rPr>
        <w:t>&lt;/ins&gt;</w:t>
      </w:r>
      <w:r>
        <w:t xml:space="preserve"> </w:t>
      </w:r>
      <w:proofErr w:type="spellStart"/>
      <w:r>
        <w:t>occaecat</w:t>
      </w:r>
      <w:proofErr w:type="spellEnd"/>
      <w:r>
        <w:t xml:space="preserve"> </w:t>
      </w:r>
      <w:r>
        <w:rPr>
          <w:rStyle w:val="color-new"/>
          <w:rFonts w:ascii="Consolas" w:hAnsi="Consolas"/>
          <w:color w:val="E31B23"/>
        </w:rPr>
        <w:t>&lt;del&gt;</w:t>
      </w:r>
      <w:r>
        <w:t>delete</w:t>
      </w:r>
      <w:r>
        <w:rPr>
          <w:rStyle w:val="color-new"/>
          <w:rFonts w:ascii="Consolas" w:hAnsi="Consolas"/>
          <w:color w:val="E31B23"/>
        </w:rPr>
        <w:t>&lt;/del&gt;</w:t>
      </w:r>
      <w:r>
        <w:t xml:space="preserve"> non </w:t>
      </w:r>
      <w:proofErr w:type="spellStart"/>
      <w:r>
        <w:t>proident</w:t>
      </w:r>
      <w:proofErr w:type="spellEnd"/>
      <w:r>
        <w:t>,</w:t>
      </w:r>
    </w:p>
    <w:p w14:paraId="0D88EB8F" w14:textId="77777777" w:rsidR="005B057B" w:rsidRDefault="005B057B" w:rsidP="005B057B">
      <w:pPr>
        <w:pStyle w:val="Code"/>
      </w:pPr>
      <w:r>
        <w:t xml:space="preserve">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proofErr w:type="gramStart"/>
      <w:r>
        <w:t>laborum</w:t>
      </w:r>
      <w:proofErr w:type="spellEnd"/>
      <w:r>
        <w:t>.</w:t>
      </w:r>
      <w:r>
        <w:rPr>
          <w:rStyle w:val="color-new"/>
          <w:rFonts w:ascii="Consolas" w:hAnsi="Consolas"/>
          <w:color w:val="E31B23"/>
        </w:rPr>
        <w:t>&lt;</w:t>
      </w:r>
      <w:proofErr w:type="gramEnd"/>
      <w:r>
        <w:rPr>
          <w:rStyle w:val="color-new"/>
          <w:rFonts w:ascii="Consolas" w:hAnsi="Consolas"/>
          <w:color w:val="E31B23"/>
        </w:rPr>
        <w:t>/p&gt;</w:t>
      </w:r>
    </w:p>
    <w:p w14:paraId="3A90B517" w14:textId="77777777" w:rsidR="005B057B" w:rsidRPr="005B057B" w:rsidRDefault="005B057B" w:rsidP="005B057B"/>
    <w:p w14:paraId="58C175B6" w14:textId="10CD99C4" w:rsidR="005B057B" w:rsidRDefault="005B057B" w:rsidP="005B057B">
      <w:pPr>
        <w:pStyle w:val="Code"/>
      </w:pPr>
      <w:r>
        <w:t xml:space="preserve">Lorem curly quoted,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sed do </w:t>
      </w:r>
      <w:r>
        <w:rPr>
          <w:rStyle w:val="HTMLCite"/>
          <w:rFonts w:ascii="Segoe UI" w:hAnsi="Segoe UI" w:cs="Segoe UI"/>
          <w:color w:val="000000"/>
        </w:rPr>
        <w:t>citation</w:t>
      </w:r>
      <w:r>
        <w:t>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w:t>
      </w:r>
      <w:r>
        <w:rPr>
          <w:rStyle w:val="HTMLSample"/>
          <w:rFonts w:eastAsiaTheme="minorHAnsi"/>
          <w:color w:val="000000"/>
        </w:rPr>
        <w:t>sample</w:t>
      </w:r>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w:t>
      </w:r>
      <w:r>
        <w:rPr>
          <w:rStyle w:val="HTMLCode"/>
          <w:rFonts w:ascii="Consolas" w:eastAsiaTheme="majorEastAsia" w:hAnsi="Consolas"/>
          <w:color w:val="000000"/>
        </w:rPr>
        <w:t>code</w:t>
      </w:r>
      <w:r>
        <w:t xml:space="preserve"> ex </w:t>
      </w:r>
      <w:proofErr w:type="spellStart"/>
      <w:r>
        <w:t>ea</w:t>
      </w:r>
      <w:proofErr w:type="spellEnd"/>
      <w:r>
        <w:t> </w:t>
      </w:r>
      <w:r>
        <w:rPr>
          <w:rStyle w:val="HTMLKeyboard"/>
          <w:rFonts w:eastAsiaTheme="majorEastAsia"/>
          <w:color w:val="000000"/>
        </w:rPr>
        <w:t>keyboard</w:t>
      </w:r>
      <w:r>
        <w:t>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w:t>
      </w:r>
      <w:ins w:id="0" w:author="Unknown">
        <w:r>
          <w:t>insert</w:t>
        </w:r>
      </w:ins>
      <w:r>
        <w:t> </w:t>
      </w:r>
      <w:proofErr w:type="spellStart"/>
      <w:r>
        <w:t>occaecat</w:t>
      </w:r>
      <w:proofErr w:type="spellEnd"/>
      <w:r>
        <w:t> </w:t>
      </w:r>
      <w:del w:id="1" w:author="Unknown">
        <w:r>
          <w:delText>delete</w:delText>
        </w:r>
      </w:del>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w:t>
      </w:r>
      <w:proofErr w:type="gramStart"/>
      <w:r w:rsidR="00102B74">
        <w:rPr>
          <w:rStyle w:val="HTMLCode"/>
          <w:rFonts w:ascii="Consolas" w:eastAsiaTheme="majorEastAsia" w:hAnsi="Consolas"/>
          <w:color w:val="000000"/>
        </w:rPr>
        <w:t>&gt;</w:t>
      </w:r>
      <w:r w:rsidR="00102B74">
        <w:rPr>
          <w:rFonts w:ascii="Segoe UI" w:hAnsi="Segoe UI" w:cs="Segoe UI"/>
          <w:color w:val="000000"/>
          <w:sz w:val="21"/>
          <w:szCs w:val="21"/>
        </w:rPr>
        <w:t>,</w:t>
      </w:r>
      <w:r w:rsidR="00102B74">
        <w:rPr>
          <w:rStyle w:val="HTMLCode"/>
          <w:rFonts w:ascii="Consolas" w:eastAsiaTheme="majorEastAsia" w:hAnsi="Consolas"/>
          <w:color w:val="000000"/>
        </w:rPr>
        <w:t>&lt;</w:t>
      </w:r>
      <w:proofErr w:type="spellStart"/>
      <w:proofErr w:type="gramEnd"/>
      <w:r w:rsidR="00102B74">
        <w:rPr>
          <w:rStyle w:val="HTMLCode"/>
          <w:rFonts w:ascii="Consolas" w:eastAsiaTheme="majorEastAsia" w:hAnsi="Consolas"/>
          <w:color w:val="000000"/>
        </w:rPr>
        <w:t>i</w:t>
      </w:r>
      <w:proofErr w:type="spellEnd"/>
      <w:r w:rsidR="00102B74">
        <w:rPr>
          <w:rStyle w:val="HTMLCode"/>
          <w:rFonts w:ascii="Consolas" w:eastAsiaTheme="majorEastAsia" w:hAnsi="Consolas"/>
          <w:color w:val="000000"/>
        </w:rPr>
        <w:t>&gt;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&gt;...&lt;/</w:t>
            </w:r>
            <w:proofErr w:type="spellStart"/>
            <w:r w:rsidRPr="00287713">
              <w:rPr>
                <w:rFonts w:ascii="Calibri" w:eastAsia="Times New Roman" w:hAnsi="Calibri" w:cs="Calibri"/>
                <w:color w:val="000000"/>
              </w:rPr>
              <w:t>i</w:t>
            </w:r>
            <w:proofErr w:type="spellEnd"/>
            <w:r w:rsidRPr="00287713">
              <w:rPr>
                <w:rFonts w:ascii="Calibri" w:eastAsia="Times New Roman" w:hAnsi="Calibri" w:cs="Calibri"/>
                <w:color w:val="000000"/>
              </w:rPr>
              <w:t>&gt;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w:t>
      </w:r>
      <w:proofErr w:type="spellStart"/>
      <w:r w:rsidR="00995986">
        <w:t>img</w:t>
      </w:r>
      <w:proofErr w:type="spellEnd"/>
      <w:r w:rsidR="00995986">
        <w:t>)</w:t>
      </w:r>
    </w:p>
    <w:p w14:paraId="54040264" w14:textId="053B4C2C" w:rsidR="008176C6" w:rsidRPr="008176C6" w:rsidRDefault="008176C6" w:rsidP="008176C6">
      <w:r>
        <w:t>&lt;</w:t>
      </w:r>
      <w:proofErr w:type="spellStart"/>
      <w:r>
        <w:t>img</w:t>
      </w:r>
      <w:proofErr w:type="spellEnd"/>
      <w:r>
        <w:t>&gt;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proofErr w:type="spellStart"/>
      <w:r>
        <w:rPr>
          <w:rFonts w:ascii="Consolas" w:hAnsi="Consolas"/>
          <w:color w:val="000000"/>
        </w:rPr>
        <w:t>HyperText</w:t>
      </w:r>
      <w:proofErr w:type="spellEnd"/>
      <w:r>
        <w:rPr>
          <w:rFonts w:ascii="Consolas" w:hAnsi="Consolas"/>
          <w:color w:val="000000"/>
        </w:rPr>
        <w:t xml:space="preserve">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proofErr w:type="spellStart"/>
      <w:r>
        <w:rPr>
          <w:rFonts w:ascii="Segoe UI" w:hAnsi="Segoe UI" w:cs="Segoe UI"/>
          <w:color w:val="000000"/>
          <w:sz w:val="21"/>
          <w:szCs w:val="21"/>
        </w:rPr>
        <w:t>HyperText</w:t>
      </w:r>
      <w:proofErr w:type="spellEnd"/>
      <w:r>
        <w:rPr>
          <w:rFonts w:ascii="Segoe UI" w:hAnsi="Segoe UI" w:cs="Segoe UI"/>
          <w:color w:val="000000"/>
          <w:sz w:val="21"/>
          <w:szCs w:val="21"/>
        </w:rPr>
        <w:t xml:space="preserve">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w:t>
      </w:r>
      <w:proofErr w:type="spellStart"/>
      <w:r>
        <w:rPr>
          <w:rStyle w:val="font-code"/>
          <w:rFonts w:ascii="Consolas" w:hAnsi="Consolas" w:cs="Segoe UI"/>
          <w:color w:val="444444"/>
          <w:spacing w:val="15"/>
          <w:sz w:val="23"/>
          <w:szCs w:val="23"/>
        </w:rPr>
        <w:t>ol</w:t>
      </w:r>
      <w:proofErr w:type="spellEnd"/>
      <w:r>
        <w:rPr>
          <w:rStyle w:val="font-code"/>
          <w:rFonts w:ascii="Consolas" w:hAnsi="Consolas" w:cs="Segoe UI"/>
          <w:color w:val="444444"/>
          <w:spacing w:val="15"/>
          <w:sz w:val="23"/>
          <w:szCs w:val="23"/>
        </w:rPr>
        <w:t>&gt;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xml:space="preserve"> container tag. The syntax is </w:t>
      </w:r>
      <w:proofErr w:type="gramStart"/>
      <w:r>
        <w:rPr>
          <w:rFonts w:ascii="Segoe UI" w:hAnsi="Segoe UI" w:cs="Segoe UI"/>
          <w:color w:val="000000"/>
          <w:sz w:val="21"/>
          <w:szCs w:val="21"/>
        </w:rPr>
        <w:t>similar to</w:t>
      </w:r>
      <w:proofErr w:type="gramEnd"/>
      <w:r>
        <w:rPr>
          <w:rFonts w:ascii="Segoe UI" w:hAnsi="Segoe UI" w:cs="Segoe UI"/>
          <w:color w:val="000000"/>
          <w:sz w:val="21"/>
          <w:szCs w:val="21"/>
        </w:rPr>
        <w:t xml:space="preserve">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proofErr w:type="gramStart"/>
      <w:r>
        <w:rPr>
          <w:rStyle w:val="HTMLCode"/>
          <w:rFonts w:ascii="Consolas" w:eastAsiaTheme="majorEastAsia" w:hAnsi="Consolas"/>
          <w:color w:val="000000"/>
        </w:rPr>
        <w:t>type</w:t>
      </w:r>
      <w:proofErr w:type="gramEnd"/>
      <w:r>
        <w:rPr>
          <w:rFonts w:ascii="Segoe UI" w:hAnsi="Segoe UI" w:cs="Segoe UI"/>
          <w:color w:val="000000"/>
          <w:sz w:val="21"/>
          <w:szCs w:val="21"/>
        </w:rPr>
        <w:t> attribute of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ol</w:t>
      </w:r>
      <w:proofErr w:type="spellEnd"/>
      <w:r>
        <w:rPr>
          <w:rStyle w:val="HTMLCode"/>
          <w:rFonts w:ascii="Consolas" w:eastAsiaTheme="majorEastAsia" w:hAnsi="Consolas"/>
          <w:color w:val="000000"/>
        </w:rPr>
        <w:t>&gt;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w:t>
      </w:r>
      <w:proofErr w:type="spellStart"/>
      <w:r>
        <w:rPr>
          <w:rStyle w:val="HTMLCode"/>
          <w:rFonts w:ascii="Consolas" w:eastAsiaTheme="majorEastAsia" w:hAnsi="Consolas"/>
          <w:color w:val="000000"/>
        </w:rPr>
        <w:t>i</w:t>
      </w:r>
      <w:proofErr w:type="spellEnd"/>
      <w:r>
        <w:rPr>
          <w:rStyle w:val="HTMLCode"/>
          <w:rFonts w:ascii="Consolas" w:eastAsiaTheme="majorEastAsia" w:hAnsi="Consolas"/>
          <w:color w:val="000000"/>
        </w:rPr>
        <w:t>"</w:t>
      </w:r>
      <w:r>
        <w:rPr>
          <w:rFonts w:ascii="Segoe UI" w:hAnsi="Segoe UI" w:cs="Segoe UI"/>
          <w:color w:val="000000"/>
          <w:sz w:val="21"/>
          <w:szCs w:val="21"/>
        </w:rPr>
        <w:t xml:space="preserve">: lowercase Roman numerals </w:t>
      </w:r>
      <w:proofErr w:type="spellStart"/>
      <w:r>
        <w:rPr>
          <w:rFonts w:ascii="Segoe UI" w:hAnsi="Segoe UI" w:cs="Segoe UI"/>
          <w:color w:val="000000"/>
          <w:sz w:val="21"/>
          <w:szCs w:val="21"/>
        </w:rPr>
        <w:t>i</w:t>
      </w:r>
      <w:proofErr w:type="spellEnd"/>
      <w:r>
        <w:rPr>
          <w:rFonts w:ascii="Segoe UI" w:hAnsi="Segoe UI" w:cs="Segoe UI"/>
          <w:color w:val="000000"/>
          <w:sz w:val="21"/>
          <w:szCs w:val="21"/>
        </w:rPr>
        <w:t>,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&gt;...&lt;/</w:t>
      </w:r>
      <w:proofErr w:type="spellStart"/>
      <w:r w:rsidRPr="00E62216">
        <w:rPr>
          <w:rFonts w:ascii="Consolas" w:eastAsia="Times New Roman" w:hAnsi="Consolas" w:cs="Courier New"/>
          <w:color w:val="000000"/>
          <w:sz w:val="20"/>
          <w:szCs w:val="20"/>
        </w:rPr>
        <w:t>th</w:t>
      </w:r>
      <w:proofErr w:type="spellEnd"/>
      <w:r w:rsidRPr="00E62216">
        <w:rPr>
          <w:rFonts w:ascii="Consolas" w:eastAsia="Times New Roman" w:hAnsi="Consolas" w:cs="Courier New"/>
          <w:color w:val="000000"/>
          <w:sz w:val="20"/>
          <w:szCs w:val="20"/>
        </w:rPr>
        <w:t>&gt;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xml:space="preserve">) </w:t>
      </w:r>
      <w:proofErr w:type="gramStart"/>
      <w:r w:rsidRPr="00E62216">
        <w:rPr>
          <w:rFonts w:ascii="Segoe UI" w:eastAsia="Times New Roman" w:hAnsi="Segoe UI" w:cs="Segoe UI"/>
          <w:color w:val="000000"/>
          <w:sz w:val="21"/>
          <w:szCs w:val="21"/>
        </w:rPr>
        <w:t>cell</w:t>
      </w:r>
      <w:proofErr w:type="gramEnd"/>
      <w:r w:rsidRPr="00E62216">
        <w:rPr>
          <w:rFonts w:ascii="Segoe UI" w:eastAsia="Times New Roman" w:hAnsi="Segoe UI" w:cs="Segoe UI"/>
          <w:color w:val="000000"/>
          <w:sz w:val="21"/>
          <w:szCs w:val="21"/>
        </w:rPr>
        <w:t xml:space="preserve">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thead</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tbody</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tfoot</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&gt;...&lt;/</w:t>
      </w:r>
      <w:proofErr w:type="spellStart"/>
      <w:r w:rsidRPr="004A3EA5">
        <w:rPr>
          <w:rFonts w:ascii="Consolas" w:eastAsia="Times New Roman" w:hAnsi="Consolas" w:cs="Courier New"/>
          <w:color w:val="000000"/>
          <w:sz w:val="20"/>
          <w:szCs w:val="20"/>
        </w:rPr>
        <w:t>colgroup</w:t>
      </w:r>
      <w:proofErr w:type="spellEnd"/>
      <w:r w:rsidRPr="004A3EA5">
        <w:rPr>
          <w:rFonts w:ascii="Consolas" w:eastAsia="Times New Roman" w:hAnsi="Consolas" w:cs="Courier New"/>
          <w:color w:val="000000"/>
          <w:sz w:val="20"/>
          <w:szCs w:val="20"/>
        </w:rPr>
        <w:t>&gt;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xml:space="preserve">: for applying styles to column group and </w:t>
      </w:r>
      <w:proofErr w:type="gramStart"/>
      <w:r w:rsidRPr="004A3EA5">
        <w:rPr>
          <w:rFonts w:ascii="Segoe UI" w:eastAsia="Times New Roman" w:hAnsi="Segoe UI" w:cs="Segoe UI"/>
          <w:color w:val="000000"/>
          <w:sz w:val="21"/>
          <w:szCs w:val="21"/>
        </w:rPr>
        <w:t>column</w:t>
      </w:r>
      <w:proofErr w:type="gramEnd"/>
      <w:r w:rsidRPr="004A3EA5">
        <w:rPr>
          <w:rFonts w:ascii="Segoe UI" w:eastAsia="Times New Roman" w:hAnsi="Segoe UI" w:cs="Segoe UI"/>
          <w:color w:val="000000"/>
          <w:sz w:val="21"/>
          <w:szCs w:val="21"/>
        </w:rPr>
        <w:t xml:space="preserve">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proofErr w:type="spellStart"/>
      <w:r w:rsidRPr="00DA3D84">
        <w:rPr>
          <w:rStyle w:val="HTMLCode"/>
          <w:rFonts w:ascii="Consolas" w:hAnsi="Consolas"/>
          <w:b/>
          <w:bCs/>
          <w:color w:val="000000"/>
        </w:rPr>
        <w:t>cellspacing</w:t>
      </w:r>
      <w:proofErr w:type="spellEnd"/>
      <w:r w:rsidRPr="00DA3D84">
        <w:rPr>
          <w:rStyle w:val="HTMLCode"/>
          <w:rFonts w:ascii="Consolas" w:hAnsi="Consolas"/>
          <w:b/>
          <w:bCs/>
          <w:color w:val="000000"/>
        </w:rPr>
        <w:t>="</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w:t>
      </w:r>
      <w:proofErr w:type="spellStart"/>
      <w:r w:rsidR="00355EA2" w:rsidRPr="00DA3D84">
        <w:rPr>
          <w:b/>
          <w:bCs/>
        </w:rPr>
        <w:t>th</w:t>
      </w:r>
      <w:proofErr w:type="spellEnd"/>
      <w:r w:rsidR="00355EA2" w:rsidRPr="00DA3D84">
        <w:rPr>
          <w:b/>
          <w:bCs/>
        </w:rPr>
        <w:t>&gt;...&lt;/</w:t>
      </w:r>
      <w:proofErr w:type="spellStart"/>
      <w:r w:rsidR="00355EA2" w:rsidRPr="00DA3D84">
        <w:rPr>
          <w:b/>
          <w:bCs/>
        </w:rPr>
        <w:t>th</w:t>
      </w:r>
      <w:proofErr w:type="spellEnd"/>
      <w:r w:rsidR="00355EA2" w:rsidRPr="00DA3D84">
        <w:rPr>
          <w:b/>
          <w:bCs/>
        </w:rPr>
        <w:t>&gt;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w:t>
      </w:r>
      <w:proofErr w:type="spellStart"/>
      <w:r w:rsidRPr="00E0060E">
        <w:rPr>
          <w:rStyle w:val="HTMLCode"/>
          <w:rFonts w:ascii="Consolas" w:hAnsi="Consolas"/>
          <w:i/>
          <w:iCs/>
          <w:color w:val="000000"/>
        </w:rPr>
        <w:t>nbsp</w:t>
      </w:r>
      <w:proofErr w:type="spellEnd"/>
      <w:r w:rsidRPr="00E0060E">
        <w:rPr>
          <w:rStyle w:val="HTMLCode"/>
          <w:rFonts w:ascii="Consolas" w:hAnsi="Consolas"/>
          <w:i/>
          <w:iCs/>
          <w:color w:val="000000"/>
        </w:rPr>
        <w:t>;&lt;/td&gt;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w:t>
      </w:r>
      <w:proofErr w:type="spellStart"/>
      <w:r w:rsidRPr="004A3EA5">
        <w:rPr>
          <w:rFonts w:ascii="Consolas" w:eastAsia="Times New Roman" w:hAnsi="Consolas" w:cs="Courier New"/>
          <w:color w:val="E31B23"/>
          <w:sz w:val="20"/>
          <w:szCs w:val="20"/>
        </w:rPr>
        <w:t>th</w:t>
      </w:r>
      <w:proofErr w:type="spellEnd"/>
      <w:r w:rsidRPr="004A3EA5">
        <w:rPr>
          <w:rFonts w:ascii="Consolas" w:eastAsia="Times New Roman" w:hAnsi="Consolas" w:cs="Courier New"/>
          <w:color w:val="E31B23"/>
          <w:sz w:val="20"/>
          <w:szCs w:val="20"/>
        </w:rPr>
        <w:t>&gt;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w:t>
      </w:r>
      <w:proofErr w:type="spellStart"/>
      <w:r w:rsidRPr="00C8677F">
        <w:t>thead</w:t>
      </w:r>
      <w:proofErr w:type="spellEnd"/>
      <w:r w:rsidRPr="00C8677F">
        <w:t>&gt;, Table Body &lt;</w:t>
      </w:r>
      <w:proofErr w:type="spellStart"/>
      <w:r w:rsidRPr="00C8677F">
        <w:t>tbody</w:t>
      </w:r>
      <w:proofErr w:type="spellEnd"/>
      <w:proofErr w:type="gramStart"/>
      <w:r w:rsidRPr="00C8677F">
        <w:t>&gt;</w:t>
      </w:r>
      <w:r w:rsidR="00037779">
        <w:t xml:space="preserve"> </w:t>
      </w:r>
      <w:r w:rsidRPr="00C8677F">
        <w:t> and</w:t>
      </w:r>
      <w:proofErr w:type="gramEnd"/>
      <w:r w:rsidRPr="00C8677F">
        <w:t xml:space="preserve"> Table Footer &lt;</w:t>
      </w:r>
      <w:proofErr w:type="spellStart"/>
      <w:r w:rsidRPr="00C8677F">
        <w:t>tfoot</w:t>
      </w:r>
      <w:proofErr w:type="spellEnd"/>
      <w:r w:rsidRPr="00C8677F">
        <w: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 xml:space="preserve">tags act like &lt;div&gt;, &lt;span&gt;; they </w:t>
      </w:r>
      <w:proofErr w:type="gramStart"/>
      <w:r w:rsidR="00A21D23">
        <w:rPr>
          <w:rFonts w:ascii="Segoe UI" w:hAnsi="Segoe UI" w:cs="Segoe UI"/>
          <w:color w:val="000000"/>
          <w:sz w:val="21"/>
          <w:szCs w:val="21"/>
        </w:rPr>
        <w:t>don’t</w:t>
      </w:r>
      <w:proofErr w:type="gramEnd"/>
      <w:r w:rsidR="00A21D23">
        <w:rPr>
          <w:rFonts w:ascii="Segoe UI" w:hAnsi="Segoe UI" w:cs="Segoe UI"/>
          <w:color w:val="000000"/>
          <w:sz w:val="21"/>
          <w:szCs w:val="21"/>
        </w:rPr>
        <w:t xml:space="preserve">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w:t>
      </w:r>
      <w:proofErr w:type="spellStart"/>
      <w:r w:rsidRPr="00C8677F">
        <w:rPr>
          <w:b/>
          <w:bCs/>
        </w:rPr>
        <w:t>colgroup</w:t>
      </w:r>
      <w:proofErr w:type="spellEnd"/>
      <w:r w:rsidRPr="00C8677F">
        <w:rPr>
          <w:b/>
          <w:bCs/>
        </w:rPr>
        <w:t>&gt;...&lt;/</w:t>
      </w:r>
      <w:proofErr w:type="spellStart"/>
      <w:r w:rsidRPr="00C8677F">
        <w:rPr>
          <w:b/>
          <w:bCs/>
        </w:rPr>
        <w:t>colgroup</w:t>
      </w:r>
      <w:proofErr w:type="spellEnd"/>
      <w:r w:rsidRPr="00C8677F">
        <w:rPr>
          <w:b/>
          <w:bCs/>
        </w:rPr>
        <w:t>&gt;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 xml:space="preserve">An HTML table is </w:t>
      </w:r>
      <w:proofErr w:type="gramStart"/>
      <w:r>
        <w:rPr>
          <w:rFonts w:ascii="Segoe UI" w:hAnsi="Segoe UI" w:cs="Segoe UI"/>
          <w:color w:val="000000"/>
          <w:sz w:val="21"/>
          <w:szCs w:val="21"/>
        </w:rPr>
        <w:t>row-centric</w:t>
      </w:r>
      <w:proofErr w:type="gramEnd"/>
      <w:r>
        <w:rPr>
          <w:rFonts w:ascii="Segoe UI" w:hAnsi="Segoe UI" w:cs="Segoe UI"/>
          <w:color w:val="000000"/>
          <w:sz w:val="21"/>
          <w:szCs w:val="21"/>
        </w:rPr>
        <w:t>. It consists of rows of cells. Nonetheless, you can also identify the columns via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proofErr w:type="spellStart"/>
      <w:r>
        <w:rPr>
          <w:rStyle w:val="Emphasis"/>
          <w:rFonts w:ascii="Consolas" w:hAnsi="Consolas" w:cs="Courier New"/>
          <w:color w:val="000000"/>
          <w:sz w:val="20"/>
          <w:szCs w:val="20"/>
        </w:rPr>
        <w:t>numOfColumns</w:t>
      </w:r>
      <w:proofErr w:type="spellEnd"/>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 is automatically wrap under a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colgroup</w:t>
      </w:r>
      <w:proofErr w:type="spellEnd"/>
      <w:r>
        <w:rPr>
          <w:rStyle w:val="HTMLCode"/>
          <w:rFonts w:ascii="Consolas" w:eastAsiaTheme="majorEastAsia" w:hAnsi="Consolas"/>
          <w:color w:val="000000"/>
        </w:rPr>
        <w:t>&gt;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Style w:val="color-comment"/>
          <w:rFonts w:ascii="Consolas" w:hAnsi="Consolas"/>
          <w:color w:val="009900"/>
        </w:rPr>
        <w:t>&lt;!--</w:t>
      </w:r>
      <w:proofErr w:type="gramEnd"/>
      <w:r>
        <w:rPr>
          <w:rStyle w:val="color-comment"/>
          <w:rFonts w:ascii="Consolas" w:hAnsi="Consolas"/>
          <w:color w:val="009900"/>
        </w:rPr>
        <w:t xml:space="preserve">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w:t>
      </w:r>
      <w:proofErr w:type="gramStart"/>
      <w:r>
        <w:rPr>
          <w:rStyle w:val="color-new"/>
          <w:rFonts w:ascii="Consolas" w:eastAsiaTheme="majorEastAsia" w:hAnsi="Consolas"/>
          <w:color w:val="E31B23"/>
        </w:rPr>
        <w:t>color:lightyellow</w:t>
      </w:r>
      <w:proofErr w:type="spellEnd"/>
      <w:proofErr w:type="gramEnd"/>
      <w:r>
        <w:rPr>
          <w:rStyle w:val="color-new"/>
          <w:rFonts w:ascii="Consolas" w:eastAsiaTheme="majorEastAsia" w:hAnsi="Consolas"/>
          <w:color w:val="E31B23"/>
        </w:rPr>
        <w:t>"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w:t>
      </w:r>
      <w:proofErr w:type="spellStart"/>
      <w:r>
        <w:rPr>
          <w:rStyle w:val="color-new"/>
          <w:rFonts w:ascii="Consolas" w:eastAsiaTheme="majorEastAsia" w:hAnsi="Consolas"/>
          <w:color w:val="E31B23"/>
        </w:rPr>
        <w:t>background-</w:t>
      </w:r>
      <w:proofErr w:type="gramStart"/>
      <w:r>
        <w:rPr>
          <w:rStyle w:val="color-new"/>
          <w:rFonts w:ascii="Consolas" w:eastAsiaTheme="majorEastAsia" w:hAnsi="Consolas"/>
          <w:color w:val="E31B23"/>
        </w:rPr>
        <w:t>color:white</w:t>
      </w:r>
      <w:proofErr w:type="spellEnd"/>
      <w:proofErr w:type="gramEnd"/>
      <w:r>
        <w:rPr>
          <w:rStyle w:val="color-new"/>
          <w:rFonts w:ascii="Consolas" w:eastAsiaTheme="majorEastAsia" w:hAnsi="Consolas"/>
          <w:color w:val="E31B23"/>
        </w:rPr>
        <w:t>"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roofErr w:type="gramStart"/>
      <w:r>
        <w:rPr>
          <w:rStyle w:val="color-comment"/>
          <w:rFonts w:ascii="Consolas" w:hAnsi="Consolas"/>
          <w:color w:val="009900"/>
        </w:rPr>
        <w:t>&lt;!--</w:t>
      </w:r>
      <w:proofErr w:type="gramEnd"/>
      <w:r>
        <w:rPr>
          <w:rStyle w:val="color-comment"/>
          <w:rFonts w:ascii="Consolas" w:hAnsi="Consolas"/>
          <w:color w:val="009900"/>
        </w:rPr>
        <w:t xml:space="preserve">  </w:t>
      </w:r>
      <w:proofErr w:type="spellStart"/>
      <w:r>
        <w:rPr>
          <w:rStyle w:val="color-comment"/>
          <w:rFonts w:ascii="Consolas" w:hAnsi="Consolas"/>
          <w:color w:val="009900"/>
        </w:rPr>
        <w:t>colgroup</w:t>
      </w:r>
      <w:proofErr w:type="spellEnd"/>
      <w:r>
        <w:rPr>
          <w:rStyle w:val="color-comment"/>
          <w:rFonts w:ascii="Consolas" w:hAnsi="Consolas"/>
          <w:color w:val="009900"/>
        </w:rPr>
        <w:t xml:space="preserve">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 xml:space="preserve"> style="</w:t>
      </w:r>
      <w:proofErr w:type="spellStart"/>
      <w:r>
        <w:rPr>
          <w:rStyle w:val="color-new"/>
          <w:rFonts w:ascii="Consolas" w:eastAsiaTheme="majorEastAsia" w:hAnsi="Consolas"/>
          <w:color w:val="E31B23"/>
        </w:rPr>
        <w:t>background-</w:t>
      </w:r>
      <w:proofErr w:type="gramStart"/>
      <w:r>
        <w:rPr>
          <w:rStyle w:val="color-new"/>
          <w:rFonts w:ascii="Consolas" w:eastAsiaTheme="majorEastAsia" w:hAnsi="Consolas"/>
          <w:color w:val="E31B23"/>
        </w:rPr>
        <w:t>color:lightgrey</w:t>
      </w:r>
      <w:proofErr w:type="spellEnd"/>
      <w:proofErr w:type="gramEnd"/>
      <w:r>
        <w:rPr>
          <w:rStyle w:val="color-new"/>
          <w:rFonts w:ascii="Consolas" w:eastAsiaTheme="majorEastAsia" w:hAnsi="Consolas"/>
          <w:color w:val="E31B23"/>
        </w:rPr>
        <w:t>"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w:t>
      </w:r>
      <w:proofErr w:type="spellStart"/>
      <w:r>
        <w:rPr>
          <w:rStyle w:val="color-new"/>
          <w:rFonts w:ascii="Consolas" w:eastAsiaTheme="majorEastAsia" w:hAnsi="Consolas"/>
          <w:color w:val="E31B23"/>
        </w:rPr>
        <w:t>colgroup</w:t>
      </w:r>
      <w:proofErr w:type="spellEnd"/>
      <w:r>
        <w:rPr>
          <w:rStyle w:val="color-new"/>
          <w:rFonts w:ascii="Consolas" w:eastAsiaTheme="majorEastAsia" w:hAnsi="Consolas"/>
          <w:color w:val="E31B23"/>
        </w:rPr>
        <w:t>&gt;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rowspan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proofErr w:type="spellStart"/>
      <w:r>
        <w:rPr>
          <w:rStyle w:val="font-code"/>
          <w:rFonts w:ascii="Consolas" w:hAnsi="Consolas" w:cs="Segoe UI"/>
          <w:color w:val="444444"/>
          <w:spacing w:val="15"/>
          <w:sz w:val="23"/>
          <w:szCs w:val="23"/>
        </w:rPr>
        <w:t>colspan</w:t>
      </w:r>
      <w:proofErr w:type="spellEnd"/>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 we can use the attribute </w:t>
      </w:r>
      <w:proofErr w:type="spellStart"/>
      <w:r>
        <w:rPr>
          <w:rStyle w:val="HTMLCode"/>
          <w:rFonts w:ascii="Consolas" w:hAnsi="Consolas"/>
          <w:color w:val="000000"/>
        </w:rPr>
        <w:t>rowspan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numOfRows</w:t>
      </w:r>
      <w:proofErr w:type="spellEnd"/>
      <w:r>
        <w:rPr>
          <w:rStyle w:val="HTMLCode"/>
          <w:rFonts w:ascii="Consolas" w:hAnsi="Consolas"/>
          <w:color w:val="000000"/>
        </w:rPr>
        <w:t>"</w:t>
      </w:r>
      <w:r>
        <w:rPr>
          <w:rFonts w:ascii="Segoe UI" w:hAnsi="Segoe UI" w:cs="Segoe UI"/>
          <w:color w:val="000000"/>
          <w:sz w:val="21"/>
          <w:szCs w:val="21"/>
        </w:rPr>
        <w:t> or </w:t>
      </w:r>
      <w:proofErr w:type="spellStart"/>
      <w:r>
        <w:rPr>
          <w:rStyle w:val="HTMLCode"/>
          <w:rFonts w:ascii="Consolas" w:hAnsi="Consolas"/>
          <w:color w:val="000000"/>
        </w:rPr>
        <w:t>colspan</w:t>
      </w:r>
      <w:proofErr w:type="spellEnd"/>
      <w:r>
        <w:rPr>
          <w:rStyle w:val="HTMLCode"/>
          <w:rFonts w:ascii="Consolas" w:hAnsi="Consolas"/>
          <w:color w:val="000000"/>
        </w:rPr>
        <w:t>="</w:t>
      </w:r>
      <w:proofErr w:type="spellStart"/>
      <w:r>
        <w:rPr>
          <w:rStyle w:val="Emphasis"/>
          <w:rFonts w:ascii="Consolas" w:eastAsiaTheme="majorEastAsia" w:hAnsi="Consolas" w:cs="Courier New"/>
          <w:color w:val="000000"/>
          <w:sz w:val="20"/>
          <w:szCs w:val="20"/>
        </w:rPr>
        <w:t>numOfColumns</w:t>
      </w:r>
      <w:proofErr w:type="spellEnd"/>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w:t>
      </w:r>
      <w:proofErr w:type="spellStart"/>
      <w:r>
        <w:rPr>
          <w:rStyle w:val="HTMLCode"/>
          <w:rFonts w:ascii="Consolas" w:hAnsi="Consolas"/>
          <w:color w:val="000000"/>
        </w:rPr>
        <w:t>th</w:t>
      </w:r>
      <w:proofErr w:type="spellEnd"/>
      <w:r>
        <w:rPr>
          <w:rStyle w:val="HTMLCode"/>
          <w:rFonts w:ascii="Consolas" w:hAnsi="Consolas"/>
          <w:color w:val="000000"/>
        </w:rPr>
        <w:t>&gt;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proofErr w:type="spellStart"/>
      <w:r>
        <w:rPr>
          <w:rStyle w:val="color-new"/>
          <w:rFonts w:ascii="Consolas" w:hAnsi="Consolas"/>
          <w:color w:val="E31B23"/>
        </w:rPr>
        <w:t>colspan</w:t>
      </w:r>
      <w:proofErr w:type="spellEnd"/>
      <w:r>
        <w:rPr>
          <w:rStyle w:val="color-new"/>
          <w:rFonts w:ascii="Consolas" w:hAnsi="Consolas"/>
          <w:color w:val="E31B23"/>
        </w:rPr>
        <w:t xml:space="preserve">="2" </w:t>
      </w:r>
      <w:proofErr w:type="spellStart"/>
      <w:r>
        <w:rPr>
          <w:rStyle w:val="color-new"/>
          <w:rFonts w:ascii="Consolas" w:hAnsi="Consolas"/>
          <w:color w:val="E31B23"/>
        </w:rPr>
        <w:t>rowspan</w:t>
      </w:r>
      <w:proofErr w:type="spellEnd"/>
      <w:r>
        <w:rPr>
          <w:rStyle w:val="color-new"/>
          <w:rFonts w:ascii="Consolas" w:hAnsi="Consolas"/>
          <w:color w:val="E31B23"/>
        </w:rPr>
        <w:t>="2"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 xml:space="preserve">Setting up a Hyperlink &lt;a </w:t>
      </w:r>
      <w:proofErr w:type="spellStart"/>
      <w:r w:rsidRPr="00D152DC">
        <w:rPr>
          <w:b/>
          <w:bCs/>
        </w:rPr>
        <w:t>href</w:t>
      </w:r>
      <w:proofErr w:type="spellEnd"/>
      <w:r w:rsidRPr="00D152DC">
        <w:rPr>
          <w:b/>
          <w:bCs/>
        </w:rPr>
        <w:t>="</w:t>
      </w:r>
      <w:proofErr w:type="spellStart"/>
      <w:r w:rsidRPr="00D152DC">
        <w:rPr>
          <w:b/>
          <w:bCs/>
        </w:rPr>
        <w:t>url</w:t>
      </w:r>
      <w:proofErr w:type="spellEnd"/>
      <w:r w:rsidRPr="00D152DC">
        <w:rPr>
          <w:b/>
          <w:bCs/>
        </w:rPr>
        <w:t>"&gt;...&lt;/a&gt;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 xml:space="preserve">a </w:t>
      </w:r>
      <w:proofErr w:type="spellStart"/>
      <w:r>
        <w:rPr>
          <w:rStyle w:val="color-new"/>
          <w:rFonts w:ascii="Consolas" w:hAnsi="Consolas"/>
          <w:color w:val="E31B23"/>
        </w:rPr>
        <w:t>href</w:t>
      </w:r>
      <w:proofErr w:type="spellEnd"/>
      <w:r>
        <w:rPr>
          <w:rFonts w:ascii="Consolas" w:hAnsi="Consolas"/>
          <w:color w:val="000000"/>
        </w:rPr>
        <w:t>="</w:t>
      </w:r>
      <w:proofErr w:type="gramStart"/>
      <w:r>
        <w:rPr>
          <w:rFonts w:ascii="Consolas" w:hAnsi="Consolas"/>
          <w:color w:val="000000"/>
        </w:rPr>
        <w:t>news:soc</w:t>
      </w:r>
      <w:proofErr w:type="gramEnd"/>
      <w:r>
        <w:rPr>
          <w:rFonts w:ascii="Consolas" w:hAnsi="Consolas"/>
          <w:color w:val="000000"/>
        </w:rPr>
        <w:t>.culture.singapore"&gt;Singapore News&lt;/a&gt;</w:t>
      </w:r>
    </w:p>
    <w:p w14:paraId="71D56CC5" w14:textId="5A46A607" w:rsidR="00A65803" w:rsidRPr="00A65803" w:rsidRDefault="00A65803" w:rsidP="00A65803">
      <w:r w:rsidRPr="00A65803">
        <w:lastRenderedPageBreak/>
        <w:t>Instead of displaying the targeted page pointed to by </w:t>
      </w:r>
      <w:proofErr w:type="spellStart"/>
      <w:r w:rsidRPr="00A65803">
        <w:t>href</w:t>
      </w:r>
      <w:proofErr w:type="spellEnd"/>
      <w:r w:rsidRPr="00A65803">
        <w:t>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 xml:space="preserve">&lt;a </w:t>
      </w:r>
      <w:proofErr w:type="spellStart"/>
      <w:r>
        <w:rPr>
          <w:rStyle w:val="color-new"/>
          <w:rFonts w:ascii="Consolas" w:eastAsiaTheme="majorEastAsia" w:hAnsi="Consolas"/>
          <w:color w:val="E31B23"/>
        </w:rPr>
        <w:t>href</w:t>
      </w:r>
      <w:proofErr w:type="spellEnd"/>
      <w:r>
        <w:rPr>
          <w:rStyle w:val="color-new"/>
          <w:rFonts w:ascii="Consolas" w:eastAsiaTheme="majorEastAsia" w:hAnsi="Consolas"/>
          <w:color w:val="E31B23"/>
        </w:rPr>
        <w:t>="#ch2"&gt;</w:t>
      </w:r>
      <w:r>
        <w:rPr>
          <w:rFonts w:ascii="Consolas" w:hAnsi="Consolas"/>
          <w:color w:val="000000"/>
        </w:rPr>
        <w:t>Chapter 2</w:t>
      </w:r>
      <w:r>
        <w:rPr>
          <w:rStyle w:val="color-new"/>
          <w:rFonts w:ascii="Consolas" w:eastAsiaTheme="majorEastAsia" w:hAnsi="Consolas"/>
          <w:color w:val="E31B23"/>
        </w:rPr>
        <w:t>&lt;/a&gt;</w:t>
      </w:r>
    </w:p>
    <w:p w14:paraId="3D766DDE" w14:textId="32DB02CD"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Pr="005312A3">
        <w:t>Semantic Block Elements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 xml:space="preserve">are extensively used in the modern web pages to mark out a rectangular block or span of text that are used with CSS. Both div and span </w:t>
      </w:r>
      <w:proofErr w:type="gramStart"/>
      <w:r>
        <w:rPr>
          <w:rFonts w:ascii="Segoe UI" w:hAnsi="Segoe UI" w:cs="Segoe UI"/>
          <w:color w:val="000000"/>
          <w:sz w:val="21"/>
          <w:szCs w:val="21"/>
          <w:shd w:val="clear" w:color="auto" w:fill="FFFFFF"/>
        </w:rPr>
        <w:t>don’t</w:t>
      </w:r>
      <w:proofErr w:type="gramEnd"/>
      <w:r>
        <w:rPr>
          <w:rFonts w:ascii="Segoe UI" w:hAnsi="Segoe UI" w:cs="Segoe UI"/>
          <w:color w:val="000000"/>
          <w:sz w:val="21"/>
          <w:szCs w:val="21"/>
          <w:shd w:val="clear" w:color="auto" w:fill="FFFFFF"/>
        </w:rPr>
        <w:t xml:space="preserve">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xml:space="preserve"> elements to structure a document into various sections and apply the formatting </w:t>
      </w:r>
      <w:proofErr w:type="gramStart"/>
      <w:r>
        <w:rPr>
          <w:rFonts w:ascii="Segoe UI" w:hAnsi="Segoe UI" w:cs="Segoe UI"/>
          <w:color w:val="000000"/>
          <w:sz w:val="21"/>
          <w:szCs w:val="21"/>
        </w:rPr>
        <w:t>style</w:t>
      </w:r>
      <w:r w:rsidR="00B4550B">
        <w:rPr>
          <w:rFonts w:ascii="Segoe UI" w:hAnsi="Segoe UI" w:cs="Segoe UI"/>
          <w:color w:val="000000"/>
          <w:sz w:val="21"/>
          <w:szCs w:val="21"/>
        </w:rPr>
        <w:t>:</w:t>
      </w:r>
      <w:r>
        <w:rPr>
          <w:rFonts w:ascii="Segoe UI" w:hAnsi="Segoe UI" w:cs="Segoe UI"/>
          <w:color w:val="000000"/>
          <w:sz w:val="21"/>
          <w:szCs w:val="21"/>
        </w:rPr>
        <w:t>,</w:t>
      </w:r>
      <w:proofErr w:type="gramEnd"/>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w:t>
      </w:r>
      <w:proofErr w:type="spellStart"/>
      <w:r w:rsidRPr="0073720C">
        <w:rPr>
          <w:rStyle w:val="HTMLCode"/>
          <w:rFonts w:ascii="Consolas" w:eastAsiaTheme="minorHAnsi" w:hAnsi="Consolas"/>
          <w:color w:val="FF0000"/>
          <w:sz w:val="21"/>
          <w:szCs w:val="21"/>
          <w:shd w:val="clear" w:color="auto" w:fill="FFFFFF"/>
        </w:rPr>
        <w:t>figcaption</w:t>
      </w:r>
      <w:proofErr w:type="spellEnd"/>
      <w:r w:rsidRPr="0073720C">
        <w:rPr>
          <w:rStyle w:val="HTMLCode"/>
          <w:rFonts w:ascii="Consolas" w:eastAsiaTheme="minorHAnsi" w:hAnsi="Consolas"/>
          <w:color w:val="FF0000"/>
          <w:sz w:val="21"/>
          <w:szCs w:val="21"/>
          <w:shd w:val="clear" w:color="auto" w:fill="FFFFFF"/>
        </w:rPr>
        <w:t>&gt;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w:t>
      </w:r>
      <w:proofErr w:type="spellStart"/>
      <w:r w:rsidRPr="00FA1E44">
        <w:rPr>
          <w:rStyle w:val="font-code"/>
        </w:rPr>
        <w:t>figcaption</w:t>
      </w:r>
      <w:proofErr w:type="spellEnd"/>
      <w:r w:rsidRPr="00FA1E44">
        <w:rPr>
          <w:rStyle w:val="font-code"/>
        </w:rPr>
        <w:t>&gt;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w:t>
      </w:r>
      <w:proofErr w:type="spellStart"/>
      <w:r>
        <w:rPr>
          <w:rStyle w:val="HTMLCode"/>
          <w:rFonts w:ascii="Consolas" w:hAnsi="Consolas"/>
          <w:color w:val="000000"/>
        </w:rPr>
        <w:t>figcaption</w:t>
      </w:r>
      <w:proofErr w:type="spellEnd"/>
      <w:r>
        <w:rPr>
          <w:rStyle w:val="HTMLCode"/>
          <w:rFonts w:ascii="Consolas" w:hAnsi="Consolas"/>
          <w:color w:val="000000"/>
        </w:rPr>
        <w:t>&gt;...&lt;/</w:t>
      </w:r>
      <w:proofErr w:type="spellStart"/>
      <w:r>
        <w:rPr>
          <w:rStyle w:val="HTMLCode"/>
          <w:rFonts w:ascii="Consolas" w:hAnsi="Consolas"/>
          <w:color w:val="000000"/>
        </w:rPr>
        <w:t>figcaption</w:t>
      </w:r>
      <w:proofErr w:type="spellEnd"/>
      <w:r>
        <w:rPr>
          <w:rStyle w:val="HTMLCode"/>
          <w:rFonts w:ascii="Consolas" w:hAnsi="Consolas"/>
          <w:color w:val="000000"/>
        </w:rPr>
        <w:t>&gt;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w:t>
      </w:r>
      <w:proofErr w:type="spellStart"/>
      <w:r>
        <w:rPr>
          <w:rFonts w:ascii="Consolas" w:hAnsi="Consolas"/>
          <w:color w:val="000000"/>
        </w:rPr>
        <w:t>figcaption</w:t>
      </w:r>
      <w:proofErr w:type="spellEnd"/>
      <w:r>
        <w:rPr>
          <w:rFonts w:ascii="Consolas" w:hAnsi="Consolas"/>
          <w:color w:val="000000"/>
        </w:rPr>
        <w:t>&gt;......&lt;/</w:t>
      </w:r>
      <w:proofErr w:type="spellStart"/>
      <w:r>
        <w:rPr>
          <w:rFonts w:ascii="Consolas" w:hAnsi="Consolas"/>
          <w:color w:val="000000"/>
        </w:rPr>
        <w:t>figcaption</w:t>
      </w:r>
      <w:proofErr w:type="spellEnd"/>
      <w:r>
        <w:rPr>
          <w:rFonts w:ascii="Consolas" w:hAnsi="Consolas"/>
          <w:color w:val="000000"/>
        </w:rPr>
        <w:t>&gt;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w:t>
      </w:r>
      <w:proofErr w:type="gramStart"/>
      <w:r>
        <w:rPr>
          <w:rFonts w:ascii="Consolas" w:hAnsi="Consolas"/>
          <w:color w:val="000000"/>
        </w:rPr>
        <w:t>....&lt;</w:t>
      </w:r>
      <w:proofErr w:type="gramEnd"/>
      <w:r>
        <w:rPr>
          <w:rFonts w:ascii="Consolas" w:hAnsi="Consolas"/>
          <w:color w:val="000000"/>
        </w:rPr>
        <w: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w:t>
      </w:r>
      <w:proofErr w:type="spellStart"/>
      <w:r>
        <w:rPr>
          <w:rFonts w:ascii="Consolas" w:hAnsi="Consolas"/>
          <w:color w:val="000000"/>
        </w:rPr>
        <w:t>href</w:t>
      </w:r>
      <w:proofErr w:type="spellEnd"/>
      <w:r>
        <w:rPr>
          <w:rFonts w:ascii="Consolas" w:hAnsi="Consolas"/>
          <w:color w:val="000000"/>
        </w:rPr>
        <w:t>="..."&gt;......&lt;/a&gt;&lt;/li&gt;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2FC35D5" w14:textId="2C72ABB0" w:rsidR="00C747F7" w:rsidRDefault="00C032CD" w:rsidP="00C747F7">
      <w:r>
        <w:t xml:space="preserve">The input data from users is submitted to the server through HTML forms, indicated by &lt;form&gt;, which contains </w:t>
      </w:r>
      <w:r w:rsidR="003805B8">
        <w:t xml:space="preserve">(many) </w:t>
      </w:r>
      <w:r>
        <w:t xml:space="preserve">input tags like &lt;input&gt;, </w:t>
      </w:r>
      <w:r w:rsidR="00C568F7">
        <w:t xml:space="preserve">&lt;button&gt;, </w:t>
      </w:r>
      <w:r>
        <w:t xml:space="preserve">&lt;select&gt;, </w:t>
      </w:r>
      <w:r w:rsidR="0068613D">
        <w:t>&lt;option&gt;, &lt;</w:t>
      </w:r>
      <w:proofErr w:type="spellStart"/>
      <w:r w:rsidR="0068613D">
        <w:t>textarea</w:t>
      </w:r>
      <w:proofErr w:type="spellEnd"/>
      <w:r w:rsidR="0068613D">
        <w:t xml:space="preserve">&gt;, </w:t>
      </w:r>
      <w:r w:rsidR="00FB065E">
        <w:t>&lt;keygen&gt;</w:t>
      </w:r>
      <w:r w:rsidR="0068613D">
        <w:t xml:space="preserve"> and label tag &lt;label&gt;</w:t>
      </w:r>
      <w:r w:rsidR="00C623B6">
        <w:t>.</w:t>
      </w:r>
    </w:p>
    <w:p w14:paraId="4631436C" w14:textId="57A81977" w:rsidR="00C623B6" w:rsidRDefault="000131BD" w:rsidP="00E412EE">
      <w:pPr>
        <w:pStyle w:val="Heading3"/>
      </w:pPr>
      <w:r>
        <w:lastRenderedPageBreak/>
        <w:t xml:space="preserve">HTML </w:t>
      </w:r>
      <w:r w:rsidR="00C623B6">
        <w:t>form</w:t>
      </w:r>
      <w:r>
        <w:t>s, which</w:t>
      </w:r>
      <w:r w:rsidR="00DF0678">
        <w:t xml:space="preserve"> </w:t>
      </w:r>
      <w:r>
        <w:t xml:space="preserve">contain input fields help submit user data to the </w:t>
      </w:r>
      <w:proofErr w:type="gramStart"/>
      <w:r>
        <w:t>server</w:t>
      </w:r>
      <w:proofErr w:type="gramEnd"/>
    </w:p>
    <w:p w14:paraId="54286A5A" w14:textId="5D2405C8" w:rsidR="000131BD" w:rsidRDefault="000131BD" w:rsidP="000131BD">
      <w:pPr>
        <w:pStyle w:val="Heading4"/>
        <w:rPr>
          <w:rFonts w:eastAsia="Times New Roman"/>
        </w:rPr>
      </w:pPr>
      <w:r>
        <w:rPr>
          <w:rFonts w:eastAsia="Times New Roman"/>
        </w:rPr>
        <w:t>&lt;form&gt; with action and method properties</w:t>
      </w:r>
    </w:p>
    <w:p w14:paraId="705E1A0C" w14:textId="6D8CF88F"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An HTML form is enclosed by a </w:t>
      </w:r>
      <w:r w:rsidRPr="00DF0678">
        <w:rPr>
          <w:rFonts w:ascii="Consolas" w:eastAsia="Times New Roman" w:hAnsi="Consolas" w:cs="Courier New"/>
          <w:color w:val="000000"/>
          <w:sz w:val="20"/>
          <w:szCs w:val="20"/>
        </w:rPr>
        <w:t>&lt;form&gt;</w:t>
      </w:r>
      <w:r w:rsidRPr="00DF0678">
        <w:rPr>
          <w:rFonts w:ascii="Segoe UI" w:eastAsia="Times New Roman" w:hAnsi="Segoe UI" w:cs="Segoe UI"/>
          <w:color w:val="000000"/>
          <w:sz w:val="21"/>
          <w:szCs w:val="21"/>
        </w:rPr>
        <w:t xml:space="preserve"> element. </w:t>
      </w:r>
    </w:p>
    <w:p w14:paraId="25F8AA4B" w14:textId="77777777"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action</w:t>
      </w:r>
      <w:r w:rsidRPr="00DF0678">
        <w:rPr>
          <w:rFonts w:ascii="Segoe UI" w:eastAsia="Times New Roman" w:hAnsi="Segoe UI" w:cs="Segoe UI"/>
          <w:color w:val="000000"/>
          <w:sz w:val="21"/>
          <w:szCs w:val="21"/>
        </w:rPr>
        <w:t xml:space="preserve"> specifies the URL for which this web form is to be submitted, which </w:t>
      </w:r>
      <w:r w:rsidRPr="00DF0678">
        <w:rPr>
          <w:rFonts w:ascii="Segoe UI" w:eastAsia="Times New Roman" w:hAnsi="Segoe UI" w:cs="Segoe UI"/>
          <w:i/>
          <w:iCs/>
          <w:color w:val="000000"/>
          <w:sz w:val="21"/>
          <w:szCs w:val="21"/>
        </w:rPr>
        <w:t>default to the current page</w:t>
      </w:r>
      <w:r w:rsidRPr="00DF0678">
        <w:rPr>
          <w:rFonts w:ascii="Segoe UI" w:eastAsia="Times New Roman" w:hAnsi="Segoe UI" w:cs="Segoe UI"/>
          <w:color w:val="000000"/>
          <w:sz w:val="21"/>
          <w:szCs w:val="21"/>
        </w:rPr>
        <w:t xml:space="preserve">. </w:t>
      </w:r>
    </w:p>
    <w:p w14:paraId="6C47B704" w14:textId="15562C92" w:rsidR="00DF0678" w:rsidRP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method</w:t>
      </w:r>
      <w:r w:rsidRPr="00DF0678">
        <w:rPr>
          <w:rFonts w:ascii="Segoe UI" w:eastAsia="Times New Roman" w:hAnsi="Segoe UI" w:cs="Segoe UI"/>
          <w:color w:val="000000"/>
          <w:sz w:val="21"/>
          <w:szCs w:val="21"/>
        </w:rPr>
        <w:t> specifies the HTTP method used for submission, i.e., </w:t>
      </w:r>
      <w:r w:rsidRPr="00DF0678">
        <w:rPr>
          <w:rFonts w:ascii="Consolas" w:eastAsia="Times New Roman" w:hAnsi="Consolas" w:cs="Courier New"/>
          <w:color w:val="000000"/>
          <w:sz w:val="20"/>
          <w:szCs w:val="20"/>
        </w:rPr>
        <w:t>GET</w:t>
      </w:r>
      <w:r w:rsidRPr="00DF0678">
        <w:rPr>
          <w:rFonts w:ascii="Segoe UI" w:eastAsia="Times New Roman" w:hAnsi="Segoe UI" w:cs="Segoe UI"/>
          <w:color w:val="000000"/>
          <w:sz w:val="21"/>
          <w:szCs w:val="21"/>
        </w:rPr>
        <w:t> or </w:t>
      </w:r>
      <w:r w:rsidRPr="00DF0678">
        <w:rPr>
          <w:rFonts w:ascii="Consolas" w:eastAsia="Times New Roman" w:hAnsi="Consolas" w:cs="Courier New"/>
          <w:color w:val="000000"/>
          <w:sz w:val="20"/>
          <w:szCs w:val="20"/>
        </w:rPr>
        <w:t>POST</w:t>
      </w:r>
      <w:r>
        <w:rPr>
          <w:rFonts w:ascii="Segoe UI" w:eastAsia="Times New Roman" w:hAnsi="Segoe UI" w:cs="Segoe UI"/>
          <w:color w:val="000000"/>
          <w:sz w:val="21"/>
          <w:szCs w:val="21"/>
        </w:rPr>
        <w:t xml:space="preserve"> (</w:t>
      </w:r>
      <w:r w:rsidRPr="00DF0678">
        <w:rPr>
          <w:rFonts w:ascii="Segoe UI" w:eastAsia="Times New Roman" w:hAnsi="Segoe UI" w:cs="Segoe UI"/>
          <w:i/>
          <w:iCs/>
          <w:color w:val="000000"/>
          <w:sz w:val="21"/>
          <w:szCs w:val="21"/>
        </w:rPr>
        <w:t>with default of </w:t>
      </w:r>
      <w:r w:rsidRPr="00DF0678">
        <w:rPr>
          <w:rFonts w:ascii="Consolas" w:eastAsia="Times New Roman" w:hAnsi="Consolas" w:cs="Courier New"/>
          <w:i/>
          <w:iCs/>
          <w:color w:val="000000"/>
          <w:sz w:val="20"/>
          <w:szCs w:val="20"/>
        </w:rPr>
        <w:t>GET</w:t>
      </w:r>
      <w:r w:rsidRPr="00DF0678">
        <w:rPr>
          <w:rFonts w:ascii="Segoe UI" w:eastAsia="Times New Roman" w:hAnsi="Segoe UI" w:cs="Segoe UI"/>
          <w:color w:val="000000"/>
          <w:sz w:val="21"/>
          <w:szCs w:val="21"/>
        </w:rPr>
        <w:t>).</w:t>
      </w:r>
    </w:p>
    <w:p w14:paraId="16450E37"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 method="</w:t>
      </w:r>
      <w:proofErr w:type="spellStart"/>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w:t>
      </w:r>
      <w:proofErr w:type="spellEnd"/>
      <w:r w:rsidRPr="00DF0678">
        <w:rPr>
          <w:rFonts w:ascii="Consolas" w:eastAsia="Times New Roman" w:hAnsi="Consolas" w:cs="Courier New"/>
          <w:color w:val="000000"/>
          <w:sz w:val="20"/>
          <w:szCs w:val="20"/>
        </w:rPr>
        <w:t>" action="</w:t>
      </w:r>
      <w:proofErr w:type="spellStart"/>
      <w:r w:rsidRPr="00DF0678">
        <w:rPr>
          <w:rFonts w:ascii="Consolas" w:eastAsia="Times New Roman" w:hAnsi="Consolas" w:cs="Courier New"/>
          <w:i/>
          <w:iCs/>
          <w:color w:val="000000"/>
          <w:sz w:val="20"/>
          <w:szCs w:val="20"/>
        </w:rPr>
        <w:t>url</w:t>
      </w:r>
      <w:proofErr w:type="spellEnd"/>
      <w:r w:rsidRPr="00DF0678">
        <w:rPr>
          <w:rFonts w:ascii="Consolas" w:eastAsia="Times New Roman" w:hAnsi="Consolas" w:cs="Courier New"/>
          <w:color w:val="000000"/>
          <w:sz w:val="20"/>
          <w:szCs w:val="20"/>
        </w:rPr>
        <w:t>"&gt;</w:t>
      </w:r>
    </w:p>
    <w:p w14:paraId="69E3A74C" w14:textId="2531AF01" w:rsid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p>
    <w:p w14:paraId="723F0DE6" w14:textId="5BA44E35"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p>
    <w:p w14:paraId="78051A0D"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p>
    <w:p w14:paraId="76C55B55"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26B08E93" w14:textId="004C44A2" w:rsidR="00C623B6" w:rsidRDefault="00D63DD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input fields (or controls, widgets) and their labels are placed Inside the </w:t>
      </w:r>
      <w:r>
        <w:rPr>
          <w:rStyle w:val="HTMLCode"/>
          <w:rFonts w:ascii="Consolas" w:eastAsiaTheme="minorHAnsi" w:hAnsi="Consolas"/>
          <w:color w:val="000000"/>
          <w:sz w:val="21"/>
          <w:szCs w:val="21"/>
          <w:shd w:val="clear" w:color="auto" w:fill="FFFFFF"/>
        </w:rPr>
        <w:t>&lt;form&gt;</w:t>
      </w:r>
      <w:r>
        <w:rPr>
          <w:rFonts w:ascii="Segoe UI" w:hAnsi="Segoe UI" w:cs="Segoe UI"/>
          <w:color w:val="000000"/>
          <w:sz w:val="21"/>
          <w:szCs w:val="21"/>
          <w:shd w:val="clear" w:color="auto" w:fill="FFFFFF"/>
        </w:rPr>
        <w:t>.</w:t>
      </w:r>
    </w:p>
    <w:p w14:paraId="65FB116B" w14:textId="3F9A605B" w:rsidR="00E412EE" w:rsidRPr="00E412EE" w:rsidRDefault="00E412EE" w:rsidP="00E412EE">
      <w:pPr>
        <w:pStyle w:val="Heading4"/>
      </w:pPr>
      <w:r w:rsidRPr="00E412EE">
        <w:t>Labeling</w:t>
      </w:r>
      <w:r w:rsidR="004F7C0E">
        <w:t xml:space="preserve"> a single</w:t>
      </w:r>
      <w:r w:rsidRPr="00E412EE">
        <w:t> </w:t>
      </w:r>
      <w:r w:rsidR="004F7C0E">
        <w:t>input f</w:t>
      </w:r>
      <w:r w:rsidRPr="00E412EE">
        <w:t>ield:  &lt;label&gt; </w:t>
      </w:r>
    </w:p>
    <w:p w14:paraId="7B999651"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xml:space="preserve"> to label the input field. </w:t>
      </w:r>
    </w:p>
    <w:p w14:paraId="796E541D"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 labels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Pr>
          <w:rStyle w:val="HTMLCode"/>
          <w:rFonts w:ascii="Consolas" w:hAnsi="Consolas"/>
          <w:color w:val="000000"/>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w:t>
      </w:r>
    </w:p>
    <w:p w14:paraId="2A92433F" w14:textId="305073E6"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w:t>
      </w:r>
      <w:proofErr w:type="gramStart"/>
      <w:r w:rsidR="005E6BD9">
        <w:rPr>
          <w:rFonts w:ascii="Segoe UI" w:hAnsi="Segoe UI" w:cs="Segoe UI"/>
          <w:color w:val="000000"/>
          <w:sz w:val="21"/>
          <w:szCs w:val="21"/>
        </w:rPr>
        <w:t xml:space="preserve">put </w:t>
      </w:r>
      <w:r w:rsidR="003802CD">
        <w:rPr>
          <w:rFonts w:ascii="Segoe UI" w:hAnsi="Segoe UI" w:cs="Segoe UI"/>
          <w:color w:val="000000"/>
          <w:sz w:val="21"/>
          <w:szCs w:val="21"/>
        </w:rPr>
        <w:t xml:space="preserve"> </w:t>
      </w:r>
      <w:r w:rsidR="005E6BD9">
        <w:rPr>
          <w:rStyle w:val="HTMLCode"/>
          <w:rFonts w:ascii="Consolas" w:hAnsi="Consolas"/>
          <w:color w:val="000000"/>
        </w:rPr>
        <w:t>&lt;</w:t>
      </w:r>
      <w:proofErr w:type="gramEnd"/>
      <w:r w:rsidR="005E6BD9">
        <w:rPr>
          <w:rStyle w:val="HTMLCode"/>
          <w:rFonts w:ascii="Consolas" w:hAnsi="Consolas"/>
          <w:color w:val="000000"/>
        </w:rPr>
        <w: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proofErr w:type="gramStart"/>
      <w:r w:rsidRPr="00A77768">
        <w:rPr>
          <w:rFonts w:ascii="Consolas" w:eastAsia="Times New Roman" w:hAnsi="Consolas" w:cs="Times New Roman"/>
          <w:color w:val="6A9955"/>
          <w:sz w:val="21"/>
          <w:szCs w:val="21"/>
        </w:rPr>
        <w:t>&lt;!--</w:t>
      </w:r>
      <w:proofErr w:type="gramEnd"/>
      <w:r w:rsidRPr="00A77768">
        <w:rPr>
          <w:rFonts w:ascii="Consolas" w:eastAsia="Times New Roman" w:hAnsi="Consolas" w:cs="Times New Roman"/>
          <w:color w:val="6A9955"/>
          <w:sz w:val="21"/>
          <w:szCs w:val="21"/>
        </w:rPr>
        <w: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proofErr w:type="spellStart"/>
      <w:r w:rsidRPr="00A77768">
        <w:rPr>
          <w:rFonts w:ascii="Consolas" w:eastAsia="Times New Roman" w:hAnsi="Consolas" w:cs="Times New Roman"/>
          <w:color w:val="CE9178"/>
          <w:sz w:val="21"/>
          <w:szCs w:val="21"/>
        </w:rPr>
        <w:t>yourUserName</w:t>
      </w:r>
      <w:proofErr w:type="spellEnd"/>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proofErr w:type="spellStart"/>
      <w:r w:rsidRPr="00A77768">
        <w:rPr>
          <w:rFonts w:ascii="Consolas" w:eastAsia="Times New Roman" w:hAnsi="Consolas" w:cs="Times New Roman"/>
          <w:color w:val="569CD6"/>
          <w:sz w:val="21"/>
          <w:szCs w:val="21"/>
        </w:rPr>
        <w:t>br</w:t>
      </w:r>
      <w:proofErr w:type="spellEnd"/>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proofErr w:type="gramStart"/>
      <w:r w:rsidRPr="00A77768">
        <w:rPr>
          <w:rFonts w:ascii="Consolas" w:eastAsia="Times New Roman" w:hAnsi="Consolas" w:cs="Times New Roman"/>
          <w:color w:val="6A9955"/>
          <w:sz w:val="21"/>
          <w:szCs w:val="21"/>
        </w:rPr>
        <w:t>&lt;!--</w:t>
      </w:r>
      <w:proofErr w:type="gramEnd"/>
      <w:r w:rsidRPr="00A77768">
        <w:rPr>
          <w:rFonts w:ascii="Consolas" w:eastAsia="Times New Roman" w:hAnsi="Consolas" w:cs="Times New Roman"/>
          <w:color w:val="6A9955"/>
          <w:sz w:val="21"/>
          <w:szCs w:val="21"/>
        </w:rPr>
        <w: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proofErr w:type="gramStart"/>
      <w:r w:rsidRPr="00A77768">
        <w:rPr>
          <w:rFonts w:ascii="Consolas" w:eastAsia="Times New Roman" w:hAnsi="Consolas" w:cs="Times New Roman"/>
          <w:color w:val="6A9955"/>
          <w:sz w:val="21"/>
          <w:szCs w:val="21"/>
        </w:rPr>
        <w:t>&lt;!--</w:t>
      </w:r>
      <w:proofErr w:type="gramEnd"/>
      <w:r w:rsidRPr="00A77768">
        <w:rPr>
          <w:rFonts w:ascii="Consolas" w:eastAsia="Times New Roman" w:hAnsi="Consolas" w:cs="Times New Roman"/>
          <w:color w:val="6A9955"/>
          <w:sz w:val="21"/>
          <w:szCs w:val="21"/>
        </w:rPr>
        <w: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93291F">
      <w:pPr>
        <w:pStyle w:val="Heading4"/>
      </w:pPr>
      <w:r>
        <w:t xml:space="preserve">Labeling a group of input fields: </w:t>
      </w:r>
      <w:r w:rsidR="0093291F">
        <w:t>&lt;</w:t>
      </w:r>
      <w:proofErr w:type="spellStart"/>
      <w:r w:rsidR="0093291F">
        <w:t>fieldset</w:t>
      </w:r>
      <w:proofErr w:type="spellEnd"/>
      <w:r w:rsidR="0093291F">
        <w: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fieldset</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xml:space="preserve"> to provide a descriptive legend for the </w:t>
      </w:r>
      <w:proofErr w:type="spellStart"/>
      <w:r>
        <w:rPr>
          <w:rFonts w:ascii="Segoe UI" w:hAnsi="Segoe UI" w:cs="Segoe UI"/>
          <w:color w:val="000000"/>
          <w:sz w:val="21"/>
          <w:szCs w:val="21"/>
          <w:shd w:val="clear" w:color="auto" w:fill="FFFFFF"/>
        </w:rPr>
        <w:t>fieldset</w:t>
      </w:r>
      <w:proofErr w:type="spellEnd"/>
      <w:r>
        <w:rPr>
          <w:rFonts w:ascii="Segoe UI" w:hAnsi="Segoe UI" w:cs="Segoe UI"/>
          <w:color w:val="000000"/>
          <w:sz w:val="21"/>
          <w:szCs w:val="21"/>
          <w:shd w:val="clear" w:color="auto" w:fill="FFFFFF"/>
        </w:rPr>
        <w: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proofErr w:type="spellStart"/>
      <w:r w:rsidRPr="00982451">
        <w:rPr>
          <w:rFonts w:ascii="Consolas" w:eastAsia="Times New Roman" w:hAnsi="Consolas" w:cs="Times New Roman"/>
          <w:color w:val="569CD6"/>
          <w:sz w:val="21"/>
          <w:szCs w:val="21"/>
        </w:rPr>
        <w:t>fieldset</w:t>
      </w:r>
      <w:proofErr w:type="spellEnd"/>
      <w:r w:rsidRPr="00982451">
        <w:rPr>
          <w:rFonts w:ascii="Consolas" w:eastAsia="Times New Roman" w:hAnsi="Consolas" w:cs="Times New Roman"/>
          <w:color w:val="808080"/>
          <w:sz w:val="21"/>
          <w:szCs w:val="21"/>
        </w:rPr>
        <w:t>&gt;&lt;</w:t>
      </w:r>
      <w:proofErr w:type="spellStart"/>
      <w:r w:rsidRPr="00982451">
        <w:rPr>
          <w:rFonts w:ascii="Consolas" w:eastAsia="Times New Roman" w:hAnsi="Consolas" w:cs="Times New Roman"/>
          <w:color w:val="569CD6"/>
          <w:sz w:val="21"/>
          <w:szCs w:val="21"/>
        </w:rPr>
        <w:t>br</w:t>
      </w:r>
      <w:proofErr w:type="spellEnd"/>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4997A4B6" w:rsidR="000E17B7" w:rsidRDefault="000E17B7" w:rsidP="000E17B7">
      <w:pPr>
        <w:pStyle w:val="Heading3"/>
        <w:rPr>
          <w:shd w:val="clear" w:color="auto" w:fill="FFFFFF"/>
        </w:rPr>
      </w:pPr>
      <w:r>
        <w:rPr>
          <w:shd w:val="clear" w:color="auto" w:fill="FFFFFF"/>
        </w:rPr>
        <w:t>Input fields: &lt;input&gt;, &lt;button&gt;, &lt;opt&gt;, &lt;</w:t>
      </w:r>
      <w:proofErr w:type="spellStart"/>
      <w:r>
        <w:rPr>
          <w:shd w:val="clear" w:color="auto" w:fill="FFFFFF"/>
        </w:rPr>
        <w:t>textarea</w:t>
      </w:r>
      <w:proofErr w:type="spellEnd"/>
      <w:r>
        <w:rPr>
          <w:shd w:val="clear" w:color="auto" w:fill="FFFFFF"/>
        </w:rPr>
        <w:t>&gt;, &lt;keygen&gt;</w:t>
      </w:r>
    </w:p>
    <w:p w14:paraId="6E26ABF3" w14:textId="26A2B71A"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xml:space="preserve">. </w:t>
      </w:r>
    </w:p>
    <w:p w14:paraId="721FD352" w14:textId="58938DFB"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proofErr w:type="gramStart"/>
      <w:r>
        <w:rPr>
          <w:rFonts w:ascii="Segoe UI" w:hAnsi="Segoe UI" w:cs="Segoe UI"/>
          <w:color w:val="000000"/>
          <w:sz w:val="21"/>
          <w:szCs w:val="21"/>
          <w:shd w:val="clear" w:color="auto" w:fill="FFFFFF"/>
        </w:rPr>
        <w:t>most commonly used</w:t>
      </w:r>
      <w:proofErr w:type="gramEnd"/>
      <w:r>
        <w:rPr>
          <w:rFonts w:ascii="Segoe UI" w:hAnsi="Segoe UI" w:cs="Segoe UI"/>
          <w:color w:val="000000"/>
          <w:sz w:val="21"/>
          <w:szCs w:val="21"/>
          <w:shd w:val="clear" w:color="auto" w:fill="FFFFFF"/>
        </w:rPr>
        <w:t xml:space="preserve">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(a singleton element), which has 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lastRenderedPageBreak/>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is a singleton 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w:t>
      </w:r>
      <w:proofErr w:type="spellStart"/>
      <w:r>
        <w:rPr>
          <w:rStyle w:val="HTMLCode"/>
          <w:rFonts w:ascii="Consolas" w:eastAsiaTheme="minorHAnsi" w:hAnsi="Consolas"/>
          <w:color w:val="000000"/>
          <w:sz w:val="21"/>
          <w:szCs w:val="21"/>
          <w:shd w:val="clear" w:color="auto" w:fill="FFFFFF"/>
        </w:rPr>
        <w:t>textarea</w:t>
      </w:r>
      <w:proofErr w:type="spellEnd"/>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3CB2EA49" w:rsidR="000F7CFE" w:rsidRPr="00C747F7"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xml:space="preserve"> in any publishing software like WinWord or </w:t>
      </w:r>
      <w:proofErr w:type="spellStart"/>
      <w:r w:rsidRPr="005C40F9">
        <w:rPr>
          <w:rFonts w:ascii="Segoe UI" w:eastAsia="Times New Roman" w:hAnsi="Segoe UI" w:cs="Segoe UI"/>
          <w:color w:val="000000"/>
          <w:sz w:val="21"/>
          <w:szCs w:val="21"/>
        </w:rPr>
        <w:t>LaTex</w:t>
      </w:r>
      <w:proofErr w:type="spellEnd"/>
      <w:r w:rsidRPr="005C40F9">
        <w:rPr>
          <w:rFonts w:ascii="Segoe UI" w:eastAsia="Times New Roman" w:hAnsi="Segoe UI" w:cs="Segoe UI"/>
          <w:color w:val="000000"/>
          <w:sz w:val="21"/>
          <w:szCs w:val="21"/>
        </w:rPr>
        <w:t>.</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 xml:space="preserve">A CSS is a set of style rules for HTML </w:t>
      </w:r>
      <w:proofErr w:type="gramStart"/>
      <w:r>
        <w:rPr>
          <w:shd w:val="clear" w:color="auto" w:fill="FFFFFF"/>
        </w:rPr>
        <w:t>documents</w:t>
      </w:r>
      <w:proofErr w:type="gramEnd"/>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proofErr w:type="spellStart"/>
      <w:r w:rsidRPr="001246C8">
        <w:rPr>
          <w:rStyle w:val="HTMLCode"/>
          <w:rFonts w:ascii="Consolas" w:eastAsiaTheme="majorEastAsia" w:hAnsi="Consolas"/>
          <w:color w:val="FF0000"/>
        </w:rPr>
        <w:t>name:value</w:t>
      </w:r>
      <w:proofErr w:type="spellEnd"/>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w:t>
      </w:r>
      <w:proofErr w:type="gramStart"/>
      <w:r w:rsidRPr="001246C8">
        <w:t xml:space="preserve">... </w:t>
      </w:r>
      <w:r w:rsidRPr="00A86B50">
        <w:rPr>
          <w:b/>
          <w:bCs w:val="0"/>
          <w:color w:val="FF0000"/>
        </w:rPr>
        <w:t>;</w:t>
      </w:r>
      <w:proofErr w:type="gramEnd"/>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w:t>
      </w:r>
      <w:proofErr w:type="gramStart"/>
      <w:r w:rsidRPr="001246C8">
        <w:t xml:space="preserve">... </w:t>
      </w:r>
      <w:r w:rsidRPr="00A86B50">
        <w:rPr>
          <w:b/>
          <w:bCs w:val="0"/>
          <w:color w:val="FF0000"/>
        </w:rPr>
        <w:t>;</w:t>
      </w:r>
      <w:proofErr w:type="gramEnd"/>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w:t>
      </w:r>
      <w:proofErr w:type="gramStart"/>
      <w:r>
        <w:rPr>
          <w:color w:val="000000"/>
        </w:rPr>
        <w:t xml:space="preserve">{  </w:t>
      </w:r>
      <w:proofErr w:type="gramEnd"/>
      <w:r>
        <w:rPr>
          <w:color w:val="000000"/>
        </w:rPr>
        <w:t xml:space="preserve">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w:t>
      </w:r>
      <w:proofErr w:type="gramStart"/>
      <w:r>
        <w:rPr>
          <w:color w:val="000000"/>
        </w:rPr>
        <w:t>serif;;</w:t>
      </w:r>
      <w:proofErr w:type="gramEnd"/>
    </w:p>
    <w:p w14:paraId="76AFC716" w14:textId="77777777" w:rsidR="00837967" w:rsidRDefault="00837967" w:rsidP="00976B01">
      <w:pPr>
        <w:pStyle w:val="Code"/>
        <w:rPr>
          <w:color w:val="000000"/>
        </w:rPr>
      </w:pPr>
      <w:r>
        <w:rPr>
          <w:color w:val="000000"/>
        </w:rPr>
        <w:t xml:space="preserve">  font-size: </w:t>
      </w:r>
      <w:proofErr w:type="gramStart"/>
      <w:r>
        <w:rPr>
          <w:color w:val="000000"/>
        </w:rPr>
        <w:t>14px;</w:t>
      </w:r>
      <w:proofErr w:type="gramEnd"/>
    </w:p>
    <w:p w14:paraId="50759027" w14:textId="77777777" w:rsidR="00837967" w:rsidRDefault="00837967" w:rsidP="00976B01">
      <w:pPr>
        <w:pStyle w:val="Code"/>
        <w:rPr>
          <w:color w:val="000000"/>
        </w:rPr>
      </w:pPr>
      <w:r>
        <w:rPr>
          <w:color w:val="000000"/>
        </w:rPr>
        <w:t xml:space="preserve">  margin: 10px auto 10px </w:t>
      </w:r>
      <w:proofErr w:type="gramStart"/>
      <w:r>
        <w:rPr>
          <w:color w:val="000000"/>
        </w:rPr>
        <w:t xml:space="preserve">auto;  </w:t>
      </w:r>
      <w:r>
        <w:rPr>
          <w:rStyle w:val="color-comment"/>
          <w:rFonts w:ascii="Consolas" w:hAnsi="Consolas"/>
          <w:color w:val="009900"/>
        </w:rPr>
        <w:t>/</w:t>
      </w:r>
      <w:proofErr w:type="gramEnd"/>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w:t>
      </w:r>
      <w:proofErr w:type="gramStart"/>
      <w:r>
        <w:rPr>
          <w:color w:val="000000"/>
        </w:rPr>
        <w:t>0;</w:t>
      </w:r>
      <w:proofErr w:type="gramEnd"/>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lastRenderedPageBreak/>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proofErr w:type="spellStart"/>
      <w:r w:rsidRPr="005B101A">
        <w:rPr>
          <w:rStyle w:val="HTMLCode"/>
          <w:rFonts w:ascii="Consolas" w:eastAsiaTheme="majorEastAsia" w:hAnsi="Consolas"/>
          <w:color w:val="FF0000"/>
        </w:rPr>
        <w:t>name:value</w:t>
      </w:r>
      <w:proofErr w:type="spellEnd"/>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proofErr w:type="spellStart"/>
      <w:r w:rsidR="005B101A" w:rsidRPr="005B101A">
        <w:rPr>
          <w:rStyle w:val="HTMLCode"/>
          <w:rFonts w:ascii="Consolas" w:eastAsiaTheme="majorEastAsia" w:hAnsi="Consolas"/>
          <w:color w:val="000000"/>
        </w:rPr>
        <w:t>name:value</w:t>
      </w:r>
      <w:proofErr w:type="spellEnd"/>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If the same set of styles is applicable to more than one </w:t>
      </w:r>
      <w:proofErr w:type="gramStart"/>
      <w:r>
        <w:rPr>
          <w:rFonts w:ascii="Segoe UI" w:hAnsi="Segoe UI" w:cs="Segoe UI"/>
          <w:color w:val="000000"/>
          <w:sz w:val="21"/>
          <w:szCs w:val="21"/>
        </w:rPr>
        <w:t>elements</w:t>
      </w:r>
      <w:proofErr w:type="gramEnd"/>
      <w:r>
        <w:rPr>
          <w:rFonts w:ascii="Segoe UI" w:hAnsi="Segoe UI" w:cs="Segoe UI"/>
          <w:color w:val="000000"/>
          <w:sz w:val="21"/>
          <w:szCs w:val="21"/>
        </w:rPr>
        <w:t xml:space="preserve">, the selectors can be grouped together in one single rule (called Group-Selector). The </w:t>
      </w:r>
      <w:proofErr w:type="spellStart"/>
      <w:r>
        <w:rPr>
          <w:rFonts w:ascii="Segoe UI" w:hAnsi="Segoe UI" w:cs="Segoe UI"/>
          <w:color w:val="000000"/>
          <w:sz w:val="21"/>
          <w:szCs w:val="21"/>
        </w:rPr>
        <w:t>tagnames</w:t>
      </w:r>
      <w:proofErr w:type="spellEnd"/>
      <w:r>
        <w:rPr>
          <w:rFonts w:ascii="Segoe UI" w:hAnsi="Segoe UI" w:cs="Segoe UI"/>
          <w:color w:val="000000"/>
          <w:sz w:val="21"/>
          <w:szCs w:val="21"/>
        </w:rPr>
        <w:t xml:space="preserve">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w:t>
      </w:r>
      <w:proofErr w:type="gramStart"/>
      <w:r>
        <w:rPr>
          <w:color w:val="000000"/>
        </w:rPr>
        <w:t>center;</w:t>
      </w:r>
      <w:proofErr w:type="gramEnd"/>
    </w:p>
    <w:p w14:paraId="5B6F9D2A" w14:textId="77777777" w:rsidR="00837967" w:rsidRDefault="00837967" w:rsidP="00A61071">
      <w:pPr>
        <w:pStyle w:val="Code"/>
        <w:rPr>
          <w:color w:val="000000"/>
        </w:rPr>
      </w:pPr>
      <w:r>
        <w:rPr>
          <w:color w:val="000000"/>
        </w:rPr>
        <w:t xml:space="preserve">  font-family: "Trebuchet MS", "Segoe UI", Helvetica, Tahoma, Arial, Verdana, sans-</w:t>
      </w:r>
      <w:proofErr w:type="gramStart"/>
      <w:r>
        <w:rPr>
          <w:color w:val="000000"/>
        </w:rPr>
        <w:t>serif;</w:t>
      </w:r>
      <w:proofErr w:type="gramEnd"/>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CSS and HTML have different syntaxes!!! For example, HTML's attributes </w:t>
      </w:r>
      <w:proofErr w:type="gramStart"/>
      <w:r>
        <w:rPr>
          <w:rFonts w:ascii="Segoe UI" w:hAnsi="Segoe UI" w:cs="Segoe UI"/>
          <w:color w:val="000000"/>
          <w:sz w:val="21"/>
          <w:szCs w:val="21"/>
        </w:rPr>
        <w:t>uses</w:t>
      </w:r>
      <w:proofErr w:type="gramEnd"/>
      <w:r>
        <w:rPr>
          <w:rFonts w:ascii="Segoe UI" w:hAnsi="Segoe UI" w:cs="Segoe UI"/>
          <w:color w:val="000000"/>
          <w:sz w:val="21"/>
          <w:szCs w:val="21"/>
        </w:rPr>
        <w:t xml:space="preserve">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0000"/>
        </w:rPr>
        <w:t>src</w:t>
      </w:r>
      <w:proofErr w:type="spellEnd"/>
      <w:r>
        <w:rPr>
          <w:rFonts w:ascii="Consolas" w:hAnsi="Consolas"/>
          <w:color w:val="000000"/>
        </w:rPr>
        <w:t>="logo.gif" alt="Logo" height="10" width="20"&gt;</w:t>
      </w:r>
    </w:p>
    <w:p w14:paraId="5BD75AAE" w14:textId="5892450A" w:rsidR="00836DE5" w:rsidRPr="009C5F91" w:rsidRDefault="009C5F91" w:rsidP="009C5F91">
      <w:r>
        <w:t>Also, t</w:t>
      </w:r>
      <w:r w:rsidR="00586458" w:rsidRPr="009C5F91">
        <w:t>he comment /</w:t>
      </w:r>
      <w:proofErr w:type="gramStart"/>
      <w:r w:rsidR="00586458" w:rsidRPr="009C5F91">
        <w:t>*  *</w:t>
      </w:r>
      <w:proofErr w:type="gramEnd"/>
      <w:r w:rsidR="00586458" w:rsidRPr="009C5F91">
        <w:t xml:space="preserve">/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w:t>
      </w:r>
      <w:proofErr w:type="gramStart"/>
      <w:r>
        <w:rPr>
          <w:rFonts w:ascii="Consolas" w:hAnsi="Consolas"/>
          <w:color w:val="000000"/>
        </w:rPr>
        <w:t>{ margin</w:t>
      </w:r>
      <w:proofErr w:type="gramEnd"/>
      <w:r>
        <w:rPr>
          <w:rFonts w:ascii="Consolas" w:hAnsi="Consolas"/>
          <w:color w:val="000000"/>
        </w:rPr>
        <w:t xml:space="preserve">:0;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w:t>
      </w:r>
      <w:proofErr w:type="gramStart"/>
      <w:r w:rsidRPr="00FC1576">
        <w:rPr>
          <w:rFonts w:ascii="Consolas" w:eastAsia="Times New Roman" w:hAnsi="Consolas" w:cs="Courier New"/>
          <w:color w:val="000000"/>
          <w:sz w:val="20"/>
          <w:szCs w:val="20"/>
        </w:rPr>
        <w:t xml:space="preserve">{ </w:t>
      </w:r>
      <w:proofErr w:type="spellStart"/>
      <w:r w:rsidRPr="00FC1576">
        <w:rPr>
          <w:rFonts w:ascii="Consolas" w:eastAsia="Times New Roman" w:hAnsi="Consolas" w:cs="Courier New"/>
          <w:color w:val="000000"/>
          <w:sz w:val="20"/>
          <w:szCs w:val="20"/>
        </w:rPr>
        <w:t>background</w:t>
      </w:r>
      <w:proofErr w:type="gramEnd"/>
      <w:r w:rsidRPr="00FC1576">
        <w:rPr>
          <w:rFonts w:ascii="Consolas" w:eastAsia="Times New Roman" w:hAnsi="Consolas" w:cs="Courier New"/>
          <w:color w:val="000000"/>
          <w:sz w:val="20"/>
          <w:szCs w:val="20"/>
        </w:rPr>
        <w:t>-color:black</w:t>
      </w:r>
      <w:proofErr w:type="spellEnd"/>
      <w:r w:rsidRPr="00FC1576">
        <w:rPr>
          <w:rFonts w:ascii="Consolas" w:eastAsia="Times New Roman" w:hAnsi="Consolas" w:cs="Courier New"/>
          <w:color w:val="000000"/>
          <w:sz w:val="20"/>
          <w:szCs w:val="20"/>
        </w:rPr>
        <w:t xml:space="preserve">; </w:t>
      </w:r>
      <w:proofErr w:type="spellStart"/>
      <w:r w:rsidRPr="00FC1576">
        <w:rPr>
          <w:rFonts w:ascii="Consolas" w:eastAsia="Times New Roman" w:hAnsi="Consolas" w:cs="Courier New"/>
          <w:color w:val="000000"/>
          <w:sz w:val="20"/>
          <w:szCs w:val="20"/>
        </w:rPr>
        <w:t>color:white</w:t>
      </w:r>
      <w:proofErr w:type="spellEnd"/>
      <w:r w:rsidRPr="00FC1576">
        <w:rPr>
          <w:rFonts w:ascii="Consolas" w:eastAsia="Times New Roman" w:hAnsi="Consolas" w:cs="Courier New"/>
          <w:color w:val="000000"/>
          <w:sz w:val="20"/>
          <w:szCs w:val="20"/>
        </w:rPr>
        <w:t>;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xml:space="preserve"> followed by the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xml:space="preserve">, selects all elements with the given </w:t>
      </w:r>
      <w:proofErr w:type="spellStart"/>
      <w:r w:rsidRPr="00095251">
        <w:rPr>
          <w:rFonts w:ascii="Segoe UI" w:eastAsia="Times New Roman" w:hAnsi="Segoe UI" w:cs="Segoe UI"/>
          <w:color w:val="000000"/>
          <w:sz w:val="21"/>
          <w:szCs w:val="21"/>
        </w:rPr>
        <w:t>classname</w:t>
      </w:r>
      <w:proofErr w:type="spellEnd"/>
      <w:r w:rsidRPr="00095251">
        <w:rPr>
          <w:rFonts w:ascii="Segoe UI" w:eastAsia="Times New Roman" w:hAnsi="Segoe UI" w:cs="Segoe UI"/>
          <w:color w:val="000000"/>
          <w:sz w:val="21"/>
          <w:szCs w:val="21"/>
        </w:rPr>
        <w:t>,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.f</w:t>
      </w:r>
      <w:proofErr w:type="gramEnd"/>
      <w:r w:rsidRPr="00095251">
        <w:rPr>
          <w:rFonts w:ascii="Consolas" w:eastAsia="Times New Roman" w:hAnsi="Consolas" w:cs="Courier New"/>
          <w:color w:val="E31B23"/>
          <w:sz w:val="20"/>
          <w:szCs w:val="20"/>
        </w:rPr>
        <w:t>14px_i</w:t>
      </w:r>
      <w:r w:rsidRPr="00095251">
        <w:rPr>
          <w:rFonts w:ascii="Consolas" w:eastAsia="Times New Roman" w:hAnsi="Consolas" w:cs="Courier New"/>
          <w:color w:val="000000"/>
          <w:sz w:val="20"/>
          <w:szCs w:val="20"/>
        </w:rPr>
        <w:t xml:space="preserve">   { font-size:14px; </w:t>
      </w:r>
      <w:proofErr w:type="spellStart"/>
      <w:r w:rsidRPr="00095251">
        <w:rPr>
          <w:rFonts w:ascii="Consolas" w:eastAsia="Times New Roman" w:hAnsi="Consolas" w:cs="Courier New"/>
          <w:color w:val="000000"/>
          <w:sz w:val="20"/>
          <w:szCs w:val="20"/>
        </w:rPr>
        <w:t>font-style:italic</w:t>
      </w:r>
      <w:proofErr w:type="spellEnd"/>
      <w:r w:rsidRPr="00095251">
        <w:rPr>
          <w:rFonts w:ascii="Consolas" w:eastAsia="Times New Roman" w:hAnsi="Consolas" w:cs="Courier New"/>
          <w:color w:val="000000"/>
          <w:sz w:val="20"/>
          <w:szCs w:val="20"/>
        </w:rPr>
        <w:t>;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.f</w:t>
      </w:r>
      <w:proofErr w:type="gramEnd"/>
      <w:r w:rsidRPr="00095251">
        <w:rPr>
          <w:rFonts w:ascii="Consolas" w:eastAsia="Times New Roman" w:hAnsi="Consolas" w:cs="Courier New"/>
          <w:color w:val="E31B23"/>
          <w:sz w:val="20"/>
          <w:szCs w:val="20"/>
        </w:rPr>
        <w:t>16px_b</w:t>
      </w:r>
      <w:r w:rsidRPr="00095251">
        <w:rPr>
          <w:rFonts w:ascii="Consolas" w:eastAsia="Times New Roman" w:hAnsi="Consolas" w:cs="Courier New"/>
          <w:color w:val="000000"/>
          <w:sz w:val="20"/>
          <w:szCs w:val="20"/>
        </w:rPr>
        <w:t xml:space="preserve">   { font-size:16px; </w:t>
      </w:r>
      <w:proofErr w:type="spellStart"/>
      <w:r w:rsidRPr="00095251">
        <w:rPr>
          <w:rFonts w:ascii="Consolas" w:eastAsia="Times New Roman" w:hAnsi="Consolas" w:cs="Courier New"/>
          <w:color w:val="000000"/>
          <w:sz w:val="20"/>
          <w:szCs w:val="20"/>
        </w:rPr>
        <w:t>font-weight:bold</w:t>
      </w:r>
      <w:proofErr w:type="spellEnd"/>
      <w:r w:rsidRPr="00095251">
        <w:rPr>
          <w:rFonts w:ascii="Consolas" w:eastAsia="Times New Roman" w:hAnsi="Consolas" w:cs="Courier New"/>
          <w:color w:val="000000"/>
          <w:sz w:val="20"/>
          <w:szCs w:val="20"/>
        </w:rPr>
        <w:t>;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.red</w:t>
      </w:r>
      <w:proofErr w:type="gramEnd"/>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color:red</w:t>
      </w:r>
      <w:proofErr w:type="spellEnd"/>
      <w:r w:rsidRPr="00095251">
        <w:rPr>
          <w:rFonts w:ascii="Consolas" w:eastAsia="Times New Roman" w:hAnsi="Consolas" w:cs="Courier New"/>
          <w:color w:val="000000"/>
          <w:sz w:val="20"/>
          <w:szCs w:val="20"/>
        </w:rPr>
        <w:t>;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gramStart"/>
      <w:r w:rsidRPr="00095251">
        <w:rPr>
          <w:rFonts w:ascii="Consolas" w:eastAsia="Times New Roman" w:hAnsi="Consolas" w:cs="Courier New"/>
          <w:color w:val="E31B23"/>
          <w:sz w:val="20"/>
          <w:szCs w:val="20"/>
        </w:rPr>
        <w:t>.underline</w:t>
      </w:r>
      <w:proofErr w:type="gramEnd"/>
      <w:r w:rsidRPr="00095251">
        <w:rPr>
          <w:rFonts w:ascii="Consolas" w:eastAsia="Times New Roman" w:hAnsi="Consolas" w:cs="Courier New"/>
          <w:color w:val="000000"/>
          <w:sz w:val="20"/>
          <w:szCs w:val="20"/>
        </w:rPr>
        <w:t xml:space="preserve"> { </w:t>
      </w:r>
      <w:proofErr w:type="spellStart"/>
      <w:r w:rsidRPr="00095251">
        <w:rPr>
          <w:rFonts w:ascii="Consolas" w:eastAsia="Times New Roman" w:hAnsi="Consolas" w:cs="Courier New"/>
          <w:color w:val="000000"/>
          <w:sz w:val="20"/>
          <w:szCs w:val="20"/>
        </w:rPr>
        <w:t>text-decoration:underline</w:t>
      </w:r>
      <w:proofErr w:type="spellEnd"/>
      <w:r w:rsidRPr="00095251">
        <w:rPr>
          <w:rFonts w:ascii="Consolas" w:eastAsia="Times New Roman" w:hAnsi="Consolas" w:cs="Courier New"/>
          <w:color w:val="000000"/>
          <w:sz w:val="20"/>
          <w:szCs w:val="20"/>
        </w:rPr>
        <w:t>;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 xml:space="preserve">&gt;Text is 14px and </w:t>
      </w:r>
      <w:proofErr w:type="gramStart"/>
      <w:r w:rsidRPr="00095251">
        <w:rPr>
          <w:rFonts w:ascii="Consolas" w:eastAsia="Times New Roman" w:hAnsi="Consolas" w:cs="Courier New"/>
          <w:color w:val="000000"/>
          <w:sz w:val="20"/>
          <w:szCs w:val="20"/>
        </w:rPr>
        <w:t>italic.&lt;</w:t>
      </w:r>
      <w:proofErr w:type="gramEnd"/>
      <w:r w:rsidRPr="00095251">
        <w:rPr>
          <w:rFonts w:ascii="Consolas" w:eastAsia="Times New Roman" w:hAnsi="Consolas" w:cs="Courier New"/>
          <w:color w:val="000000"/>
          <w:sz w:val="20"/>
          <w:szCs w:val="20"/>
        </w:rPr>
        <w: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 xml:space="preserve">&gt;Text is 16px and </w:t>
      </w:r>
      <w:proofErr w:type="gramStart"/>
      <w:r w:rsidRPr="00095251">
        <w:rPr>
          <w:rFonts w:ascii="Consolas" w:eastAsia="Times New Roman" w:hAnsi="Consolas" w:cs="Courier New"/>
          <w:color w:val="000000"/>
          <w:sz w:val="20"/>
          <w:szCs w:val="20"/>
        </w:rPr>
        <w:t>bold.&lt;</w:t>
      </w:r>
      <w:proofErr w:type="gramEnd"/>
      <w:r w:rsidRPr="00095251">
        <w:rPr>
          <w:rFonts w:ascii="Consolas" w:eastAsia="Times New Roman" w:hAnsi="Consolas" w:cs="Courier New"/>
          <w:color w:val="000000"/>
          <w:sz w:val="20"/>
          <w:szCs w:val="20"/>
        </w:rPr>
        <w: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lastRenderedPageBreak/>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 xml:space="preserve">&gt;Text is 14px and italic, and </w:t>
      </w:r>
      <w:proofErr w:type="gramStart"/>
      <w:r w:rsidRPr="00095251">
        <w:rPr>
          <w:rFonts w:ascii="Consolas" w:eastAsia="Times New Roman" w:hAnsi="Consolas" w:cs="Courier New"/>
          <w:color w:val="000000"/>
          <w:sz w:val="20"/>
          <w:szCs w:val="20"/>
        </w:rPr>
        <w:t>underlined.&lt;</w:t>
      </w:r>
      <w:proofErr w:type="gramEnd"/>
      <w:r w:rsidRPr="00095251">
        <w:rPr>
          <w:rFonts w:ascii="Consolas" w:eastAsia="Times New Roman" w:hAnsi="Consolas" w:cs="Courier New"/>
          <w:color w:val="000000"/>
          <w:sz w:val="20"/>
          <w:szCs w:val="20"/>
        </w:rPr>
        <w: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 xml:space="preserve">&gt;Text is 16px and bold, in red and </w:t>
      </w:r>
      <w:proofErr w:type="gramStart"/>
      <w:r w:rsidRPr="00095251">
        <w:rPr>
          <w:rFonts w:ascii="Consolas" w:eastAsia="Times New Roman" w:hAnsi="Consolas" w:cs="Courier New"/>
          <w:color w:val="000000"/>
          <w:sz w:val="20"/>
          <w:szCs w:val="20"/>
        </w:rPr>
        <w:t>underlined.&lt;</w:t>
      </w:r>
      <w:proofErr w:type="gramEnd"/>
      <w:r w:rsidRPr="00095251">
        <w:rPr>
          <w:rFonts w:ascii="Consolas" w:eastAsia="Times New Roman" w:hAnsi="Consolas" w:cs="Courier New"/>
          <w:color w:val="000000"/>
          <w:sz w:val="20"/>
          <w:szCs w:val="20"/>
        </w:rPr>
        <w: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proofErr w:type="gramStart"/>
      <w:r>
        <w:rPr>
          <w:rFonts w:ascii="Segoe UI" w:hAnsi="Segoe UI" w:cs="Segoe UI"/>
          <w:color w:val="000000"/>
          <w:sz w:val="21"/>
          <w:szCs w:val="21"/>
        </w:rPr>
        <w:t>The ID-selector,</w:t>
      </w:r>
      <w:proofErr w:type="gramEnd"/>
      <w:r>
        <w:rPr>
          <w:rFonts w:ascii="Segoe UI" w:hAnsi="Segoe UI" w:cs="Segoe UI"/>
          <w:color w:val="000000"/>
          <w:sz w:val="21"/>
          <w:szCs w:val="21"/>
        </w:rPr>
        <w:t xml:space="preserve">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font-size:16px; </w:t>
      </w:r>
      <w:proofErr w:type="spellStart"/>
      <w:r>
        <w:rPr>
          <w:rFonts w:ascii="Consolas" w:hAnsi="Consolas"/>
          <w:color w:val="000000"/>
        </w:rPr>
        <w:t>align:center</w:t>
      </w:r>
      <w:proofErr w:type="spellEnd"/>
      <w:r>
        <w:rPr>
          <w:rFonts w:ascii="Consolas" w:hAnsi="Consolas"/>
          <w:color w:val="000000"/>
        </w:rPr>
        <w:t xml:space="preserve">; </w:t>
      </w:r>
      <w:proofErr w:type="spellStart"/>
      <w:r>
        <w:rPr>
          <w:rFonts w:ascii="Consolas" w:hAnsi="Consolas"/>
          <w:color w:val="000000"/>
        </w:rPr>
        <w:t>font-style:bold</w:t>
      </w:r>
      <w:proofErr w:type="spellEnd"/>
      <w:r>
        <w:rPr>
          <w:rFonts w:ascii="Consolas" w:hAnsi="Consolas"/>
          <w:color w:val="000000"/>
        </w:rPr>
        <w:t>;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w:t>
      </w:r>
      <w:proofErr w:type="gramStart"/>
      <w:r>
        <w:rPr>
          <w:rStyle w:val="color-new"/>
          <w:rFonts w:ascii="Consolas" w:hAnsi="Consolas"/>
          <w:color w:val="E31B23"/>
        </w:rPr>
        <w:t>1</w:t>
      </w:r>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text-transform:uppercase</w:t>
      </w:r>
      <w:proofErr w:type="spellEnd"/>
      <w:r>
        <w:rPr>
          <w:rFonts w:ascii="Consolas" w:hAnsi="Consolas"/>
          <w:color w:val="000000"/>
        </w:rPr>
        <w:t xml:space="preserv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font-size:14px; </w:t>
      </w:r>
      <w:proofErr w:type="spellStart"/>
      <w:r>
        <w:rPr>
          <w:rFonts w:ascii="Consolas" w:hAnsi="Consolas"/>
          <w:color w:val="000000"/>
        </w:rPr>
        <w:t>align:justify</w:t>
      </w:r>
      <w:proofErr w:type="spellEnd"/>
      <w:r>
        <w:rPr>
          <w:rFonts w:ascii="Consolas" w:hAnsi="Consolas"/>
          <w:color w:val="000000"/>
        </w:rPr>
        <w:t>;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w:t>
      </w:r>
      <w:proofErr w:type="gramStart"/>
      <w:r>
        <w:rPr>
          <w:rFonts w:ascii="Consolas" w:hAnsi="Consolas"/>
          <w:color w:val="000000"/>
        </w:rPr>
        <w:t>{ color</w:t>
      </w:r>
      <w:proofErr w:type="gramEnd"/>
      <w:r>
        <w:rPr>
          <w:rFonts w:ascii="Consolas" w:hAnsi="Consolas"/>
          <w:color w:val="000000"/>
        </w:rPr>
        <w:t xml:space="preserve">:#FF0000; </w:t>
      </w:r>
      <w:proofErr w:type="spellStart"/>
      <w:r>
        <w:rPr>
          <w:rFonts w:ascii="Consolas" w:hAnsi="Consolas"/>
          <w:color w:val="000000"/>
        </w:rPr>
        <w:t>text-decoration:underline</w:t>
      </w:r>
      <w:proofErr w:type="spellEnd"/>
      <w:r>
        <w:rPr>
          <w:rFonts w:ascii="Consolas" w:hAnsi="Consolas"/>
          <w:color w:val="000000"/>
        </w:rPr>
        <w:t xml:space="preserv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font-size:12px; </w:t>
      </w:r>
      <w:proofErr w:type="spellStart"/>
      <w:r>
        <w:rPr>
          <w:rFonts w:ascii="Consolas" w:hAnsi="Consolas"/>
          <w:color w:val="000000"/>
        </w:rPr>
        <w:t>align:right</w:t>
      </w:r>
      <w:proofErr w:type="spellEnd"/>
      <w:r>
        <w:rPr>
          <w:rFonts w:ascii="Consolas" w:hAnsi="Consolas"/>
          <w:color w:val="000000"/>
        </w:rPr>
        <w: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proofErr w:type="gramStart"/>
      <w:r>
        <w:rPr>
          <w:rFonts w:ascii="Consolas" w:hAnsi="Consolas"/>
          <w:color w:val="000000"/>
        </w:rPr>
        <w:t xml:space="preserve">   {</w:t>
      </w:r>
      <w:proofErr w:type="gramEnd"/>
      <w:r>
        <w:rPr>
          <w:rFonts w:ascii="Consolas" w:hAnsi="Consolas"/>
          <w:color w:val="000000"/>
        </w:rPr>
        <w:t xml:space="preserve"> color:#00FF00; </w:t>
      </w:r>
      <w:proofErr w:type="spellStart"/>
      <w:r>
        <w:rPr>
          <w:rFonts w:ascii="Consolas" w:hAnsi="Consolas"/>
          <w:color w:val="000000"/>
        </w:rPr>
        <w:t>text-decoration:none</w:t>
      </w:r>
      <w:proofErr w:type="spellEnd"/>
      <w:r>
        <w:rPr>
          <w:rFonts w:ascii="Consolas" w:hAnsi="Consolas"/>
          <w:color w:val="000000"/>
        </w:rPr>
        <w:t xml:space="preserv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xml:space="preserve"> with </w:t>
      </w:r>
      <w:proofErr w:type="spellStart"/>
      <w:r w:rsidRPr="00AE14B9">
        <w:rPr>
          <w:rFonts w:ascii="Segoe UI" w:eastAsia="Times New Roman" w:hAnsi="Segoe UI" w:cs="Segoe UI"/>
          <w:color w:val="000000"/>
          <w:sz w:val="21"/>
          <w:szCs w:val="21"/>
        </w:rPr>
        <w:t>classname</w:t>
      </w:r>
      <w:proofErr w:type="spellEnd"/>
      <w:r w:rsidRPr="00AE14B9">
        <w:rPr>
          <w:rFonts w:ascii="Segoe UI" w:eastAsia="Times New Roman" w:hAnsi="Segoe UI" w:cs="Segoe UI"/>
          <w:color w:val="000000"/>
          <w:sz w:val="21"/>
          <w:szCs w:val="21"/>
        </w:rPr>
        <w:t xml:space="preserv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w:t>
      </w:r>
      <w:proofErr w:type="gramStart"/>
      <w:r w:rsidRPr="00AE14B9">
        <w:rPr>
          <w:rFonts w:ascii="Consolas" w:eastAsia="Times New Roman" w:hAnsi="Consolas" w:cs="Courier New"/>
          <w:color w:val="000000"/>
          <w:sz w:val="20"/>
          <w:szCs w:val="20"/>
        </w:rPr>
        <w:t xml:space="preserve">   {</w:t>
      </w:r>
      <w:proofErr w:type="gramEnd"/>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color:black</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AE14B9">
        <w:rPr>
          <w:rFonts w:ascii="Consolas" w:eastAsia="Times New Roman" w:hAnsi="Consolas" w:cs="Courier New"/>
          <w:color w:val="E31B23"/>
          <w:sz w:val="20"/>
          <w:szCs w:val="20"/>
        </w:rPr>
        <w:t>p.red</w:t>
      </w:r>
      <w:proofErr w:type="spellEnd"/>
      <w:r w:rsidRPr="00AE14B9">
        <w:rPr>
          <w:rFonts w:ascii="Consolas" w:eastAsia="Times New Roman" w:hAnsi="Consolas" w:cs="Courier New"/>
          <w:color w:val="000000"/>
          <w:sz w:val="20"/>
          <w:szCs w:val="20"/>
        </w:rPr>
        <w:t xml:space="preserve">   </w:t>
      </w:r>
      <w:proofErr w:type="gramStart"/>
      <w:r w:rsidRPr="00AE14B9">
        <w:rPr>
          <w:rFonts w:ascii="Consolas" w:eastAsia="Times New Roman" w:hAnsi="Consolas" w:cs="Courier New"/>
          <w:color w:val="000000"/>
          <w:sz w:val="20"/>
          <w:szCs w:val="20"/>
        </w:rPr>
        <w:t xml:space="preserve">   {</w:t>
      </w:r>
      <w:proofErr w:type="gramEnd"/>
      <w:r w:rsidRPr="00AE14B9">
        <w:rPr>
          <w:rFonts w:ascii="Consolas" w:eastAsia="Times New Roman" w:hAnsi="Consolas" w:cs="Courier New"/>
          <w:color w:val="000000"/>
          <w:sz w:val="20"/>
          <w:szCs w:val="20"/>
        </w:rPr>
        <w:t xml:space="preserve"> </w:t>
      </w:r>
      <w:proofErr w:type="spellStart"/>
      <w:r w:rsidRPr="00AE14B9">
        <w:rPr>
          <w:rFonts w:ascii="Consolas" w:eastAsia="Times New Roman" w:hAnsi="Consolas" w:cs="Courier New"/>
          <w:color w:val="000000"/>
          <w:sz w:val="20"/>
          <w:szCs w:val="20"/>
        </w:rPr>
        <w:t>color:red</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proofErr w:type="gramStart"/>
      <w:r w:rsidRPr="00AE14B9">
        <w:rPr>
          <w:rFonts w:ascii="Consolas" w:eastAsia="Times New Roman" w:hAnsi="Consolas" w:cs="Courier New"/>
          <w:color w:val="E31B23"/>
          <w:sz w:val="20"/>
          <w:szCs w:val="20"/>
        </w:rPr>
        <w:t>p.blue</w:t>
      </w:r>
      <w:proofErr w:type="spellEnd"/>
      <w:proofErr w:type="gramEnd"/>
      <w:r w:rsidRPr="00AE14B9">
        <w:rPr>
          <w:rFonts w:ascii="Consolas" w:eastAsia="Times New Roman" w:hAnsi="Consolas" w:cs="Courier New"/>
          <w:color w:val="000000"/>
          <w:sz w:val="20"/>
          <w:szCs w:val="20"/>
        </w:rPr>
        <w:t xml:space="preserve">     { </w:t>
      </w:r>
      <w:proofErr w:type="spellStart"/>
      <w:r w:rsidRPr="00AE14B9">
        <w:rPr>
          <w:rFonts w:ascii="Consolas" w:eastAsia="Times New Roman" w:hAnsi="Consolas" w:cs="Courier New"/>
          <w:color w:val="000000"/>
          <w:sz w:val="20"/>
          <w:szCs w:val="20"/>
        </w:rPr>
        <w:t>color:blue</w:t>
      </w:r>
      <w:proofErr w:type="spellEnd"/>
      <w:r w:rsidRPr="00AE14B9">
        <w:rPr>
          <w:rFonts w:ascii="Consolas" w:eastAsia="Times New Roman" w:hAnsi="Consolas" w:cs="Courier New"/>
          <w:color w:val="000000"/>
          <w:sz w:val="20"/>
          <w:szCs w:val="20"/>
        </w:rPr>
        <w:t xml:space="preserv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&lt;p&gt;This paragraph is in black (default </w:t>
      </w:r>
      <w:proofErr w:type="gramStart"/>
      <w:r w:rsidRPr="00AE14B9">
        <w:rPr>
          <w:rFonts w:ascii="Consolas" w:eastAsia="Times New Roman" w:hAnsi="Consolas" w:cs="Courier New"/>
          <w:color w:val="000000"/>
          <w:sz w:val="20"/>
          <w:szCs w:val="20"/>
        </w:rPr>
        <w:t>style)&lt;</w:t>
      </w:r>
      <w:proofErr w:type="gramEnd"/>
      <w:r w:rsidRPr="00AE14B9">
        <w:rPr>
          <w:rFonts w:ascii="Consolas" w:eastAsia="Times New Roman" w:hAnsi="Consolas" w:cs="Courier New"/>
          <w:color w:val="000000"/>
          <w:sz w:val="20"/>
          <w:szCs w:val="20"/>
        </w:rPr>
        <w: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 xml:space="preserve">&gt;This paragraph, of class="blue", is in </w:t>
      </w:r>
      <w:proofErr w:type="gramStart"/>
      <w:r w:rsidRPr="00AE14B9">
        <w:rPr>
          <w:rFonts w:ascii="Consolas" w:eastAsia="Times New Roman" w:hAnsi="Consolas" w:cs="Courier New"/>
          <w:color w:val="000000"/>
          <w:sz w:val="20"/>
          <w:szCs w:val="20"/>
        </w:rPr>
        <w:t>blue.&lt;</w:t>
      </w:r>
      <w:proofErr w:type="gramEnd"/>
      <w:r w:rsidRPr="00AE14B9">
        <w:rPr>
          <w:rFonts w:ascii="Consolas" w:eastAsia="Times New Roman" w:hAnsi="Consolas" w:cs="Courier New"/>
          <w:color w:val="000000"/>
          <w:sz w:val="20"/>
          <w:szCs w:val="20"/>
        </w:rPr>
        <w: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proofErr w:type="gramStart"/>
      <w:r w:rsidR="00FB0461">
        <w:t>it’s</w:t>
      </w:r>
      <w:proofErr w:type="gramEnd"/>
      <w:r w:rsidR="00FB0461">
        <w:t xml:space="preserve">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w:t>
      </w:r>
      <w:proofErr w:type="spellStart"/>
      <w:r>
        <w:rPr>
          <w:rStyle w:val="font-code"/>
          <w:rFonts w:ascii="Consolas" w:hAnsi="Consolas" w:cs="Segoe UI"/>
          <w:color w:val="000000"/>
          <w:sz w:val="21"/>
          <w:szCs w:val="21"/>
        </w:rPr>
        <w:t>att</w:t>
      </w:r>
      <w:proofErr w:type="spellEnd"/>
      <w:r>
        <w:rPr>
          <w:rStyle w:val="font-code"/>
          <w:rFonts w:ascii="Consolas" w:hAnsi="Consolas" w:cs="Segoe UI"/>
          <w:color w:val="000000"/>
          <w:sz w:val="21"/>
          <w:szCs w:val="21"/>
        </w:rPr>
        <w: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You can apply the same style definitions to multiple selectors, by separating the selectors with a </w:t>
      </w:r>
      <w:proofErr w:type="gramStart"/>
      <w:r>
        <w:rPr>
          <w:rFonts w:ascii="Segoe UI" w:hAnsi="Segoe UI" w:cs="Segoe UI"/>
          <w:color w:val="000000"/>
          <w:sz w:val="21"/>
          <w:szCs w:val="21"/>
        </w:rPr>
        <w:t>commas</w:t>
      </w:r>
      <w:proofErr w:type="gramEnd"/>
      <w:r>
        <w:rPr>
          <w:rFonts w:ascii="Segoe UI" w:hAnsi="Segoe UI" w:cs="Segoe UI"/>
          <w:color w:val="000000"/>
          <w:sz w:val="21"/>
          <w:szCs w:val="21"/>
        </w:rPr>
        <w:t xml:space="preserve">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lastRenderedPageBreak/>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w:t>
      </w:r>
      <w:proofErr w:type="gramStart"/>
      <w:r>
        <w:rPr>
          <w:rFonts w:ascii="Consolas" w:hAnsi="Consolas"/>
          <w:color w:val="000000"/>
        </w:rPr>
        <w:t xml:space="preserve">{ </w:t>
      </w:r>
      <w:r>
        <w:rPr>
          <w:rStyle w:val="Emphasis"/>
          <w:rFonts w:ascii="Consolas" w:hAnsi="Consolas"/>
          <w:color w:val="000000"/>
        </w:rPr>
        <w:t>style</w:t>
      </w:r>
      <w:proofErr w:type="gramEnd"/>
      <w:r>
        <w:rPr>
          <w:rStyle w:val="Emphasis"/>
          <w:rFonts w:ascii="Consolas" w:hAnsi="Consolas"/>
          <w:color w:val="000000"/>
        </w:rPr>
        <w:t>-definitions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h1</w:t>
      </w:r>
      <w:proofErr w:type="gramStart"/>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normal</w:t>
      </w:r>
      <w:proofErr w:type="gramEnd"/>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w:t>
      </w:r>
    </w:p>
    <w:p w14:paraId="7CD93DA5" w14:textId="3EBA2B37" w:rsidR="007A6174" w:rsidRDefault="00906597" w:rsidP="00BF056B">
      <w:pPr>
        <w:pStyle w:val="Heading4"/>
      </w:pPr>
      <w:r>
        <w:t xml:space="preserve">Descendant, </w:t>
      </w:r>
      <w:r w:rsidR="00BF056B">
        <w:t>Child, Sibling selectors</w:t>
      </w:r>
      <w:r w:rsidR="00AE2A13">
        <w:t>: space, &gt;</w:t>
      </w:r>
      <w:proofErr w:type="gramStart"/>
      <w:r w:rsidR="00AE2A13">
        <w:t xml:space="preserve">, </w:t>
      </w:r>
      <w:r w:rsidR="008779BD">
        <w:t>:</w:t>
      </w:r>
      <w:proofErr w:type="gramEnd"/>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w:t>
      </w:r>
      <w:proofErr w:type="gramStart"/>
      <w:r w:rsidR="00AA681B">
        <w:rPr>
          <w:rFonts w:ascii="Segoe UI" w:hAnsi="Segoe UI" w:cs="Segoe UI"/>
          <w:color w:val="000000"/>
          <w:sz w:val="21"/>
          <w:szCs w:val="21"/>
        </w:rPr>
        <w:t>i.e.</w:t>
      </w:r>
      <w:proofErr w:type="gramEnd"/>
      <w:r w:rsidR="00AA681B">
        <w:rPr>
          <w:rFonts w:ascii="Segoe UI" w:hAnsi="Segoe UI" w:cs="Segoe UI"/>
          <w:color w:val="000000"/>
          <w:sz w:val="21"/>
          <w:szCs w:val="21"/>
        </w:rPr>
        <w:t xml:space="preserv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w:t>
      </w:r>
      <w:proofErr w:type="gramStart"/>
      <w:r w:rsidR="00BF056B">
        <w:rPr>
          <w:rFonts w:ascii="Consolas" w:hAnsi="Consolas"/>
          <w:color w:val="000000"/>
        </w:rPr>
        <w:t xml:space="preserve">{ </w:t>
      </w:r>
      <w:proofErr w:type="spellStart"/>
      <w:r w:rsidR="00BF056B">
        <w:rPr>
          <w:rFonts w:ascii="Consolas" w:hAnsi="Consolas"/>
          <w:color w:val="000000"/>
        </w:rPr>
        <w:t>color</w:t>
      </w:r>
      <w:proofErr w:type="gramEnd"/>
      <w:r w:rsidR="00BF056B">
        <w:rPr>
          <w:rFonts w:ascii="Consolas" w:hAnsi="Consolas"/>
          <w:color w:val="000000"/>
        </w:rPr>
        <w:t>:red</w:t>
      </w:r>
      <w:proofErr w:type="spellEnd"/>
      <w:r w:rsidR="00BF056B">
        <w:rPr>
          <w:rFonts w:ascii="Consolas" w:hAnsi="Consolas"/>
          <w:color w:val="000000"/>
        </w:rPr>
        <w:t>;</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w:t>
      </w:r>
      <w:proofErr w:type="gramStart"/>
      <w:r w:rsidR="00B55E6D" w:rsidRPr="00B55E6D">
        <w:t>1</w:t>
      </w:r>
      <w:r w:rsidR="00DD372B">
        <w:t xml:space="preserve"> </w:t>
      </w:r>
      <w:r w:rsidR="00B55E6D" w:rsidRPr="00B55E6D">
        <w:t>:</w:t>
      </w:r>
      <w:proofErr w:type="gramEnd"/>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w:t>
      </w:r>
      <w:proofErr w:type="spellStart"/>
      <w:proofErr w:type="gramStart"/>
      <w:r w:rsidRPr="00AE14B9">
        <w:rPr>
          <w:rFonts w:ascii="Consolas" w:eastAsia="Times New Roman" w:hAnsi="Consolas" w:cs="Courier New"/>
          <w:color w:val="000000"/>
          <w:sz w:val="20"/>
          <w:szCs w:val="20"/>
        </w:rPr>
        <w:t>color:</w:t>
      </w:r>
      <w:r w:rsidR="00101E06">
        <w:rPr>
          <w:rFonts w:ascii="Consolas" w:eastAsia="Times New Roman" w:hAnsi="Consolas" w:cs="Courier New"/>
          <w:color w:val="000000"/>
          <w:sz w:val="20"/>
          <w:szCs w:val="20"/>
        </w:rPr>
        <w:t>red</w:t>
      </w:r>
      <w:proofErr w:type="spellEnd"/>
      <w:proofErr w:type="gramEnd"/>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w:t>
      </w:r>
      <w:proofErr w:type="gramStart"/>
      <w:r>
        <w:rPr>
          <w:rFonts w:ascii="Consolas" w:eastAsia="Times New Roman" w:hAnsi="Consolas" w:cs="Courier New"/>
          <w:color w:val="E31B23"/>
          <w:sz w:val="20"/>
          <w:szCs w:val="20"/>
        </w:rPr>
        <w:t>1 :</w:t>
      </w:r>
      <w:proofErr w:type="gramEnd"/>
      <w:r>
        <w:rPr>
          <w:rFonts w:ascii="Consolas" w:eastAsia="Times New Roman" w:hAnsi="Consolas" w:cs="Courier New"/>
          <w:color w:val="E31B23"/>
          <w:sz w:val="20"/>
          <w:szCs w:val="20"/>
        </w:rPr>
        <w:t xml:space="preserve"> T2 </w:t>
      </w:r>
      <w:r w:rsidR="00534673" w:rsidRPr="00AE14B9">
        <w:rPr>
          <w:rFonts w:ascii="Consolas" w:eastAsia="Times New Roman" w:hAnsi="Consolas" w:cs="Courier New"/>
          <w:color w:val="000000"/>
          <w:sz w:val="20"/>
          <w:szCs w:val="20"/>
        </w:rPr>
        <w:t>{</w:t>
      </w:r>
      <w:proofErr w:type="spellStart"/>
      <w:r w:rsidR="00534673" w:rsidRPr="00AE14B9">
        <w:rPr>
          <w:rFonts w:ascii="Consolas" w:eastAsia="Times New Roman" w:hAnsi="Consolas" w:cs="Courier New"/>
          <w:color w:val="000000"/>
          <w:sz w:val="20"/>
          <w:szCs w:val="20"/>
        </w:rPr>
        <w:t>color:red</w:t>
      </w:r>
      <w:proofErr w:type="spellEnd"/>
      <w:r w:rsidR="00534673" w:rsidRPr="00AE14B9">
        <w:rPr>
          <w:rFonts w:ascii="Consolas" w:eastAsia="Times New Roman" w:hAnsi="Consolas" w:cs="Courier New"/>
          <w:color w:val="000000"/>
          <w:sz w:val="20"/>
          <w:szCs w:val="20"/>
        </w:rPr>
        <w:t>;}</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 xml:space="preserve">T1 ~ </w:t>
      </w:r>
      <w:proofErr w:type="gramStart"/>
      <w:r w:rsidR="00DD372B">
        <w:rPr>
          <w:rStyle w:val="font-code"/>
        </w:rPr>
        <w:t>T2</w:t>
      </w:r>
      <w:proofErr w:type="gramEnd"/>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w:t>
      </w:r>
      <w:proofErr w:type="spellStart"/>
      <w:proofErr w:type="gramStart"/>
      <w:r w:rsidRPr="00AE14B9">
        <w:rPr>
          <w:rFonts w:ascii="Consolas" w:eastAsia="Times New Roman" w:hAnsi="Consolas" w:cs="Courier New"/>
          <w:color w:val="000000"/>
          <w:sz w:val="20"/>
          <w:szCs w:val="20"/>
        </w:rPr>
        <w:t>color:</w:t>
      </w:r>
      <w:r>
        <w:rPr>
          <w:rFonts w:ascii="Consolas" w:eastAsia="Times New Roman" w:hAnsi="Consolas" w:cs="Courier New"/>
          <w:color w:val="000000"/>
          <w:sz w:val="20"/>
          <w:szCs w:val="20"/>
        </w:rPr>
        <w:t>red</w:t>
      </w:r>
      <w:proofErr w:type="spellEnd"/>
      <w:proofErr w:type="gramEnd"/>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w:t>
      </w:r>
      <w:proofErr w:type="gramStart"/>
      <w:r>
        <w:rPr>
          <w:rFonts w:ascii="Consolas" w:eastAsia="Times New Roman" w:hAnsi="Consolas" w:cs="Courier New"/>
          <w:color w:val="009900"/>
          <w:sz w:val="20"/>
          <w:szCs w:val="20"/>
        </w:rPr>
        <w:t>1,T</w:t>
      </w:r>
      <w:proofErr w:type="gramEnd"/>
      <w:r>
        <w:rPr>
          <w:rFonts w:ascii="Consolas" w:eastAsia="Times New Roman" w:hAnsi="Consolas" w:cs="Courier New"/>
          <w:color w:val="009900"/>
          <w:sz w:val="20"/>
          <w:szCs w:val="20"/>
        </w:rPr>
        <w:t xml:space="preserve">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w:t>
      </w:r>
      <w:proofErr w:type="spellStart"/>
      <w:proofErr w:type="gramStart"/>
      <w:r w:rsidRPr="00AE14B9">
        <w:rPr>
          <w:rFonts w:ascii="Consolas" w:eastAsia="Times New Roman" w:hAnsi="Consolas" w:cs="Courier New"/>
          <w:color w:val="000000"/>
          <w:sz w:val="20"/>
          <w:szCs w:val="20"/>
        </w:rPr>
        <w:t>color:red</w:t>
      </w:r>
      <w:proofErr w:type="spellEnd"/>
      <w:proofErr w:type="gramEnd"/>
      <w:r w:rsidRPr="00AE14B9">
        <w:rPr>
          <w:rFonts w:ascii="Consolas" w:eastAsia="Times New Roman" w:hAnsi="Consolas" w:cs="Courier New"/>
          <w:color w:val="000000"/>
          <w:sz w:val="20"/>
          <w:szCs w:val="20"/>
        </w:rPr>
        <w:t xml:space="preserve">;}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proofErr w:type="gramStart"/>
      <w:r w:rsidR="00DA10F8" w:rsidRPr="00B46AE0">
        <w:t>a:link</w:t>
      </w:r>
      <w:proofErr w:type="gramEnd"/>
      <w:r w:rsidR="00DA10F8" w:rsidRPr="00B46AE0">
        <w:t>|a:visited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proofErr w:type="gramStart"/>
      <w:r>
        <w:rPr>
          <w:rStyle w:val="HTMLCode"/>
          <w:rFonts w:ascii="Consolas" w:hAnsi="Consolas"/>
          <w:color w:val="000000"/>
        </w:rPr>
        <w:t>a:link</w:t>
      </w:r>
      <w:proofErr w:type="gramEnd"/>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xml:space="preserve">" for ordinary </w:t>
      </w:r>
      <w:proofErr w:type="spellStart"/>
      <w:r>
        <w:rPr>
          <w:rFonts w:ascii="Segoe UI" w:hAnsi="Segoe UI" w:cs="Segoe UI"/>
          <w:color w:val="000000"/>
          <w:sz w:val="21"/>
          <w:szCs w:val="21"/>
        </w:rPr>
        <w:t>classname</w:t>
      </w:r>
      <w:proofErr w:type="spellEnd"/>
      <w:r>
        <w:rPr>
          <w:rFonts w:ascii="Segoe UI" w:hAnsi="Segoe UI" w:cs="Segoe UI"/>
          <w:color w:val="000000"/>
          <w:sz w:val="21"/>
          <w:szCs w:val="21"/>
        </w:rPr>
        <w:t>.</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These pseudo classes </w:t>
      </w:r>
      <w:proofErr w:type="gramStart"/>
      <w:r>
        <w:rPr>
          <w:rFonts w:ascii="Segoe UI" w:hAnsi="Segoe UI" w:cs="Segoe UI"/>
          <w:color w:val="000000"/>
          <w:sz w:val="21"/>
          <w:szCs w:val="21"/>
        </w:rPr>
        <w:t>is</w:t>
      </w:r>
      <w:proofErr w:type="gramEnd"/>
      <w:r>
        <w:rPr>
          <w:rFonts w:ascii="Segoe UI" w:hAnsi="Segoe UI" w:cs="Segoe UI"/>
          <w:color w:val="000000"/>
          <w:sz w:val="21"/>
          <w:szCs w:val="21"/>
        </w:rPr>
        <w:t xml:space="preserve"> commonly-used with the </w:t>
      </w:r>
      <w:r>
        <w:rPr>
          <w:rStyle w:val="HTMLCode"/>
          <w:rFonts w:ascii="Consolas" w:hAnsi="Consolas"/>
          <w:color w:val="000000"/>
        </w:rPr>
        <w:t>&lt;a&gt;</w:t>
      </w:r>
      <w:r>
        <w:rPr>
          <w:rFonts w:ascii="Segoe UI" w:hAnsi="Segoe UI" w:cs="Segoe UI"/>
          <w:color w:val="000000"/>
          <w:sz w:val="21"/>
          <w:szCs w:val="21"/>
        </w:rPr>
        <w:t xml:space="preserve"> element. </w:t>
      </w:r>
      <w:proofErr w:type="gramStart"/>
      <w:r>
        <w:rPr>
          <w:rFonts w:ascii="Segoe UI" w:hAnsi="Segoe UI" w:cs="Segoe UI"/>
          <w:color w:val="000000"/>
          <w:sz w:val="21"/>
          <w:szCs w:val="21"/>
        </w:rPr>
        <w:t>But </w:t>
      </w:r>
      <w:r>
        <w:rPr>
          <w:rStyle w:val="HTMLCode"/>
          <w:rFonts w:ascii="Consolas" w:hAnsi="Consolas"/>
          <w:color w:val="000000"/>
        </w:rPr>
        <w:t>:hover</w:t>
      </w:r>
      <w:proofErr w:type="gramEnd"/>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a:link</w:t>
      </w:r>
      <w:proofErr w:type="gramEnd"/>
      <w:r>
        <w:rPr>
          <w:rFonts w:ascii="Consolas" w:hAnsi="Consolas"/>
          <w:color w:val="000000"/>
        </w:rPr>
        <w:t xml:space="preserve">    { </w:t>
      </w:r>
      <w:proofErr w:type="spellStart"/>
      <w:r>
        <w:rPr>
          <w:rFonts w:ascii="Consolas" w:hAnsi="Consolas"/>
          <w:color w:val="000000"/>
        </w:rPr>
        <w:t>color:red</w:t>
      </w:r>
      <w:proofErr w:type="spellEnd"/>
      <w:r>
        <w:rPr>
          <w:rFonts w:ascii="Consolas" w:hAnsi="Consolas"/>
          <w:color w:val="000000"/>
        </w:rPr>
        <w:t xml:space="preserve">;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a:visited</w:t>
      </w:r>
      <w:proofErr w:type="gramEnd"/>
      <w:r>
        <w:rPr>
          <w:rFonts w:ascii="Consolas" w:hAnsi="Consolas"/>
          <w:color w:val="000000"/>
        </w:rPr>
        <w:t xml:space="preserve"> { </w:t>
      </w:r>
      <w:proofErr w:type="spellStart"/>
      <w:r>
        <w:rPr>
          <w:rFonts w:ascii="Consolas" w:hAnsi="Consolas"/>
          <w:color w:val="000000"/>
        </w:rPr>
        <w:t>color:green</w:t>
      </w:r>
      <w:proofErr w:type="spellEnd"/>
      <w:r>
        <w:rPr>
          <w:rFonts w:ascii="Consolas" w:hAnsi="Consolas"/>
          <w:color w:val="000000"/>
        </w:rPr>
        <w:t xml:space="preserve">;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a:focus</w:t>
      </w:r>
      <w:proofErr w:type="gramEnd"/>
      <w:r>
        <w:rPr>
          <w:rFonts w:ascii="Consolas" w:hAnsi="Consolas"/>
          <w:color w:val="000000"/>
        </w:rPr>
        <w:t xml:space="preserve">   { </w:t>
      </w:r>
      <w:proofErr w:type="spellStart"/>
      <w:r>
        <w:rPr>
          <w:rFonts w:ascii="Consolas" w:hAnsi="Consolas"/>
          <w:color w:val="000000"/>
        </w:rPr>
        <w:t>color:lightblue</w:t>
      </w:r>
      <w:proofErr w:type="spellEnd"/>
      <w:r>
        <w:rPr>
          <w:rFonts w:ascii="Consolas" w:hAnsi="Consolas"/>
          <w:color w:val="000000"/>
        </w:rPr>
        <w:t xml:space="preserv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a:hover</w:t>
      </w:r>
      <w:proofErr w:type="gramEnd"/>
      <w:r>
        <w:rPr>
          <w:rFonts w:ascii="Consolas" w:hAnsi="Consolas"/>
          <w:color w:val="000000"/>
        </w:rPr>
        <w:t xml:space="preserve">   { </w:t>
      </w:r>
      <w:proofErr w:type="spellStart"/>
      <w:r>
        <w:rPr>
          <w:rFonts w:ascii="Consolas" w:hAnsi="Consolas"/>
          <w:color w:val="000000"/>
        </w:rPr>
        <w:t>color:blue</w:t>
      </w:r>
      <w:proofErr w:type="spellEnd"/>
      <w:r>
        <w:rPr>
          <w:rFonts w:ascii="Consolas" w:hAnsi="Consolas"/>
          <w:color w:val="000000"/>
        </w:rPr>
        <w:t xml:space="preserv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a:active</w:t>
      </w:r>
      <w:proofErr w:type="gramEnd"/>
      <w:r>
        <w:rPr>
          <w:rFonts w:ascii="Consolas" w:hAnsi="Consolas"/>
          <w:color w:val="000000"/>
        </w:rPr>
        <w:t xml:space="preserve">  { </w:t>
      </w:r>
      <w:proofErr w:type="spellStart"/>
      <w:r>
        <w:rPr>
          <w:rFonts w:ascii="Consolas" w:hAnsi="Consolas"/>
          <w:color w:val="000000"/>
        </w:rPr>
        <w:t>color:black</w:t>
      </w:r>
      <w:proofErr w:type="spellEnd"/>
      <w:r>
        <w:rPr>
          <w:rFonts w:ascii="Consolas" w:hAnsi="Consolas"/>
          <w:color w:val="000000"/>
        </w:rPr>
        <w:t xml:space="preserve">;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 xml:space="preserve">Pseudo-Elements </w:t>
      </w:r>
      <w:proofErr w:type="gramStart"/>
      <w:r w:rsidRPr="00043042">
        <w:t>Selector :before</w:t>
      </w:r>
      <w:proofErr w:type="gramEnd"/>
      <w:r w:rsidRPr="00043042">
        <w:t>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proofErr w:type="gramStart"/>
      <w:r>
        <w:rPr>
          <w:rFonts w:ascii="Segoe UI" w:hAnsi="Segoe UI" w:cs="Segoe UI"/>
          <w:color w:val="000000"/>
          <w:sz w:val="21"/>
          <w:szCs w:val="21"/>
        </w:rPr>
        <w:t>The </w:t>
      </w:r>
      <w:r>
        <w:rPr>
          <w:rStyle w:val="HTMLCode"/>
          <w:rFonts w:ascii="Consolas" w:hAnsi="Consolas"/>
          <w:color w:val="000000"/>
        </w:rPr>
        <w:t>:before</w:t>
      </w:r>
      <w:proofErr w:type="gramEnd"/>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gramStart"/>
      <w:r>
        <w:rPr>
          <w:rFonts w:ascii="Consolas" w:hAnsi="Consolas"/>
          <w:color w:val="000000"/>
        </w:rPr>
        <w:t>.</w:t>
      </w:r>
      <w:proofErr w:type="spellStart"/>
      <w:r>
        <w:rPr>
          <w:rFonts w:ascii="Consolas" w:hAnsi="Consolas"/>
          <w:color w:val="000000"/>
        </w:rPr>
        <w:t>title</w:t>
      </w:r>
      <w:proofErr w:type="gramEnd"/>
      <w:r>
        <w:rPr>
          <w:rFonts w:ascii="Consolas" w:hAnsi="Consolas"/>
          <w:color w:val="000000"/>
        </w:rPr>
        <w:t>:before</w:t>
      </w:r>
      <w:proofErr w:type="spellEnd"/>
      <w:r>
        <w:rPr>
          <w:rFonts w:ascii="Consolas" w:hAnsi="Consolas"/>
          <w:color w:val="000000"/>
        </w:rPr>
        <w:t xml:space="preserv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gramStart"/>
      <w:r>
        <w:rPr>
          <w:rFonts w:ascii="Consolas" w:hAnsi="Consolas"/>
          <w:color w:val="000000"/>
        </w:rPr>
        <w:t>.</w:t>
      </w:r>
      <w:proofErr w:type="spellStart"/>
      <w:r>
        <w:rPr>
          <w:rFonts w:ascii="Consolas" w:hAnsi="Consolas"/>
          <w:color w:val="000000"/>
        </w:rPr>
        <w:t>title</w:t>
      </w:r>
      <w:proofErr w:type="gramEnd"/>
      <w:r>
        <w:rPr>
          <w:rFonts w:ascii="Consolas" w:hAnsi="Consolas"/>
          <w:color w:val="000000"/>
        </w:rPr>
        <w:t>:after</w:t>
      </w:r>
      <w:proofErr w:type="spellEnd"/>
      <w:r>
        <w:rPr>
          <w:rFonts w:ascii="Consolas" w:hAnsi="Consolas"/>
          <w:color w:val="000000"/>
        </w:rPr>
        <w:t xml:space="preserve">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above rules will add a </w:t>
      </w:r>
      <w:proofErr w:type="gramStart"/>
      <w:r>
        <w:rPr>
          <w:rFonts w:ascii="Segoe UI" w:hAnsi="Segoe UI" w:cs="Segoe UI"/>
          <w:color w:val="000000"/>
          <w:sz w:val="21"/>
          <w:szCs w:val="21"/>
        </w:rPr>
        <w:t>double-quote</w:t>
      </w:r>
      <w:proofErr w:type="gramEnd"/>
      <w:r>
        <w:rPr>
          <w:rFonts w:ascii="Segoe UI" w:hAnsi="Segoe UI" w:cs="Segoe UI"/>
          <w:color w:val="000000"/>
          <w:sz w:val="21"/>
          <w:szCs w:val="21"/>
        </w:rPr>
        <w:t xml:space="preserv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w:t>
      </w:r>
      <w:proofErr w:type="spellStart"/>
      <w:r w:rsidR="00236ACA">
        <w:t>rel</w:t>
      </w:r>
      <w:proofErr w:type="spellEnd"/>
      <w:proofErr w:type="gramStart"/>
      <w:r w:rsidR="00236ACA">
        <w:t>=”stylesheet</w:t>
      </w:r>
      <w:proofErr w:type="gramEnd"/>
      <w:r w:rsidR="00236ACA">
        <w:t xml:space="preserve">” </w:t>
      </w:r>
      <w:proofErr w:type="spellStart"/>
      <w:r w:rsidR="00236ACA">
        <w:t>href</w:t>
      </w:r>
      <w:proofErr w:type="spellEnd"/>
      <w:r w:rsidR="00236ACA">
        <w:t>=””</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lastRenderedPageBreak/>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xml:space="preserve">. The rules are applicable to that </w:t>
      </w:r>
      <w:proofErr w:type="gramStart"/>
      <w:r w:rsidRPr="00C66C11">
        <w:rPr>
          <w:rFonts w:ascii="Segoe UI" w:eastAsia="Times New Roman" w:hAnsi="Segoe UI" w:cs="Segoe UI"/>
          <w:color w:val="000000"/>
          <w:sz w:val="21"/>
          <w:szCs w:val="21"/>
        </w:rPr>
        <w:t>particular HTML</w:t>
      </w:r>
      <w:proofErr w:type="gramEnd"/>
      <w:r w:rsidRPr="00C66C11">
        <w:rPr>
          <w:rFonts w:ascii="Segoe UI" w:eastAsia="Times New Roman" w:hAnsi="Segoe UI" w:cs="Segoe UI"/>
          <w:color w:val="000000"/>
          <w:sz w:val="21"/>
          <w:szCs w:val="21"/>
        </w:rPr>
        <w:t xml:space="preserve">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 xml:space="preserve">style="font-size:18px; </w:t>
      </w:r>
      <w:proofErr w:type="spellStart"/>
      <w:r>
        <w:rPr>
          <w:rStyle w:val="color-new"/>
          <w:rFonts w:ascii="Consolas" w:hAnsi="Consolas"/>
          <w:color w:val="E31B23"/>
        </w:rPr>
        <w:t>font-</w:t>
      </w:r>
      <w:proofErr w:type="gramStart"/>
      <w:r>
        <w:rPr>
          <w:rStyle w:val="color-new"/>
          <w:rFonts w:ascii="Consolas" w:hAnsi="Consolas"/>
          <w:color w:val="E31B23"/>
        </w:rPr>
        <w:t>family:cursive</w:t>
      </w:r>
      <w:proofErr w:type="spellEnd"/>
      <w:proofErr w:type="gramEnd"/>
      <w:r>
        <w:rPr>
          <w:rStyle w:val="color-new"/>
          <w:rFonts w:ascii="Consolas" w:hAnsi="Consolas"/>
          <w:color w:val="E31B23"/>
        </w:rPr>
        <w:t>"</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w:t>
      </w:r>
      <w:proofErr w:type="gramStart"/>
      <w:r>
        <w:rPr>
          <w:rFonts w:ascii="Consolas" w:hAnsi="Consolas"/>
          <w:color w:val="000000"/>
        </w:rPr>
        <w:t>font.&lt;</w:t>
      </w:r>
      <w:proofErr w:type="gramEnd"/>
      <w:r>
        <w:rPr>
          <w:rFonts w:ascii="Consolas" w:hAnsi="Consolas"/>
          <w:color w:val="000000"/>
        </w:rPr>
        <w: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w:t>
      </w:r>
      <w:proofErr w:type="gramStart"/>
      <w:r>
        <w:rPr>
          <w:rFonts w:ascii="Consolas" w:hAnsi="Consolas"/>
          <w:color w:val="000000"/>
        </w:rPr>
        <w:t>here.&lt;</w:t>
      </w:r>
      <w:proofErr w:type="gramEnd"/>
      <w:r>
        <w:rPr>
          <w:rFonts w:ascii="Consolas" w:hAnsi="Consolas"/>
          <w:color w:val="000000"/>
        </w:rPr>
        <w: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w:t>
      </w:r>
      <w:proofErr w:type="gramStart"/>
      <w:r>
        <w:rPr>
          <w:rStyle w:val="color-new"/>
          <w:rFonts w:ascii="Consolas" w:eastAsiaTheme="majorEastAsia" w:hAnsi="Consolas"/>
          <w:color w:val="E31B23"/>
        </w:rPr>
        <w:t xml:space="preserve">   {</w:t>
      </w:r>
      <w:proofErr w:type="gram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background-color:cyan</w:t>
      </w:r>
      <w:proofErr w:type="spellEnd"/>
      <w:r>
        <w:rPr>
          <w:rStyle w:val="color-new"/>
          <w:rFonts w:ascii="Consolas" w:eastAsiaTheme="majorEastAsia" w:hAnsi="Consolas"/>
          <w:color w:val="E31B23"/>
        </w:rPr>
        <w:t xml:space="preserve">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w:t>
      </w:r>
      <w:proofErr w:type="gramStart"/>
      <w:r>
        <w:rPr>
          <w:rStyle w:val="color-new"/>
          <w:rFonts w:ascii="Consolas" w:eastAsiaTheme="majorEastAsia" w:hAnsi="Consolas"/>
          <w:color w:val="E31B23"/>
        </w:rPr>
        <w:t xml:space="preserve">   {</w:t>
      </w:r>
      <w:proofErr w:type="gram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color:white</w:t>
      </w:r>
      <w:proofErr w:type="spellEnd"/>
      <w:r>
        <w:rPr>
          <w:rStyle w:val="color-new"/>
          <w:rFonts w:ascii="Consolas" w:eastAsiaTheme="majorEastAsia" w:hAnsi="Consolas"/>
          <w:color w:val="E31B23"/>
        </w:rPr>
        <w:t xml:space="preserve">; </w:t>
      </w:r>
      <w:proofErr w:type="spellStart"/>
      <w:r>
        <w:rPr>
          <w:rStyle w:val="color-new"/>
          <w:rFonts w:ascii="Consolas" w:eastAsiaTheme="majorEastAsia" w:hAnsi="Consolas"/>
          <w:color w:val="E31B23"/>
        </w:rPr>
        <w:t>background-color:black</w:t>
      </w:r>
      <w:proofErr w:type="spellEnd"/>
      <w:r>
        <w:rPr>
          <w:rStyle w:val="color-new"/>
          <w:rFonts w:ascii="Consolas" w:eastAsiaTheme="majorEastAsia" w:hAnsi="Consolas"/>
          <w:color w:val="E31B23"/>
        </w:rPr>
        <w:t xml:space="preserve">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w:t>
      </w:r>
      <w:proofErr w:type="spellStart"/>
      <w:proofErr w:type="gramStart"/>
      <w:r>
        <w:rPr>
          <w:rStyle w:val="color-new"/>
          <w:rFonts w:ascii="Consolas" w:eastAsiaTheme="majorEastAsia" w:hAnsi="Consolas"/>
          <w:color w:val="E31B23"/>
        </w:rPr>
        <w:t>p.cursive</w:t>
      </w:r>
      <w:proofErr w:type="spellEnd"/>
      <w:proofErr w:type="gramEnd"/>
      <w:r>
        <w:rPr>
          <w:rStyle w:val="color-new"/>
          <w:rFonts w:ascii="Consolas" w:eastAsiaTheme="majorEastAsia" w:hAnsi="Consolas"/>
          <w:color w:val="E31B23"/>
        </w:rPr>
        <w:t xml:space="preserve"> { font-size:18px; </w:t>
      </w:r>
      <w:proofErr w:type="spellStart"/>
      <w:r>
        <w:rPr>
          <w:rStyle w:val="color-new"/>
          <w:rFonts w:ascii="Consolas" w:eastAsiaTheme="majorEastAsia" w:hAnsi="Consolas"/>
          <w:color w:val="E31B23"/>
        </w:rPr>
        <w:t>font-family:cursive</w:t>
      </w:r>
      <w:proofErr w:type="spellEnd"/>
      <w:r>
        <w:rPr>
          <w:rStyle w:val="color-new"/>
          <w:rFonts w:ascii="Consolas" w:eastAsiaTheme="majorEastAsia" w:hAnsi="Consolas"/>
          <w:color w:val="E31B23"/>
        </w:rPr>
        <w:t xml:space="preser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w:t>
      </w:r>
      <w:proofErr w:type="gramStart"/>
      <w:r>
        <w:rPr>
          <w:rStyle w:val="color-new"/>
          <w:rFonts w:ascii="Consolas" w:eastAsiaTheme="majorEastAsia" w:hAnsi="Consolas"/>
          <w:color w:val="E31B23"/>
        </w:rPr>
        <w:t>p.f</w:t>
      </w:r>
      <w:proofErr w:type="gramEnd"/>
      <w:r>
        <w:rPr>
          <w:rStyle w:val="color-new"/>
          <w:rFonts w:ascii="Consolas" w:eastAsiaTheme="majorEastAsia" w:hAnsi="Consolas"/>
          <w:color w:val="E31B23"/>
        </w:rPr>
        <w:t>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w:t>
      </w:r>
      <w:proofErr w:type="gramStart"/>
      <w:r>
        <w:rPr>
          <w:rFonts w:ascii="Consolas" w:hAnsi="Consolas"/>
          <w:color w:val="000000"/>
        </w:rPr>
        <w:t>normal.&lt;</w:t>
      </w:r>
      <w:proofErr w:type="gramEnd"/>
      <w:r>
        <w:rPr>
          <w:rFonts w:ascii="Consolas" w:hAnsi="Consolas"/>
          <w:color w:val="000000"/>
        </w:rPr>
        <w: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 xml:space="preserve">&gt;This paragraph uses 18-px cursive </w:t>
      </w:r>
      <w:proofErr w:type="gramStart"/>
      <w:r>
        <w:rPr>
          <w:rFonts w:ascii="Consolas" w:hAnsi="Consolas"/>
          <w:color w:val="000000"/>
        </w:rPr>
        <w:t>font.&lt;</w:t>
      </w:r>
      <w:proofErr w:type="gramEnd"/>
      <w:r>
        <w:rPr>
          <w:rFonts w:ascii="Consolas" w:hAnsi="Consolas"/>
          <w:color w:val="000000"/>
        </w:rPr>
        <w: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 xml:space="preserve">&gt;This paragraph uses 20-px </w:t>
      </w:r>
      <w:proofErr w:type="gramStart"/>
      <w:r>
        <w:rPr>
          <w:rFonts w:ascii="Consolas" w:hAnsi="Consolas"/>
          <w:color w:val="000000"/>
        </w:rPr>
        <w:t>font.&lt;</w:t>
      </w:r>
      <w:proofErr w:type="gramEnd"/>
      <w:r>
        <w:rPr>
          <w:rFonts w:ascii="Consolas" w:hAnsi="Consolas"/>
          <w:color w:val="000000"/>
        </w:rPr>
        <w: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 xml:space="preserve">&lt;link </w:t>
      </w:r>
      <w:proofErr w:type="spellStart"/>
      <w:r w:rsidR="00BC33C9" w:rsidRPr="00BC33C9">
        <w:rPr>
          <w:rStyle w:val="color-new"/>
          <w:rFonts w:ascii="Consolas" w:hAnsi="Consolas"/>
          <w:b/>
          <w:bCs/>
          <w:color w:val="E31B23"/>
        </w:rPr>
        <w:t>href</w:t>
      </w:r>
      <w:proofErr w:type="spellEnd"/>
      <w:r w:rsidR="00BC33C9" w:rsidRPr="00BC33C9">
        <w:rPr>
          <w:rStyle w:val="color-new"/>
          <w:rFonts w:ascii="Consolas" w:hAnsi="Consolas"/>
          <w:b/>
          <w:bCs/>
          <w:color w:val="E31B23"/>
        </w:rPr>
        <w:t xml:space="preserve">="External.css" </w:t>
      </w:r>
      <w:proofErr w:type="spellStart"/>
      <w:r w:rsidR="00BC33C9" w:rsidRPr="00BC33C9">
        <w:rPr>
          <w:rStyle w:val="color-new"/>
          <w:rFonts w:ascii="Consolas" w:hAnsi="Consolas"/>
          <w:b/>
          <w:bCs/>
          <w:color w:val="E31B23"/>
        </w:rPr>
        <w:t>rel</w:t>
      </w:r>
      <w:proofErr w:type="spellEnd"/>
      <w:r w:rsidR="00BC33C9" w:rsidRPr="00BC33C9">
        <w:rPr>
          <w:rStyle w:val="color-new"/>
          <w:rFonts w:ascii="Consolas" w:hAnsi="Consolas"/>
          <w:b/>
          <w:bCs/>
          <w:color w:val="E31B23"/>
        </w:rPr>
        <w:t>="stylesheet"&gt;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w:t>
      </w:r>
      <w:proofErr w:type="spellStart"/>
      <w:r w:rsidR="00E31C5C">
        <w:rPr>
          <w:rFonts w:ascii="Segoe UI" w:eastAsia="Times New Roman" w:hAnsi="Segoe UI" w:cs="Segoe UI"/>
          <w:color w:val="000000"/>
          <w:sz w:val="21"/>
          <w:szCs w:val="21"/>
        </w:rPr>
        <w:t>rel</w:t>
      </w:r>
      <w:proofErr w:type="spellEnd"/>
      <w:r w:rsidR="00E31C5C">
        <w:rPr>
          <w:rFonts w:ascii="Segoe UI" w:eastAsia="Times New Roman" w:hAnsi="Segoe UI" w:cs="Segoe UI"/>
          <w:color w:val="000000"/>
          <w:sz w:val="21"/>
          <w:szCs w:val="21"/>
        </w:rPr>
        <w:t>”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background-color:cyan</w:t>
      </w:r>
      <w:proofErr w:type="spellEnd"/>
      <w:r>
        <w:rPr>
          <w:rFonts w:ascii="Consolas" w:hAnsi="Consolas"/>
          <w:color w:val="000000"/>
        </w:rPr>
        <w:t xml:space="preserve">; </w:t>
      </w:r>
      <w:proofErr w:type="spellStart"/>
      <w:r>
        <w:rPr>
          <w:rFonts w:ascii="Consolas" w:hAnsi="Consolas"/>
          <w:color w:val="000000"/>
        </w:rPr>
        <w:t>color:red</w:t>
      </w:r>
      <w:proofErr w:type="spellEnd"/>
      <w:r>
        <w:rPr>
          <w:rFonts w:ascii="Consolas" w:hAnsi="Consolas"/>
          <w:color w:val="000000"/>
        </w:rPr>
        <w:t>;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background-color:black</w:t>
      </w:r>
      <w:proofErr w:type="spellEnd"/>
      <w:r>
        <w:rPr>
          <w:rFonts w:ascii="Consolas" w:hAnsi="Consolas"/>
          <w:color w:val="000000"/>
        </w:rPr>
        <w:t xml:space="preserve">; </w:t>
      </w:r>
      <w:proofErr w:type="spellStart"/>
      <w:r>
        <w:rPr>
          <w:rFonts w:ascii="Consolas" w:hAnsi="Consolas"/>
          <w:color w:val="000000"/>
        </w:rPr>
        <w:t>color:white</w:t>
      </w:r>
      <w:proofErr w:type="spellEnd"/>
      <w:r>
        <w:rPr>
          <w:rFonts w:ascii="Consolas" w:hAnsi="Consolas"/>
          <w:color w:val="000000"/>
        </w:rPr>
        <w:t xml:space="preserve">; </w:t>
      </w:r>
      <w:proofErr w:type="spellStart"/>
      <w:r>
        <w:rPr>
          <w:rFonts w:ascii="Consolas" w:hAnsi="Consolas"/>
          <w:color w:val="000000"/>
        </w:rPr>
        <w:t>text-align:center</w:t>
      </w:r>
      <w:proofErr w:type="spellEnd"/>
      <w:r>
        <w:rPr>
          <w:rFonts w:ascii="Consolas" w:hAnsi="Consolas"/>
          <w:color w:val="000000"/>
        </w:rPr>
        <w:t>;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font-size:12pt; </w:t>
      </w:r>
      <w:proofErr w:type="spellStart"/>
      <w:r>
        <w:rPr>
          <w:rFonts w:ascii="Consolas" w:hAnsi="Consolas"/>
          <w:color w:val="000000"/>
        </w:rPr>
        <w:t>font-variant:small-caps</w:t>
      </w:r>
      <w:proofErr w:type="spellEnd"/>
      <w:r>
        <w:rPr>
          <w:rFonts w:ascii="Consolas" w:hAnsi="Consolas"/>
          <w:color w:val="000000"/>
        </w:rPr>
        <w:t>;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hAnsi="Consolas"/>
          <w:color w:val="E31B23"/>
        </w:rPr>
        <w:t>p.f</w:t>
      </w:r>
      <w:proofErr w:type="gramEnd"/>
      <w:r>
        <w:rPr>
          <w:rStyle w:val="color-new"/>
          <w:rFonts w:ascii="Consolas" w:hAnsi="Consolas"/>
          <w:color w:val="E31B23"/>
        </w:rPr>
        <w:t>24pt</w:t>
      </w:r>
      <w:r>
        <w:rPr>
          <w:rFonts w:ascii="Consolas" w:hAnsi="Consolas"/>
          <w:color w:val="000000"/>
        </w:rPr>
        <w:t xml:space="preserve"> { </w:t>
      </w:r>
      <w:proofErr w:type="spellStart"/>
      <w:r>
        <w:rPr>
          <w:rFonts w:ascii="Consolas" w:hAnsi="Consolas"/>
          <w:color w:val="000000"/>
        </w:rPr>
        <w:t>font-style:italic</w:t>
      </w:r>
      <w:proofErr w:type="spellEnd"/>
      <w:r>
        <w:rPr>
          <w:rFonts w:ascii="Consolas" w:hAnsi="Consolas"/>
          <w:color w:val="000000"/>
        </w:rPr>
        <w:t>;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proofErr w:type="gramStart"/>
      <w:r>
        <w:rPr>
          <w:rStyle w:val="color-new"/>
          <w:rFonts w:ascii="Consolas" w:hAnsi="Consolas"/>
          <w:color w:val="E31B23"/>
        </w:rPr>
        <w:t>green</w:t>
      </w:r>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color:green</w:t>
      </w:r>
      <w:proofErr w:type="spellEnd"/>
      <w:r>
        <w:rPr>
          <w:rFonts w:ascii="Consolas" w:hAnsi="Consolas"/>
          <w:color w:val="000000"/>
        </w:rPr>
        <w:t>;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w:t>
      </w:r>
      <w:proofErr w:type="spellStart"/>
      <w:r>
        <w:rPr>
          <w:rFonts w:ascii="Consolas" w:hAnsi="Consolas"/>
          <w:color w:val="000000"/>
        </w:rPr>
        <w:t>en</w:t>
      </w:r>
      <w:proofErr w:type="spellEnd"/>
      <w:r>
        <w:rPr>
          <w:rFonts w:ascii="Consolas" w:hAnsi="Consolas"/>
          <w:color w:val="000000"/>
        </w:rPr>
        <w:t>"&gt;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t>
      </w:r>
      <w:r>
        <w:rPr>
          <w:rStyle w:val="color-new"/>
          <w:rFonts w:ascii="Consolas" w:hAnsi="Consolas"/>
          <w:color w:val="E31B23"/>
        </w:rPr>
        <w:t xml:space="preserve">&lt;link </w:t>
      </w:r>
      <w:proofErr w:type="spellStart"/>
      <w:r>
        <w:rPr>
          <w:rStyle w:val="color-new"/>
          <w:rFonts w:ascii="Consolas" w:hAnsi="Consolas"/>
          <w:color w:val="E31B23"/>
        </w:rPr>
        <w:t>href</w:t>
      </w:r>
      <w:proofErr w:type="spellEnd"/>
      <w:r>
        <w:rPr>
          <w:rStyle w:val="color-new"/>
          <w:rFonts w:ascii="Consolas" w:hAnsi="Consolas"/>
          <w:color w:val="E31B23"/>
        </w:rPr>
        <w:t xml:space="preserve">="TestExternal.css" </w:t>
      </w:r>
      <w:proofErr w:type="spellStart"/>
      <w:r>
        <w:rPr>
          <w:rStyle w:val="color-new"/>
          <w:rFonts w:ascii="Consolas" w:hAnsi="Consolas"/>
          <w:color w:val="E31B23"/>
        </w:rPr>
        <w:t>rel</w:t>
      </w:r>
      <w:proofErr w:type="spellEnd"/>
      <w:r>
        <w:rPr>
          <w:rStyle w:val="color-new"/>
          <w:rFonts w:ascii="Consolas" w:hAnsi="Consolas"/>
          <w:color w:val="E31B23"/>
        </w:rPr>
        <w:t>="stylesheet"&gt;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w:t>
      </w:r>
      <w:proofErr w:type="gramStart"/>
      <w:r>
        <w:rPr>
          <w:rFonts w:ascii="Consolas" w:hAnsi="Consolas"/>
          <w:color w:val="000000"/>
        </w:rPr>
        <w:t>font.&lt;</w:t>
      </w:r>
      <w:proofErr w:type="gramEnd"/>
      <w:r>
        <w:rPr>
          <w:rFonts w:ascii="Consolas" w:hAnsi="Consolas"/>
          <w:color w:val="000000"/>
        </w:rPr>
        <w: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w:t>
      </w:r>
      <w:proofErr w:type="gramStart"/>
      <w:r>
        <w:rPr>
          <w:rFonts w:ascii="Consolas" w:hAnsi="Consolas"/>
          <w:color w:val="000000"/>
        </w:rPr>
        <w:t>selector.&lt;</w:t>
      </w:r>
      <w:proofErr w:type="gramEnd"/>
      <w:r>
        <w:rPr>
          <w:rFonts w:ascii="Consolas" w:hAnsi="Consolas"/>
          <w:color w:val="000000"/>
        </w:rPr>
        <w: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p            </w:t>
      </w:r>
      <w:proofErr w:type="gramStart"/>
      <w:r>
        <w:rPr>
          <w:rStyle w:val="color-new"/>
          <w:rFonts w:ascii="Consolas" w:eastAsiaTheme="majorEastAsia" w:hAnsi="Consolas"/>
          <w:color w:val="E31B23"/>
        </w:rPr>
        <w:t xml:space="preserve">   {</w:t>
      </w:r>
      <w:proofErr w:type="gramEnd"/>
      <w:r>
        <w:rPr>
          <w:rStyle w:val="color-new"/>
          <w:rFonts w:ascii="Consolas" w:eastAsiaTheme="majorEastAsia" w:hAnsi="Consolas"/>
          <w:color w:val="E31B23"/>
        </w:rPr>
        <w:t xml:space="preserve">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gramStart"/>
      <w:r>
        <w:rPr>
          <w:rStyle w:val="color-new"/>
          <w:rFonts w:ascii="Consolas" w:eastAsiaTheme="majorEastAsia" w:hAnsi="Consolas"/>
          <w:color w:val="E31B23"/>
        </w:rPr>
        <w:t>.inherit</w:t>
      </w:r>
      <w:proofErr w:type="gramEnd"/>
      <w:r>
        <w:rPr>
          <w:rStyle w:val="color-new"/>
          <w:rFonts w:ascii="Consolas" w:eastAsiaTheme="majorEastAsia" w:hAnsi="Consolas"/>
          <w:color w:val="E31B23"/>
        </w:rPr>
        <w: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not </w:t>
      </w:r>
      <w:proofErr w:type="gramStart"/>
      <w:r>
        <w:rPr>
          <w:rFonts w:ascii="Consolas" w:hAnsi="Consolas"/>
          <w:color w:val="000000"/>
        </w:rPr>
        <w:t>inherited.&lt;</w:t>
      </w:r>
      <w:proofErr w:type="gramEnd"/>
      <w:r>
        <w:rPr>
          <w:rFonts w:ascii="Consolas" w:hAnsi="Consolas"/>
          <w:color w:val="000000"/>
        </w:rPr>
        <w: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 xml:space="preserve"> class="inherit-border"&gt;</w:t>
      </w:r>
      <w:r>
        <w:rPr>
          <w:rFonts w:ascii="Consolas" w:hAnsi="Consolas"/>
          <w:color w:val="000000"/>
        </w:rPr>
        <w:t>border</w:t>
      </w:r>
      <w:r>
        <w:rPr>
          <w:rStyle w:val="color-new"/>
          <w:rFonts w:ascii="Consolas" w:eastAsiaTheme="majorEastAsia" w:hAnsi="Consolas"/>
          <w:color w:val="E31B23"/>
        </w:rPr>
        <w:t>&lt;/</w:t>
      </w:r>
      <w:proofErr w:type="spellStart"/>
      <w:r>
        <w:rPr>
          <w:rStyle w:val="color-new"/>
          <w:rFonts w:ascii="Consolas" w:eastAsiaTheme="majorEastAsia" w:hAnsi="Consolas"/>
          <w:color w:val="E31B23"/>
        </w:rPr>
        <w:t>em</w:t>
      </w:r>
      <w:proofErr w:type="spellEnd"/>
      <w:r>
        <w:rPr>
          <w:rStyle w:val="color-new"/>
          <w:rFonts w:ascii="Consolas" w:eastAsiaTheme="majorEastAsia" w:hAnsi="Consolas"/>
          <w:color w:val="E31B23"/>
        </w:rPr>
        <w:t>&gt;</w:t>
      </w:r>
      <w:r>
        <w:rPr>
          <w:rFonts w:ascii="Consolas" w:hAnsi="Consolas"/>
          <w:color w:val="000000"/>
        </w:rPr>
        <w:t xml:space="preserve"> property is </w:t>
      </w:r>
      <w:proofErr w:type="gramStart"/>
      <w:r>
        <w:rPr>
          <w:rFonts w:ascii="Consolas" w:hAnsi="Consolas"/>
          <w:color w:val="000000"/>
        </w:rPr>
        <w:t>inherited.&lt;</w:t>
      </w:r>
      <w:proofErr w:type="gramEnd"/>
      <w:r>
        <w:rPr>
          <w:rFonts w:ascii="Consolas" w:hAnsi="Consolas"/>
          <w:color w:val="000000"/>
        </w:rPr>
        <w: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w:t>
      </w:r>
      <w:proofErr w:type="spellStart"/>
      <w:r>
        <w:rPr>
          <w:rStyle w:val="HTMLCode"/>
          <w:rFonts w:ascii="Consolas" w:eastAsiaTheme="majorEastAsia" w:hAnsi="Consolas"/>
          <w:color w:val="000000"/>
        </w:rPr>
        <w:t>em</w:t>
      </w:r>
      <w:proofErr w:type="spellEnd"/>
      <w:r>
        <w:rPr>
          <w:rStyle w:val="HTMLCode"/>
          <w:rFonts w:ascii="Consolas" w:eastAsiaTheme="majorEastAsia" w:hAnsi="Consolas"/>
          <w:color w:val="000000"/>
        </w:rPr>
        <w:t>&gt;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xml:space="preserve">" as shown in the Class </w:t>
      </w:r>
      <w:proofErr w:type="gramStart"/>
      <w:r>
        <w:rPr>
          <w:rFonts w:ascii="Segoe UI" w:hAnsi="Segoe UI" w:cs="Segoe UI"/>
          <w:color w:val="000000"/>
          <w:sz w:val="21"/>
          <w:szCs w:val="21"/>
        </w:rPr>
        <w:t>Selector </w:t>
      </w:r>
      <w:r>
        <w:rPr>
          <w:rStyle w:val="HTMLCode"/>
          <w:rFonts w:ascii="Consolas" w:eastAsiaTheme="majorEastAsia" w:hAnsi="Consolas"/>
          <w:color w:val="000000"/>
        </w:rPr>
        <w:t>.inherit</w:t>
      </w:r>
      <w:proofErr w:type="gramEnd"/>
      <w:r>
        <w:rPr>
          <w:rStyle w:val="HTMLCode"/>
          <w:rFonts w:ascii="Consolas" w:eastAsiaTheme="majorEastAsia" w:hAnsi="Consolas"/>
          <w:color w:val="000000"/>
        </w:rPr>
        <w: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w:t>
      </w:r>
      <w:proofErr w:type="gramStart"/>
      <w:r>
        <w:rPr>
          <w:rFonts w:ascii="Segoe UI" w:hAnsi="Segoe UI" w:cs="Segoe UI"/>
          <w:color w:val="000000"/>
          <w:sz w:val="21"/>
          <w:szCs w:val="21"/>
        </w:rPr>
        <w:t>selector </w:t>
      </w:r>
      <w:r>
        <w:rPr>
          <w:rStyle w:val="HTMLCode"/>
          <w:rFonts w:ascii="Consolas" w:eastAsiaTheme="majorEastAsia" w:hAnsi="Consolas"/>
          <w:color w:val="000000"/>
        </w:rPr>
        <w:t>.red</w:t>
      </w:r>
      <w:proofErr w:type="gramEnd"/>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 xml:space="preserve">More specific selector </w:t>
      </w:r>
      <w:proofErr w:type="gramStart"/>
      <w:r>
        <w:t>wins</w:t>
      </w:r>
      <w:proofErr w:type="gramEnd"/>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roofErr w:type="spellStart"/>
      <w:r>
        <w:rPr>
          <w:rFonts w:ascii="Consolas" w:hAnsi="Consolas"/>
          <w:color w:val="000000"/>
        </w:rPr>
        <w:t>color:black</w:t>
      </w:r>
      <w:proofErr w:type="spellEnd"/>
      <w:r>
        <w:rPr>
          <w:rFonts w:ascii="Consolas" w:hAnsi="Consolas"/>
          <w:color w:val="000000"/>
        </w:rPr>
        <w:t xml:space="preserve">; </w:t>
      </w:r>
      <w:proofErr w:type="spellStart"/>
      <w:r>
        <w:rPr>
          <w:rFonts w:ascii="Consolas" w:hAnsi="Consolas"/>
          <w:color w:val="000000"/>
        </w:rPr>
        <w:t>background-color:white</w:t>
      </w:r>
      <w:proofErr w:type="spellEnd"/>
      <w:r>
        <w:rPr>
          <w:rFonts w:ascii="Consolas" w:hAnsi="Consolas"/>
          <w:color w:val="000000"/>
        </w:rPr>
        <w:t>;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roofErr w:type="spellStart"/>
      <w:r>
        <w:rPr>
          <w:rStyle w:val="color-new"/>
          <w:rFonts w:ascii="Consolas" w:hAnsi="Consolas"/>
          <w:color w:val="E31B23"/>
        </w:rPr>
        <w:t>p.red</w:t>
      </w:r>
      <w:proofErr w:type="spellEnd"/>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:red</w:t>
      </w:r>
      <w:proofErr w:type="spellEnd"/>
      <w:r>
        <w:rPr>
          <w:rFonts w:ascii="Consolas" w:hAnsi="Consolas"/>
          <w:color w:val="000000"/>
        </w:rPr>
        <w:t>;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:yellow</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:blue</w:t>
      </w:r>
      <w:proofErr w:type="spellEnd"/>
      <w:r>
        <w:rPr>
          <w:rFonts w:ascii="Consolas" w:hAnsi="Consolas"/>
          <w:color w:val="000000"/>
        </w:rPr>
        <w:t>;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:green</w:t>
      </w:r>
      <w:proofErr w:type="spellEnd"/>
      <w:r>
        <w:rPr>
          <w:rFonts w:ascii="Consolas" w:hAnsi="Consolas"/>
          <w:color w:val="000000"/>
        </w:rPr>
        <w:t>;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proofErr w:type="spellStart"/>
      <w:r>
        <w:rPr>
          <w:rStyle w:val="HTMLCode"/>
          <w:rFonts w:ascii="Consolas" w:eastAsiaTheme="majorEastAsia" w:hAnsi="Consolas"/>
          <w:color w:val="000000"/>
        </w:rPr>
        <w:t>p.red</w:t>
      </w:r>
      <w:proofErr w:type="spellEnd"/>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w:t>
      </w:r>
      <w:proofErr w:type="gramStart"/>
      <w:r w:rsidR="00E93B99">
        <w:t>external</w:t>
      </w:r>
      <w:proofErr w:type="gramEnd"/>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proofErr w:type="gramStart"/>
      <w:r>
        <w:rPr>
          <w:rStyle w:val="font-code"/>
        </w:rPr>
        <w:t>“</w:t>
      </w:r>
      <w:r w:rsidR="001F4F3F" w:rsidRPr="006007A7">
        <w:rPr>
          <w:rStyle w:val="font-code"/>
        </w:rPr>
        <w:t>!important</w:t>
      </w:r>
      <w:proofErr w:type="gramEnd"/>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w:t>
      </w:r>
      <w:proofErr w:type="gramStart"/>
      <w:r>
        <w:rPr>
          <w:rFonts w:ascii="Segoe UI" w:hAnsi="Segoe UI" w:cs="Segoe UI"/>
          <w:color w:val="000000"/>
          <w:sz w:val="21"/>
          <w:szCs w:val="21"/>
        </w:rPr>
        <w:t>value </w:t>
      </w:r>
      <w:r>
        <w:rPr>
          <w:rStyle w:val="HTMLCode"/>
          <w:rFonts w:ascii="Consolas" w:eastAsiaTheme="majorEastAsia" w:hAnsi="Consolas"/>
          <w:color w:val="000000"/>
        </w:rPr>
        <w:t>!important</w:t>
      </w:r>
      <w:proofErr w:type="gramEnd"/>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:blue</w:t>
      </w:r>
      <w:proofErr w:type="spellEnd"/>
      <w:r>
        <w:rPr>
          <w:rFonts w:ascii="Consolas" w:hAnsi="Consolas"/>
          <w:color w:val="000000"/>
        </w:rPr>
        <w:t xml:space="preserve"> </w:t>
      </w:r>
      <w:r>
        <w:rPr>
          <w:rStyle w:val="color-new"/>
          <w:rFonts w:ascii="Consolas" w:hAnsi="Consolas"/>
          <w:color w:val="E31B23"/>
        </w:rPr>
        <w:t>!important</w:t>
      </w:r>
      <w:r>
        <w:rPr>
          <w:rFonts w:ascii="Consolas" w:hAnsi="Consolas"/>
          <w:color w:val="000000"/>
        </w:rPr>
        <w:t xml:space="preserve">; </w:t>
      </w:r>
      <w:proofErr w:type="spellStart"/>
      <w:r>
        <w:rPr>
          <w:rFonts w:ascii="Consolas" w:hAnsi="Consolas"/>
          <w:color w:val="000000"/>
        </w:rPr>
        <w:t>background-color:grey</w:t>
      </w:r>
      <w:proofErr w:type="spellEnd"/>
      <w:r>
        <w:rPr>
          <w:rFonts w:ascii="Consolas" w:hAnsi="Consolas"/>
          <w:color w:val="000000"/>
        </w:rPr>
        <w:t xml:space="preserve">;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w:t>
      </w:r>
      <w:proofErr w:type="gramStart"/>
      <w:r>
        <w:rPr>
          <w:rFonts w:ascii="Consolas" w:hAnsi="Consolas"/>
          <w:color w:val="000000"/>
        </w:rPr>
        <w:t xml:space="preserve">{ </w:t>
      </w:r>
      <w:proofErr w:type="spellStart"/>
      <w:r>
        <w:rPr>
          <w:rFonts w:ascii="Consolas" w:hAnsi="Consolas"/>
          <w:color w:val="000000"/>
        </w:rPr>
        <w:t>color</w:t>
      </w:r>
      <w:proofErr w:type="gramEnd"/>
      <w:r>
        <w:rPr>
          <w:rFonts w:ascii="Consolas" w:hAnsi="Consolas"/>
          <w:color w:val="000000"/>
        </w:rPr>
        <w:t>:red</w:t>
      </w:r>
      <w:proofErr w:type="spellEnd"/>
      <w:r>
        <w:rPr>
          <w:rFonts w:ascii="Consolas" w:hAnsi="Consolas"/>
          <w:color w:val="000000"/>
        </w:rPr>
        <w:t xml:space="preserve">; </w:t>
      </w:r>
      <w:proofErr w:type="spellStart"/>
      <w:r>
        <w:rPr>
          <w:rFonts w:ascii="Consolas" w:hAnsi="Consolas"/>
          <w:color w:val="000000"/>
        </w:rPr>
        <w:t>background-color:lightblue</w:t>
      </w:r>
      <w:proofErr w:type="spellEnd"/>
      <w:r>
        <w:rPr>
          <w:rFonts w:ascii="Consolas" w:hAnsi="Consolas"/>
          <w:color w:val="000000"/>
        </w:rPr>
        <w:t xml:space="preserv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 xml:space="preserve">color is </w:t>
      </w:r>
      <w:proofErr w:type="gramStart"/>
      <w:r>
        <w:rPr>
          <w:rFonts w:ascii="Consolas" w:hAnsi="Consolas"/>
          <w:color w:val="000000"/>
        </w:rPr>
        <w:t>blue</w:t>
      </w:r>
      <w:proofErr w:type="gramEnd"/>
      <w:r>
        <w:rPr>
          <w:rFonts w:ascii="Consolas" w:hAnsi="Consolas"/>
          <w:color w:val="000000"/>
        </w:rPr>
        <w:t xml:space="preserve"> but background is </w:t>
      </w:r>
      <w:proofErr w:type="spellStart"/>
      <w:r>
        <w:rPr>
          <w:rFonts w:ascii="Consolas" w:hAnsi="Consolas"/>
          <w:color w:val="000000"/>
        </w:rPr>
        <w:t>lightblue</w:t>
      </w:r>
      <w:proofErr w:type="spellEnd"/>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proofErr w:type="spellStart"/>
      <w:r>
        <w:rPr>
          <w:rStyle w:val="Emphasis"/>
          <w:rFonts w:ascii="Consolas" w:hAnsi="Consolas" w:cs="Courier New"/>
          <w:color w:val="000000"/>
          <w:sz w:val="20"/>
          <w:szCs w:val="20"/>
        </w:rPr>
        <w:t>rr</w:t>
      </w:r>
      <w:proofErr w:type="spellEnd"/>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proofErr w:type="spellStart"/>
      <w:proofErr w:type="gramStart"/>
      <w:r>
        <w:rPr>
          <w:rStyle w:val="HTMLCode"/>
          <w:rFonts w:ascii="Consolas" w:eastAsiaTheme="minorHAnsi" w:hAnsi="Consolas"/>
          <w:color w:val="000000"/>
        </w:rPr>
        <w:t>rgb</w:t>
      </w:r>
      <w:proofErr w:type="spellEnd"/>
      <w:r>
        <w:rPr>
          <w:rStyle w:val="HTMLCode"/>
          <w:rFonts w:ascii="Consolas" w:eastAsiaTheme="minorHAnsi" w:hAnsi="Consolas"/>
          <w:color w:val="000000"/>
        </w:rPr>
        <w:t>(</w:t>
      </w:r>
      <w:proofErr w:type="gramEnd"/>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proofErr w:type="spellStart"/>
      <w:proofErr w:type="gramStart"/>
      <w:r>
        <w:rPr>
          <w:rStyle w:val="HTMLCode"/>
          <w:rFonts w:ascii="Consolas" w:eastAsiaTheme="minorHAnsi" w:hAnsi="Consolas"/>
          <w:color w:val="000000"/>
        </w:rPr>
        <w:t>rgba</w:t>
      </w:r>
      <w:proofErr w:type="spellEnd"/>
      <w:r>
        <w:rPr>
          <w:rStyle w:val="HTMLCode"/>
          <w:rFonts w:ascii="Consolas" w:eastAsiaTheme="minorHAnsi" w:hAnsi="Consolas"/>
          <w:color w:val="000000"/>
        </w:rPr>
        <w:t>(</w:t>
      </w:r>
      <w:proofErr w:type="gramEnd"/>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proofErr w:type="spellStart"/>
      <w:proofErr w:type="gramStart"/>
      <w:r>
        <w:rPr>
          <w:rStyle w:val="HTMLCode"/>
          <w:rFonts w:ascii="Consolas" w:eastAsiaTheme="minorHAnsi" w:hAnsi="Consolas"/>
          <w:color w:val="000000"/>
        </w:rPr>
        <w:t>hsl</w:t>
      </w:r>
      <w:proofErr w:type="spellEnd"/>
      <w:r>
        <w:rPr>
          <w:rStyle w:val="HTMLCode"/>
          <w:rFonts w:ascii="Consolas" w:eastAsiaTheme="minorHAnsi" w:hAnsi="Consolas"/>
          <w:color w:val="000000"/>
        </w:rPr>
        <w:t>(</w:t>
      </w:r>
      <w:proofErr w:type="gramEnd"/>
      <w:r>
        <w:rPr>
          <w:rStyle w:val="HTMLCode"/>
          <w:rFonts w:ascii="Consolas" w:eastAsiaTheme="minorHAnsi" w:hAnsi="Consolas"/>
          <w:color w:val="000000"/>
        </w:rPr>
        <w:t>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HSLA in the form of </w:t>
      </w:r>
      <w:proofErr w:type="spellStart"/>
      <w:proofErr w:type="gramStart"/>
      <w:r>
        <w:rPr>
          <w:rStyle w:val="HTMLCode"/>
          <w:rFonts w:ascii="Consolas" w:eastAsiaTheme="minorHAnsi" w:hAnsi="Consolas"/>
          <w:color w:val="000000"/>
        </w:rPr>
        <w:t>hsla</w:t>
      </w:r>
      <w:proofErr w:type="spellEnd"/>
      <w:r>
        <w:rPr>
          <w:rStyle w:val="HTMLCode"/>
          <w:rFonts w:ascii="Consolas" w:eastAsiaTheme="minorHAnsi" w:hAnsi="Consolas"/>
          <w:color w:val="000000"/>
        </w:rPr>
        <w:t>(</w:t>
      </w:r>
      <w:proofErr w:type="gramEnd"/>
      <w:r>
        <w:rPr>
          <w:rStyle w:val="HTMLCode"/>
          <w:rFonts w:ascii="Consolas" w:eastAsiaTheme="minorHAnsi" w:hAnsi="Consolas"/>
          <w:color w:val="000000"/>
        </w:rPr>
        <w:t>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The 16 pre-defined English color names as follows. These 16 colors are numerically generated and are really </w:t>
      </w:r>
      <w:proofErr w:type="spellStart"/>
      <w:proofErr w:type="gramStart"/>
      <w:r>
        <w:rPr>
          <w:rFonts w:ascii="Segoe UI" w:hAnsi="Segoe UI" w:cs="Segoe UI"/>
          <w:color w:val="000000"/>
          <w:sz w:val="21"/>
          <w:szCs w:val="21"/>
        </w:rPr>
        <w:t>really</w:t>
      </w:r>
      <w:proofErr w:type="spellEnd"/>
      <w:r>
        <w:rPr>
          <w:rFonts w:ascii="Segoe UI" w:hAnsi="Segoe UI" w:cs="Segoe UI"/>
          <w:color w:val="000000"/>
          <w:sz w:val="21"/>
          <w:szCs w:val="21"/>
        </w:rPr>
        <w:t xml:space="preserve"> ugly</w:t>
      </w:r>
      <w:proofErr w:type="gramEnd"/>
      <w:r>
        <w:rPr>
          <w:rFonts w:ascii="Segoe UI" w:hAnsi="Segoe UI" w:cs="Segoe UI"/>
          <w:color w:val="000000"/>
          <w:sz w:val="21"/>
          <w:szCs w:val="21"/>
        </w:rPr>
        <w:t>. You should avoid using them!! Many browsers also support other color names such as </w:t>
      </w:r>
      <w:proofErr w:type="spellStart"/>
      <w:r>
        <w:rPr>
          <w:rStyle w:val="HTMLCode"/>
          <w:rFonts w:ascii="Consolas" w:eastAsiaTheme="minorHAnsi" w:hAnsi="Consolas"/>
          <w:color w:val="000000"/>
        </w:rPr>
        <w:t>lightblue</w:t>
      </w:r>
      <w:proofErr w:type="spellEnd"/>
      <w:r>
        <w:rPr>
          <w:rFonts w:ascii="Segoe UI" w:hAnsi="Segoe UI" w:cs="Segoe UI"/>
          <w:color w:val="000000"/>
          <w:sz w:val="21"/>
          <w:szCs w:val="21"/>
        </w:rPr>
        <w:t>, </w:t>
      </w:r>
      <w:proofErr w:type="spellStart"/>
      <w:r>
        <w:rPr>
          <w:rStyle w:val="HTMLCode"/>
          <w:rFonts w:ascii="Consolas" w:eastAsiaTheme="minorHAnsi" w:hAnsi="Consolas"/>
          <w:color w:val="000000"/>
        </w:rPr>
        <w:t>lightgreen</w:t>
      </w:r>
      <w:proofErr w:type="spellEnd"/>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proofErr w:type="gramStart"/>
      <w:r>
        <w:rPr>
          <w:rStyle w:val="line-heading-code-new"/>
          <w:rFonts w:ascii="Consolas" w:hAnsi="Consolas" w:cs="Segoe UI"/>
          <w:color w:val="E31B23"/>
          <w:sz w:val="23"/>
          <w:szCs w:val="23"/>
        </w:rPr>
        <w:t>color:#</w:t>
      </w:r>
      <w:proofErr w:type="spellStart"/>
      <w:proofErr w:type="gramEnd"/>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proofErr w:type="spellEnd"/>
      <w:r>
        <w:rPr>
          <w:rStyle w:val="line-heading-code-new"/>
          <w:rFonts w:ascii="Consolas" w:hAnsi="Consolas" w:cs="Segoe UI"/>
          <w:color w:val="E31B23"/>
          <w:sz w:val="23"/>
          <w:szCs w:val="23"/>
        </w:rPr>
        <w:t>)|</w:t>
      </w:r>
      <w:proofErr w:type="spellStart"/>
      <w:r>
        <w:rPr>
          <w:rStyle w:val="line-heading-code-new"/>
          <w:rFonts w:ascii="Consolas" w:hAnsi="Consolas" w:cs="Segoe UI"/>
          <w:color w:val="E31B23"/>
          <w:sz w:val="23"/>
          <w:szCs w:val="23"/>
        </w:rPr>
        <w:t>rgba</w:t>
      </w:r>
      <w:proofErr w:type="spellEnd"/>
      <w:r>
        <w:rPr>
          <w:rStyle w:val="line-heading-code-new"/>
          <w:rFonts w:ascii="Consolas" w:hAnsi="Consolas" w:cs="Segoe UI"/>
          <w:color w:val="E31B23"/>
          <w:sz w:val="23"/>
          <w:szCs w:val="23"/>
        </w:rPr>
        <w:t>(</w:t>
      </w:r>
      <w:proofErr w:type="spellStart"/>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proofErr w:type="spellEnd"/>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w:t>
      </w:r>
      <w:proofErr w:type="gramStart"/>
      <w:r>
        <w:rPr>
          <w:rStyle w:val="line-heading-code-new"/>
          <w:rFonts w:ascii="Consolas" w:hAnsi="Consolas" w:cs="Segoe UI"/>
          <w:color w:val="E31B23"/>
          <w:sz w:val="23"/>
          <w:szCs w:val="23"/>
        </w:rPr>
        <w:t>color:#</w:t>
      </w:r>
      <w:proofErr w:type="gramEnd"/>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xml:space="preserve"> and NOT inherited, </w:t>
      </w:r>
      <w:proofErr w:type="gramStart"/>
      <w:r>
        <w:rPr>
          <w:rFonts w:ascii="Segoe UI" w:hAnsi="Segoe UI" w:cs="Segoe UI"/>
          <w:color w:val="000000"/>
          <w:sz w:val="21"/>
          <w:szCs w:val="21"/>
        </w:rPr>
        <w:t>so as to</w:t>
      </w:r>
      <w:proofErr w:type="gramEnd"/>
      <w:r>
        <w:rPr>
          <w:rFonts w:ascii="Segoe UI" w:hAnsi="Segoe UI" w:cs="Segoe UI"/>
          <w:color w:val="000000"/>
          <w:sz w:val="21"/>
          <w:szCs w:val="21"/>
        </w:rPr>
        <w:t xml:space="preserve">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proofErr w:type="gramStart"/>
      <w:r>
        <w:rPr>
          <w:rStyle w:val="color-new"/>
          <w:rFonts w:ascii="Consolas" w:hAnsi="Consolas"/>
          <w:color w:val="E31B23"/>
        </w:rPr>
        <w:t>%</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w:t>
      </w:r>
      <w:proofErr w:type="gramStart"/>
      <w:r>
        <w:rPr>
          <w:rStyle w:val="color-new"/>
          <w:rFonts w:ascii="Consolas" w:hAnsi="Consolas"/>
          <w:color w:val="E31B23"/>
        </w:rPr>
        <w:t>px</w:t>
      </w:r>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w:t>
      </w:r>
      <w:proofErr w:type="gramStart"/>
      <w:r>
        <w:rPr>
          <w:rStyle w:val="color-new"/>
          <w:rFonts w:ascii="Consolas" w:hAnsi="Consolas"/>
          <w:color w:val="E31B23"/>
        </w:rPr>
        <w:t>mm</w:t>
      </w:r>
      <w:r>
        <w:rPr>
          <w:rFonts w:ascii="Consolas" w:hAnsi="Consolas"/>
          <w:color w:val="000000"/>
        </w:rPr>
        <w:t xml:space="preserve">;   </w:t>
      </w:r>
      <w:proofErr w:type="gramEnd"/>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proofErr w:type="gramStart"/>
      <w:r>
        <w:rPr>
          <w:rStyle w:val="color-new"/>
          <w:rFonts w:ascii="Consolas" w:hAnsi="Consolas"/>
          <w:color w:val="E31B23"/>
        </w:rPr>
        <w:t>0</w:t>
      </w:r>
      <w:r>
        <w:rPr>
          <w:rFonts w:ascii="Consolas" w:hAnsi="Consolas"/>
          <w:color w:val="000000"/>
        </w:rPr>
        <w:t>;</w:t>
      </w:r>
      <w:proofErr w:type="gramEnd"/>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w:t>
      </w:r>
      <w:proofErr w:type="gramStart"/>
      <w:r>
        <w:rPr>
          <w:rStyle w:val="color-new"/>
          <w:rFonts w:ascii="Consolas" w:hAnsi="Consolas"/>
          <w:color w:val="E31B23"/>
        </w:rPr>
        <w:t>em</w:t>
      </w:r>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proofErr w:type="gramStart"/>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proofErr w:type="spellStart"/>
      <w:r>
        <w:rPr>
          <w:rStyle w:val="line-heading"/>
          <w:rFonts w:ascii="Consolas" w:hAnsi="Consolas" w:cs="Courier New"/>
          <w:b/>
          <w:bCs/>
          <w:color w:val="444444"/>
          <w:spacing w:val="15"/>
          <w:sz w:val="23"/>
          <w:szCs w:val="23"/>
        </w:rPr>
        <w:t>pt</w:t>
      </w:r>
      <w:proofErr w:type="spellEnd"/>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proofErr w:type="spellStart"/>
      <w:r w:rsidRPr="007453E7">
        <w:rPr>
          <w:rFonts w:ascii="Segoe UI" w:hAnsi="Segoe UI" w:cs="Segoe UI"/>
          <w:color w:val="000000"/>
          <w:sz w:val="21"/>
          <w:szCs w:val="21"/>
        </w:rPr>
        <w:t>em</w:t>
      </w:r>
      <w:proofErr w:type="spellEnd"/>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xml:space="preserve">. In the case of font-size, </w:t>
      </w:r>
      <w:proofErr w:type="spellStart"/>
      <w:r w:rsidR="00A5285E">
        <w:rPr>
          <w:rFonts w:ascii="Segoe UI" w:hAnsi="Segoe UI" w:cs="Segoe UI"/>
          <w:color w:val="000000"/>
          <w:sz w:val="21"/>
          <w:szCs w:val="21"/>
        </w:rPr>
        <w:t>em</w:t>
      </w:r>
      <w:proofErr w:type="spellEnd"/>
      <w:r w:rsidR="00A5285E">
        <w:rPr>
          <w:rFonts w:ascii="Segoe UI" w:hAnsi="Segoe UI" w:cs="Segoe UI"/>
          <w:color w:val="000000"/>
          <w:sz w:val="21"/>
          <w:szCs w:val="21"/>
        </w:rPr>
        <w:t xml:space="preserve">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vw</w:t>
      </w:r>
      <w:proofErr w:type="spellEnd"/>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vh</w:t>
      </w:r>
      <w:proofErr w:type="spellEnd"/>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vmin</w:t>
      </w:r>
      <w:proofErr w:type="spellEnd"/>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proofErr w:type="spellStart"/>
      <w:r w:rsidRPr="00CD79E7">
        <w:rPr>
          <w:rFonts w:ascii="Segoe UI" w:hAnsi="Segoe UI" w:cs="Segoe UI"/>
          <w:color w:val="000000"/>
          <w:sz w:val="21"/>
          <w:szCs w:val="21"/>
        </w:rPr>
        <w:t>vmax</w:t>
      </w:r>
      <w:proofErr w:type="spellEnd"/>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proofErr w:type="gramStart"/>
      <w:r>
        <w:rPr>
          <w:rStyle w:val="color-new"/>
          <w:rFonts w:ascii="Consolas" w:hAnsi="Consolas"/>
          <w:color w:val="E31B23"/>
        </w:rPr>
        <w:t>%</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w:t>
      </w:r>
      <w:proofErr w:type="gramStart"/>
      <w:r>
        <w:rPr>
          <w:rStyle w:val="color-new"/>
          <w:rFonts w:ascii="Consolas" w:hAnsi="Consolas"/>
          <w:color w:val="E31B23"/>
        </w:rPr>
        <w:t>em</w:t>
      </w:r>
      <w:r>
        <w:rPr>
          <w:rFonts w:ascii="Consolas" w:hAnsi="Consolas"/>
          <w:color w:val="000000"/>
        </w:rPr>
        <w:t xml:space="preserve">;  </w:t>
      </w:r>
      <w:r>
        <w:rPr>
          <w:rStyle w:val="color-comment"/>
          <w:rFonts w:ascii="Consolas" w:hAnsi="Consolas"/>
          <w:color w:val="009900"/>
        </w:rPr>
        <w:t>/</w:t>
      </w:r>
      <w:proofErr w:type="gramEnd"/>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w:t>
      </w:r>
      <w:proofErr w:type="gramStart"/>
      <w:r>
        <w:rPr>
          <w:rStyle w:val="color-new"/>
          <w:rFonts w:ascii="Consolas" w:hAnsi="Consolas"/>
          <w:color w:val="E31B23"/>
        </w:rPr>
        <w:t>em</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w:t>
      </w:r>
      <w:proofErr w:type="gramStart"/>
      <w:r>
        <w:rPr>
          <w:rStyle w:val="color-new"/>
          <w:rFonts w:ascii="Consolas" w:hAnsi="Consolas"/>
          <w:color w:val="E31B23"/>
        </w:rPr>
        <w:t>px</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proofErr w:type="gramStart"/>
      <w:r>
        <w:rPr>
          <w:rStyle w:val="color-new"/>
          <w:rFonts w:ascii="Consolas" w:hAnsi="Consolas"/>
          <w:color w:val="E31B23"/>
        </w:rPr>
        <w:t>0</w:t>
      </w:r>
      <w:r>
        <w:rPr>
          <w:rFonts w:ascii="Consolas" w:hAnsi="Consolas"/>
          <w:color w:val="000000"/>
        </w:rPr>
        <w:t xml:space="preserve">;   </w:t>
      </w:r>
      <w:proofErr w:type="gramEnd"/>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lastRenderedPageBreak/>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w:t>
      </w:r>
      <w:proofErr w:type="gramStart"/>
      <w:r w:rsidR="00DF47EA">
        <w:t>box</w:t>
      </w:r>
      <w:proofErr w:type="gramEnd"/>
      <w:r w:rsidR="00DF47EA">
        <w:t xml:space="preserve">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proofErr w:type="spellStart"/>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max-height: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min-width: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 xml:space="preserve">min-height: </w:t>
      </w:r>
      <w:proofErr w:type="spellStart"/>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proofErr w:type="spellEnd"/>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 xml:space="preserve">a excluding padding, border, </w:t>
      </w:r>
      <w:proofErr w:type="gramStart"/>
      <w:r w:rsidR="00C2761F" w:rsidRPr="00123683">
        <w:t>margin</w:t>
      </w:r>
      <w:proofErr w:type="gramEnd"/>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w:t>
      </w:r>
      <w:proofErr w:type="gramStart"/>
      <w:r w:rsidRPr="003F5AF0">
        <w:rPr>
          <w:rFonts w:ascii="Consolas" w:eastAsia="Times New Roman" w:hAnsi="Consolas" w:cs="Courier New"/>
          <w:color w:val="000000"/>
          <w:sz w:val="20"/>
          <w:szCs w:val="20"/>
        </w:rPr>
        <w:t>300px;</w:t>
      </w:r>
      <w:proofErr w:type="gramEnd"/>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w:t>
      </w:r>
      <w:proofErr w:type="gramStart"/>
      <w:r w:rsidRPr="003F5AF0">
        <w:rPr>
          <w:rFonts w:ascii="Consolas" w:eastAsia="Times New Roman" w:hAnsi="Consolas" w:cs="Courier New"/>
          <w:color w:val="000000"/>
          <w:sz w:val="20"/>
          <w:szCs w:val="20"/>
        </w:rPr>
        <w:t>10px;</w:t>
      </w:r>
      <w:proofErr w:type="gramEnd"/>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w:t>
      </w:r>
      <w:proofErr w:type="gramStart"/>
      <w:r w:rsidRPr="003F5AF0">
        <w:rPr>
          <w:rFonts w:ascii="Consolas" w:eastAsia="Times New Roman" w:hAnsi="Consolas" w:cs="Courier New"/>
          <w:color w:val="000000"/>
          <w:sz w:val="20"/>
          <w:szCs w:val="20"/>
        </w:rPr>
        <w:t>black;</w:t>
      </w:r>
      <w:proofErr w:type="gramEnd"/>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w:t>
      </w:r>
      <w:proofErr w:type="gramStart"/>
      <w:r w:rsidRPr="003F5AF0">
        <w:rPr>
          <w:rFonts w:ascii="Consolas" w:eastAsia="Times New Roman" w:hAnsi="Consolas" w:cs="Courier New"/>
          <w:color w:val="000000"/>
          <w:sz w:val="20"/>
          <w:szCs w:val="20"/>
        </w:rPr>
        <w:t>20px;</w:t>
      </w:r>
      <w:proofErr w:type="gramEnd"/>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lastRenderedPageBreak/>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w:t>
      </w:r>
      <w:proofErr w:type="gramStart"/>
      <w:r w:rsidRPr="003F5AF0">
        <w:rPr>
          <w:rFonts w:ascii="Consolas" w:eastAsia="Times New Roman" w:hAnsi="Consolas" w:cs="Courier New"/>
          <w:color w:val="00B050"/>
          <w:sz w:val="20"/>
          <w:szCs w:val="20"/>
        </w:rPr>
        <w:t>20)x</w:t>
      </w:r>
      <w:proofErr w:type="gramEnd"/>
      <w:r w:rsidRPr="003F5AF0">
        <w:rPr>
          <w:rFonts w:ascii="Consolas" w:eastAsia="Times New Roman" w:hAnsi="Consolas" w:cs="Courier New"/>
          <w:color w:val="00B050"/>
          <w:sz w:val="20"/>
          <w:szCs w:val="20"/>
        </w:rPr>
        <w:t>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proofErr w:type="spellStart"/>
      <w:proofErr w:type="gramStart"/>
      <w:r w:rsidRPr="00C37BE2">
        <w:rPr>
          <w:rStyle w:val="font-code"/>
        </w:rPr>
        <w:t>width:auto</w:t>
      </w:r>
      <w:proofErr w:type="spellEnd"/>
      <w:proofErr w:type="gramEnd"/>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proofErr w:type="spellStart"/>
      <w:proofErr w:type="gramStart"/>
      <w:r>
        <w:rPr>
          <w:rStyle w:val="HTMLCode"/>
          <w:rFonts w:ascii="Consolas" w:hAnsi="Consolas"/>
          <w:color w:val="000000"/>
        </w:rPr>
        <w:t>width:auto</w:t>
      </w:r>
      <w:proofErr w:type="spellEnd"/>
      <w:proofErr w:type="gramEnd"/>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proofErr w:type="spellStart"/>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proofErr w:type="spellEnd"/>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w:t>
      </w:r>
      <w:proofErr w:type="spellStart"/>
      <w:r>
        <w:rPr>
          <w:rStyle w:val="HTMLCode"/>
          <w:rFonts w:ascii="Consolas" w:hAnsi="Consolas"/>
          <w:color w:val="000000"/>
        </w:rPr>
        <w:t>img</w:t>
      </w:r>
      <w:proofErr w:type="spellEnd"/>
      <w:r>
        <w:rPr>
          <w:rStyle w:val="HTMLCode"/>
          <w:rFonts w:ascii="Consolas" w:hAnsi="Consolas"/>
          <w:color w:val="000000"/>
        </w:rPr>
        <w:t>&gt;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proofErr w:type="spellStart"/>
      <w:r w:rsidR="006C5703" w:rsidRPr="006C5703">
        <w:t>space</w:t>
      </w:r>
      <w:proofErr w:type="spellEnd"/>
      <w:r w:rsidR="006C5703" w:rsidRPr="006C5703">
        <w:t xml:space="preserv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 xml:space="preserve">margin-top: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margin-right: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r>
      <w:proofErr w:type="spellStart"/>
      <w:r w:rsidRPr="009742DB">
        <w:rPr>
          <w:rFonts w:ascii="Consolas" w:eastAsia="Times New Roman" w:hAnsi="Consolas" w:cs="Segoe UI"/>
          <w:color w:val="E31B23"/>
          <w:sz w:val="23"/>
          <w:szCs w:val="23"/>
        </w:rPr>
        <w:t>margin-</w:t>
      </w:r>
      <w:proofErr w:type="gramStart"/>
      <w:r w:rsidRPr="009742DB">
        <w:rPr>
          <w:rFonts w:ascii="Consolas" w:eastAsia="Times New Roman" w:hAnsi="Consolas" w:cs="Segoe UI"/>
          <w:color w:val="E31B23"/>
          <w:sz w:val="23"/>
          <w:szCs w:val="23"/>
        </w:rPr>
        <w:t>bottom:auto</w:t>
      </w:r>
      <w:proofErr w:type="gramEnd"/>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 xml:space="preserve">margin-left: </w:t>
      </w:r>
      <w:proofErr w:type="spellStart"/>
      <w:r w:rsidRPr="009742DB">
        <w:rPr>
          <w:rFonts w:ascii="Consolas" w:eastAsia="Times New Roman" w:hAnsi="Consolas" w:cs="Segoe UI"/>
          <w:color w:val="E31B23"/>
          <w:sz w:val="23"/>
          <w:szCs w:val="23"/>
        </w:rPr>
        <w:t>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proofErr w:type="spellStart"/>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proofErr w:type="spellEnd"/>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proofErr w:type="gramStart"/>
      <w:r w:rsidRPr="009742DB">
        <w:rPr>
          <w:rFonts w:ascii="Consolas" w:eastAsia="Times New Roman" w:hAnsi="Consolas" w:cs="Segoe UI"/>
          <w:color w:val="E31B23"/>
          <w:sz w:val="23"/>
          <w:szCs w:val="23"/>
        </w:rPr>
        <w:t>padding:</w:t>
      </w:r>
      <w:proofErr w:type="gramEnd"/>
      <w:r w:rsidRPr="009742DB">
        <w:rPr>
          <w:rFonts w:ascii="Consolas" w:eastAsia="Times New Roman" w:hAnsi="Consolas" w:cs="Segoe UI"/>
          <w:color w:val="E31B23"/>
          <w:sz w:val="23"/>
          <w:szCs w:val="23"/>
        </w:rPr>
        <w:t>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 xml:space="preserve">automatically fits the parent’s </w:t>
      </w:r>
      <w:proofErr w:type="gramStart"/>
      <w:r w:rsidR="005130A4">
        <w:t>width</w:t>
      </w:r>
      <w:proofErr w:type="gramEnd"/>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w:t>
      </w:r>
      <w:proofErr w:type="gramStart"/>
      <w:r>
        <w:t>right</w:t>
      </w:r>
      <w:proofErr w:type="gramEnd"/>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div#header</w:t>
      </w:r>
      <w:proofErr w:type="spellEnd"/>
      <w:r w:rsidRPr="0088301A">
        <w:rPr>
          <w:rFonts w:ascii="Consolas" w:eastAsia="Times New Roman" w:hAnsi="Consolas" w:cs="Courier New"/>
          <w:color w:val="000000"/>
          <w:sz w:val="20"/>
          <w:szCs w:val="20"/>
        </w:rPr>
        <w:t xml:space="preserve">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w:t>
      </w:r>
      <w:proofErr w:type="gramStart"/>
      <w:r w:rsidRPr="0088301A">
        <w:rPr>
          <w:rFonts w:ascii="Consolas" w:eastAsia="Times New Roman" w:hAnsi="Consolas" w:cs="Courier New"/>
          <w:color w:val="000000"/>
          <w:sz w:val="20"/>
          <w:szCs w:val="20"/>
        </w:rPr>
        <w:t xml:space="preserve">auto;  </w:t>
      </w:r>
      <w:r w:rsidRPr="0088301A">
        <w:rPr>
          <w:rFonts w:ascii="Consolas" w:eastAsia="Times New Roman" w:hAnsi="Consolas" w:cs="Courier New"/>
          <w:color w:val="009900"/>
          <w:sz w:val="20"/>
          <w:szCs w:val="20"/>
        </w:rPr>
        <w:t>/</w:t>
      </w:r>
      <w:proofErr w:type="gramEnd"/>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div#footer</w:t>
      </w:r>
      <w:proofErr w:type="spellEnd"/>
      <w:r w:rsidRPr="0088301A">
        <w:rPr>
          <w:rFonts w:ascii="Consolas" w:eastAsia="Times New Roman" w:hAnsi="Consolas" w:cs="Courier New"/>
          <w:color w:val="000000"/>
          <w:sz w:val="20"/>
          <w:szCs w:val="20"/>
        </w:rPr>
        <w:t xml:space="preserve">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roofErr w:type="spellStart"/>
      <w:r w:rsidRPr="0088301A">
        <w:rPr>
          <w:rFonts w:ascii="Consolas" w:eastAsia="Times New Roman" w:hAnsi="Consolas" w:cs="Courier New"/>
          <w:color w:val="000000"/>
          <w:sz w:val="20"/>
          <w:szCs w:val="20"/>
        </w:rPr>
        <w:t>div#content</w:t>
      </w:r>
      <w:proofErr w:type="spellEnd"/>
      <w:r w:rsidRPr="0088301A">
        <w:rPr>
          <w:rFonts w:ascii="Consolas" w:eastAsia="Times New Roman" w:hAnsi="Consolas" w:cs="Courier New"/>
          <w:color w:val="000000"/>
          <w:sz w:val="20"/>
          <w:szCs w:val="20"/>
        </w:rPr>
        <w:t xml:space="preserve">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w:t>
      </w:r>
      <w:proofErr w:type="gramStart"/>
      <w:r w:rsidRPr="0088301A">
        <w:rPr>
          <w:rFonts w:ascii="Consolas" w:eastAsia="Times New Roman" w:hAnsi="Consolas" w:cs="Courier New"/>
          <w:color w:val="000000"/>
          <w:sz w:val="20"/>
          <w:szCs w:val="20"/>
        </w:rPr>
        <w:t>10px;</w:t>
      </w:r>
      <w:proofErr w:type="gramEnd"/>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w:t>
      </w:r>
      <w:proofErr w:type="gramStart"/>
      <w:r w:rsidRPr="0088301A">
        <w:rPr>
          <w:rFonts w:ascii="Consolas" w:eastAsia="Times New Roman" w:hAnsi="Consolas" w:cs="Courier New"/>
          <w:color w:val="000000"/>
          <w:sz w:val="20"/>
          <w:szCs w:val="20"/>
        </w:rPr>
        <w:t>auto;</w:t>
      </w:r>
      <w:proofErr w:type="gramEnd"/>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w:t>
      </w:r>
      <w:proofErr w:type="gramStart"/>
      <w:r w:rsidRPr="0088301A">
        <w:rPr>
          <w:rFonts w:ascii="Consolas" w:eastAsia="Times New Roman" w:hAnsi="Consolas" w:cs="Courier New"/>
          <w:color w:val="000000"/>
          <w:sz w:val="20"/>
          <w:szCs w:val="20"/>
        </w:rPr>
        <w:t>5px;</w:t>
      </w:r>
      <w:proofErr w:type="gramEnd"/>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w:t>
      </w:r>
      <w:proofErr w:type="gramStart"/>
      <w:r w:rsidRPr="0088301A">
        <w:rPr>
          <w:rFonts w:ascii="Consolas" w:eastAsia="Times New Roman" w:hAnsi="Consolas" w:cs="Courier New"/>
          <w:color w:val="000000"/>
          <w:sz w:val="20"/>
          <w:szCs w:val="20"/>
        </w:rPr>
        <w:t>auto;</w:t>
      </w:r>
      <w:proofErr w:type="gramEnd"/>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 xml:space="preserve">border-width: </w:t>
      </w:r>
      <w:proofErr w:type="spellStart"/>
      <w:r w:rsidRPr="00DF37D8">
        <w:rPr>
          <w:rFonts w:ascii="Consolas" w:eastAsia="Times New Roman" w:hAnsi="Consolas" w:cs="Segoe UI"/>
          <w:color w:val="E31B23"/>
          <w:sz w:val="23"/>
          <w:szCs w:val="23"/>
        </w:rPr>
        <w:t>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proofErr w:type="spellEnd"/>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proofErr w:type="gramStart"/>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proofErr w:type="gramEnd"/>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lastRenderedPageBreak/>
        <w:t xml:space="preserve">The 3 properties above can be </w:t>
      </w:r>
      <w:r w:rsidR="00102EBB" w:rsidRPr="00102EBB">
        <w:t xml:space="preserve">combined into one </w:t>
      </w:r>
      <w:proofErr w:type="gramStart"/>
      <w:r w:rsidR="00102EBB" w:rsidRPr="00102EBB">
        <w:t>property</w:t>
      </w:r>
      <w:proofErr w:type="gramEnd"/>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w:t>
      </w:r>
      <w:proofErr w:type="gramStart"/>
      <w:r w:rsidR="00A57E07">
        <w:t>e.g.</w:t>
      </w:r>
      <w:proofErr w:type="gramEnd"/>
      <w:r w:rsidR="00A57E07">
        <w:t xml:space="preserve">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w:t>
      </w:r>
      <w:proofErr w:type="gramStart"/>
      <w:r w:rsidR="00A53392">
        <w:t>overview</w:t>
      </w:r>
      <w:proofErr w:type="gramEnd"/>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Normal flow is how the browser lays out HTML pages by default when you do nothing to control page layout. </w:t>
      </w:r>
      <w:proofErr w:type="gramStart"/>
      <w:r w:rsidRPr="00530616">
        <w:rPr>
          <w:rFonts w:ascii="Arial" w:hAnsi="Arial" w:cs="Arial"/>
          <w:color w:val="212121"/>
          <w:spacing w:val="-1"/>
          <w:sz w:val="22"/>
          <w:szCs w:val="22"/>
        </w:rPr>
        <w:t>Let's</w:t>
      </w:r>
      <w:proofErr w:type="gramEnd"/>
      <w:r w:rsidRPr="00530616">
        <w:rPr>
          <w:rFonts w:ascii="Arial" w:hAnsi="Arial" w:cs="Arial"/>
          <w:color w:val="212121"/>
          <w:spacing w:val="-1"/>
          <w:sz w:val="22"/>
          <w:szCs w:val="22"/>
        </w:rPr>
        <w:t xml:space="preserve">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 xml:space="preserve">I love my </w:t>
            </w:r>
            <w:proofErr w:type="gramStart"/>
            <w:r w:rsidRPr="00530616">
              <w:rPr>
                <w:rStyle w:val="HTMLCode"/>
                <w:rFonts w:ascii="Consolas" w:hAnsi="Consolas"/>
                <w:color w:val="212121"/>
                <w:spacing w:val="-1"/>
                <w:sz w:val="18"/>
                <w:szCs w:val="18"/>
              </w:rPr>
              <w:t>cat.</w:t>
            </w:r>
            <w:r w:rsidRPr="00530616">
              <w:rPr>
                <w:rStyle w:val="token"/>
                <w:rFonts w:ascii="Consolas" w:eastAsiaTheme="majorEastAsia" w:hAnsi="Consolas"/>
                <w:color w:val="999999"/>
                <w:spacing w:val="-1"/>
                <w:sz w:val="18"/>
                <w:szCs w:val="18"/>
              </w:rPr>
              <w:t>&lt;</w:t>
            </w:r>
            <w:proofErr w:type="gramEnd"/>
            <w:r w:rsidRPr="00530616">
              <w:rPr>
                <w:rStyle w:val="token"/>
                <w:rFonts w:ascii="Consolas" w:eastAsiaTheme="majorEastAsia" w:hAnsi="Consolas"/>
                <w:color w:val="999999"/>
                <w:spacing w:val="-1"/>
                <w:sz w:val="18"/>
                <w:szCs w:val="18"/>
              </w:rPr>
              <w: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 xml:space="preserve">The </w:t>
            </w:r>
            <w:proofErr w:type="gramStart"/>
            <w:r w:rsidRPr="00530616">
              <w:rPr>
                <w:rStyle w:val="HTMLCode"/>
                <w:rFonts w:ascii="Consolas" w:hAnsi="Consolas"/>
                <w:color w:val="212121"/>
                <w:spacing w:val="-1"/>
                <w:sz w:val="18"/>
                <w:szCs w:val="18"/>
              </w:rPr>
              <w:t>end!</w:t>
            </w:r>
            <w:r w:rsidRPr="00530616">
              <w:rPr>
                <w:rStyle w:val="token"/>
                <w:rFonts w:ascii="Consolas" w:eastAsiaTheme="majorEastAsia" w:hAnsi="Consolas"/>
                <w:color w:val="999999"/>
                <w:spacing w:val="-1"/>
                <w:sz w:val="18"/>
                <w:szCs w:val="18"/>
              </w:rPr>
              <w:t>&lt;</w:t>
            </w:r>
            <w:proofErr w:type="gramEnd"/>
            <w:r w:rsidRPr="00530616">
              <w:rPr>
                <w:rStyle w:val="token"/>
                <w:rFonts w:ascii="Consolas" w:eastAsiaTheme="majorEastAsia" w:hAnsi="Consolas"/>
                <w:color w:val="999999"/>
                <w:spacing w:val="-1"/>
                <w:sz w:val="18"/>
                <w:szCs w:val="18"/>
              </w:rPr>
              <w: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 xml:space="preserve">Buy cat </w:t>
            </w:r>
            <w:proofErr w:type="gramStart"/>
            <w:r w:rsidRPr="00430954">
              <w:rPr>
                <w:rFonts w:ascii="Times New Roman" w:eastAsia="Times New Roman" w:hAnsi="Times New Roman" w:cs="Times New Roman"/>
                <w:color w:val="000000"/>
                <w:sz w:val="25"/>
                <w:szCs w:val="25"/>
              </w:rPr>
              <w:t>food</w:t>
            </w:r>
            <w:proofErr w:type="gramEnd"/>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 xml:space="preserve">Cheer up </w:t>
            </w:r>
            <w:proofErr w:type="gramStart"/>
            <w:r w:rsidRPr="00430954">
              <w:rPr>
                <w:rFonts w:ascii="Times New Roman" w:eastAsia="Times New Roman" w:hAnsi="Times New Roman" w:cs="Times New Roman"/>
                <w:color w:val="000000"/>
                <w:sz w:val="25"/>
                <w:szCs w:val="25"/>
              </w:rPr>
              <w:t>friend</w:t>
            </w:r>
            <w:proofErr w:type="gramEnd"/>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17"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 xml:space="preserve">absolute/relative/fixed </w:t>
      </w:r>
      <w:proofErr w:type="gramStart"/>
      <w:r w:rsidR="003904AE">
        <w:t>manner</w:t>
      </w:r>
      <w:proofErr w:type="gramEnd"/>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proofErr w:type="spellStart"/>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roofErr w:type="spellEnd"/>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proofErr w:type="spellStart"/>
      <w:proofErr w:type="gramStart"/>
      <w:r w:rsidRPr="00B97120">
        <w:rPr>
          <w:rStyle w:val="HTMLCode"/>
          <w:rFonts w:ascii="Consolas" w:eastAsiaTheme="majorEastAsia" w:hAnsi="Consolas"/>
          <w:color w:val="FF0000"/>
        </w:rPr>
        <w:t>position:static</w:t>
      </w:r>
      <w:proofErr w:type="spellEnd"/>
      <w:proofErr w:type="gramEnd"/>
      <w:r>
        <w:rPr>
          <w:rFonts w:ascii="Segoe UI" w:hAnsi="Segoe UI" w:cs="Segoe UI"/>
          <w:color w:val="000000"/>
          <w:sz w:val="21"/>
          <w:szCs w:val="21"/>
        </w:rPr>
        <w:t>); you can remove the box from the normal flow and specify its location with respect to either its parent element (</w:t>
      </w:r>
      <w:proofErr w:type="spellStart"/>
      <w:r w:rsidRPr="00DE3AF1">
        <w:rPr>
          <w:rStyle w:val="HTMLCode"/>
          <w:rFonts w:ascii="Consolas" w:eastAsiaTheme="majorEastAsia" w:hAnsi="Consolas"/>
          <w:color w:val="FF0000"/>
        </w:rPr>
        <w:t>position:absolute</w:t>
      </w:r>
      <w:proofErr w:type="spellEnd"/>
      <w:r>
        <w:rPr>
          <w:rFonts w:ascii="Segoe UI" w:hAnsi="Segoe UI" w:cs="Segoe UI"/>
          <w:color w:val="000000"/>
          <w:sz w:val="21"/>
          <w:szCs w:val="21"/>
        </w:rPr>
        <w:t>) or the browser window (</w:t>
      </w:r>
      <w:proofErr w:type="spellStart"/>
      <w:r w:rsidRPr="00DE3AF1">
        <w:rPr>
          <w:rStyle w:val="HTMLCode"/>
          <w:rFonts w:ascii="Consolas" w:eastAsiaTheme="majorEastAsia" w:hAnsi="Consolas"/>
          <w:color w:val="FF0000"/>
        </w:rPr>
        <w:t>position:fixed</w:t>
      </w:r>
      <w:proofErr w:type="spellEnd"/>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proofErr w:type="spellStart"/>
      <w:r w:rsidRPr="00DE3AF1">
        <w:rPr>
          <w:rStyle w:val="HTMLCode"/>
          <w:rFonts w:ascii="Consolas" w:eastAsiaTheme="majorEastAsia" w:hAnsi="Consolas"/>
          <w:color w:val="FF0000"/>
        </w:rPr>
        <w:t>position:relative</w:t>
      </w:r>
      <w:proofErr w:type="spellEnd"/>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lastRenderedPageBreak/>
        <w:t>top: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proofErr w:type="gramStart"/>
      <w:r>
        <w:rPr>
          <w:rStyle w:val="line-heading-code-new"/>
          <w:rFonts w:ascii="Consolas" w:hAnsi="Consolas" w:cs="Segoe UI"/>
          <w:color w:val="E31B23"/>
          <w:sz w:val="23"/>
          <w:szCs w:val="23"/>
        </w:rPr>
        <w:t>left:</w:t>
      </w:r>
      <w:proofErr w:type="gramEnd"/>
      <w:r>
        <w:rPr>
          <w:rStyle w:val="line-heading-code-new"/>
          <w:rFonts w:ascii="Consolas" w:hAnsi="Consolas" w:cs="Segoe UI"/>
          <w:color w:val="E31B23"/>
          <w:sz w:val="23"/>
          <w:szCs w:val="23"/>
        </w:rPr>
        <w: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proofErr w:type="spellStart"/>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proofErr w:type="spellEnd"/>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proofErr w:type="spellStart"/>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proofErr w:type="spellEnd"/>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xml:space="preserve"> of two elements </w:t>
      </w:r>
      <w:proofErr w:type="gramStart"/>
      <w:r>
        <w:rPr>
          <w:rFonts w:ascii="Segoe UI" w:hAnsi="Segoe UI" w:cs="Segoe UI"/>
          <w:color w:val="000000"/>
          <w:sz w:val="21"/>
          <w:szCs w:val="21"/>
        </w:rPr>
        <w:t>are</w:t>
      </w:r>
      <w:proofErr w:type="gramEnd"/>
      <w:r>
        <w:rPr>
          <w:rFonts w:ascii="Segoe UI" w:hAnsi="Segoe UI" w:cs="Segoe UI"/>
          <w:color w:val="000000"/>
          <w:sz w:val="21"/>
          <w:szCs w:val="21"/>
        </w:rPr>
        <w:t xml:space="preserv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proofErr w:type="spellStart"/>
      <w:proofErr w:type="gramStart"/>
      <w:r w:rsidRPr="003D52D1">
        <w:rPr>
          <w:rStyle w:val="font-code"/>
        </w:rPr>
        <w:t>position:stati</w:t>
      </w:r>
      <w:r w:rsidR="003D52D1" w:rsidRPr="003D52D1">
        <w:rPr>
          <w:rStyle w:val="font-code"/>
        </w:rPr>
        <w:t>c</w:t>
      </w:r>
      <w:proofErr w:type="spellEnd"/>
      <w:proofErr w:type="gramEnd"/>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proofErr w:type="spellStart"/>
      <w:proofErr w:type="gramStart"/>
      <w:r>
        <w:rPr>
          <w:rStyle w:val="HTMLCode"/>
          <w:rFonts w:ascii="Consolas" w:eastAsiaTheme="majorEastAsia" w:hAnsi="Consolas"/>
          <w:color w:val="000000"/>
        </w:rPr>
        <w:t>position:static</w:t>
      </w:r>
      <w:proofErr w:type="spellEnd"/>
      <w:proofErr w:type="gramEnd"/>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AD5B26"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18"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proofErr w:type="spellStart"/>
      <w:proofErr w:type="gramStart"/>
      <w:r w:rsidRPr="007F3DE5">
        <w:rPr>
          <w:rStyle w:val="font-code"/>
        </w:rPr>
        <w:t>position:relative</w:t>
      </w:r>
      <w:proofErr w:type="spellEnd"/>
      <w:proofErr w:type="gramEnd"/>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roofErr w:type="spellStart"/>
      <w:r>
        <w:rPr>
          <w:rFonts w:ascii="Consolas" w:hAnsi="Consolas"/>
          <w:color w:val="000000"/>
        </w:rPr>
        <w:t>div#up</w:t>
      </w:r>
      <w:proofErr w:type="spellEnd"/>
      <w:r>
        <w:rPr>
          <w:rFonts w:ascii="Consolas" w:hAnsi="Consolas"/>
          <w:color w:val="000000"/>
        </w:rPr>
        <w:t xml:space="preserve">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w:t>
      </w:r>
      <w:proofErr w:type="gramStart"/>
      <w:r>
        <w:rPr>
          <w:rFonts w:ascii="Consolas" w:hAnsi="Consolas"/>
          <w:color w:val="000000"/>
        </w:rPr>
        <w:t>relative;</w:t>
      </w:r>
      <w:proofErr w:type="gramEnd"/>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w:t>
      </w:r>
      <w:proofErr w:type="gramStart"/>
      <w:r>
        <w:rPr>
          <w:rFonts w:ascii="Consolas" w:hAnsi="Consolas"/>
          <w:color w:val="000000"/>
        </w:rPr>
        <w:t xml:space="preserve">em;  </w:t>
      </w:r>
      <w:r>
        <w:rPr>
          <w:rStyle w:val="color-comment"/>
          <w:rFonts w:ascii="Consolas" w:hAnsi="Consolas"/>
          <w:color w:val="009900"/>
        </w:rPr>
        <w:t>/</w:t>
      </w:r>
      <w:proofErr w:type="gramEnd"/>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proofErr w:type="spellStart"/>
      <w:proofErr w:type="gramStart"/>
      <w:r w:rsidRPr="007F3DE5">
        <w:rPr>
          <w:rStyle w:val="font-code"/>
        </w:rPr>
        <w:t>position:absolute</w:t>
      </w:r>
      <w:proofErr w:type="spellEnd"/>
      <w:proofErr w:type="gramEnd"/>
      <w:r w:rsidR="00F66958">
        <w:rPr>
          <w:rStyle w:val="font-code"/>
        </w:rPr>
        <w:t xml:space="preserve"> for child and </w:t>
      </w:r>
      <w:proofErr w:type="spellStart"/>
      <w:r w:rsidR="00F66958">
        <w:rPr>
          <w:rStyle w:val="font-code"/>
        </w:rPr>
        <w:t>position:relative</w:t>
      </w:r>
      <w:proofErr w:type="spellEnd"/>
      <w:r w:rsidR="00F66958">
        <w:rPr>
          <w:rStyle w:val="font-code"/>
        </w:rPr>
        <w:t xml:space="preser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 xml:space="preserve">container </w:t>
      </w:r>
      <w:proofErr w:type="gramStart"/>
      <w:r w:rsidRPr="00F66958">
        <w:rPr>
          <w:rStyle w:val="HTMLCode"/>
          <w:rFonts w:ascii="Consolas" w:eastAsiaTheme="majorEastAsia" w:hAnsi="Consolas"/>
          <w:color w:val="FF0000"/>
        </w:rPr>
        <w:t xml:space="preserve">{ </w:t>
      </w:r>
      <w:proofErr w:type="spellStart"/>
      <w:r w:rsidRPr="00F66958">
        <w:rPr>
          <w:rStyle w:val="HTMLCode"/>
          <w:rFonts w:ascii="Consolas" w:eastAsiaTheme="majorEastAsia" w:hAnsi="Consolas"/>
          <w:color w:val="FF0000"/>
        </w:rPr>
        <w:t>position</w:t>
      </w:r>
      <w:proofErr w:type="gramEnd"/>
      <w:r w:rsidRPr="00F66958">
        <w:rPr>
          <w:rStyle w:val="HTMLCode"/>
          <w:rFonts w:ascii="Consolas" w:eastAsiaTheme="majorEastAsia" w:hAnsi="Consolas"/>
          <w:color w:val="FF0000"/>
        </w:rPr>
        <w:t>:relative</w:t>
      </w:r>
      <w:proofErr w:type="spellEnd"/>
      <w:r w:rsidRPr="00F66958">
        <w:rPr>
          <w:rStyle w:val="HTMLCode"/>
          <w:rFonts w:ascii="Consolas" w:eastAsiaTheme="majorEastAsia" w:hAnsi="Consolas"/>
          <w:color w:val="FF0000"/>
        </w:rPr>
        <w:t xml:space="preser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left-panel</w:t>
      </w:r>
      <w:proofErr w:type="gramEnd"/>
      <w:r>
        <w:rPr>
          <w:rFonts w:ascii="Consolas" w:hAnsi="Consolas"/>
          <w:color w:val="000000"/>
        </w:rPr>
        <w:t xml:space="preserve">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position: </w:t>
      </w:r>
      <w:proofErr w:type="gramStart"/>
      <w:r>
        <w:rPr>
          <w:rStyle w:val="color-new"/>
          <w:rFonts w:ascii="Consolas" w:hAnsi="Consolas"/>
          <w:color w:val="E31B23"/>
        </w:rPr>
        <w:t>absolute;</w:t>
      </w:r>
      <w:proofErr w:type="gramEnd"/>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200px;</w:t>
      </w:r>
      <w:proofErr w:type="gramEnd"/>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black;</w:t>
      </w:r>
      <w:proofErr w:type="gramEnd"/>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white;</w:t>
      </w:r>
      <w:proofErr w:type="gramEnd"/>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main-panel</w:t>
      </w:r>
      <w:proofErr w:type="gramEnd"/>
      <w:r>
        <w:rPr>
          <w:rFonts w:ascii="Consolas" w:hAnsi="Consolas"/>
          <w:color w:val="000000"/>
        </w:rPr>
        <w:t xml:space="preserve">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position: </w:t>
      </w:r>
      <w:proofErr w:type="gramStart"/>
      <w:r>
        <w:rPr>
          <w:rStyle w:val="color-new"/>
          <w:rFonts w:ascii="Consolas" w:hAnsi="Consolas"/>
          <w:color w:val="E31B23"/>
        </w:rPr>
        <w:t>absolute;</w:t>
      </w:r>
      <w:proofErr w:type="gramEnd"/>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560px;</w:t>
      </w:r>
      <w:proofErr w:type="gramEnd"/>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cyan;</w:t>
      </w:r>
      <w:proofErr w:type="gramEnd"/>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black;</w:t>
      </w:r>
      <w:proofErr w:type="gramEnd"/>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proofErr w:type="spellStart"/>
      <w:proofErr w:type="gramStart"/>
      <w:r w:rsidRPr="007F3DE5">
        <w:rPr>
          <w:rStyle w:val="font-code"/>
        </w:rPr>
        <w:t>position:fixed</w:t>
      </w:r>
      <w:proofErr w:type="spellEnd"/>
      <w:proofErr w:type="gramEnd"/>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left-panel</w:t>
      </w:r>
      <w:proofErr w:type="gramEnd"/>
      <w:r>
        <w:rPr>
          <w:rFonts w:ascii="Consolas" w:hAnsi="Consolas"/>
          <w:color w:val="000000"/>
        </w:rPr>
        <w:t xml:space="preserve">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w:t>
      </w:r>
      <w:proofErr w:type="gramStart"/>
      <w:r>
        <w:rPr>
          <w:rFonts w:ascii="Consolas" w:hAnsi="Consolas"/>
          <w:color w:val="000000"/>
        </w:rPr>
        <w:t>absolute;</w:t>
      </w:r>
      <w:proofErr w:type="gramEnd"/>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200px;</w:t>
      </w:r>
      <w:proofErr w:type="gramEnd"/>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black;</w:t>
      </w:r>
      <w:proofErr w:type="gramEnd"/>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white;</w:t>
      </w:r>
      <w:proofErr w:type="gramEnd"/>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w:t>
      </w:r>
      <w:proofErr w:type="gramStart"/>
      <w:r>
        <w:rPr>
          <w:rFonts w:ascii="Consolas" w:hAnsi="Consolas"/>
          <w:color w:val="000000"/>
        </w:rPr>
        <w:t>100;</w:t>
      </w:r>
      <w:proofErr w:type="gramEnd"/>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main-panel</w:t>
      </w:r>
      <w:proofErr w:type="gramEnd"/>
      <w:r>
        <w:rPr>
          <w:rFonts w:ascii="Consolas" w:hAnsi="Consolas"/>
          <w:color w:val="000000"/>
        </w:rPr>
        <w:t xml:space="preserve">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w:t>
      </w:r>
      <w:proofErr w:type="gramStart"/>
      <w:r>
        <w:rPr>
          <w:rFonts w:ascii="Consolas" w:hAnsi="Consolas"/>
          <w:color w:val="000000"/>
        </w:rPr>
        <w:t>absolute;</w:t>
      </w:r>
      <w:proofErr w:type="gramEnd"/>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w:t>
      </w:r>
      <w:proofErr w:type="gramStart"/>
      <w:r>
        <w:rPr>
          <w:rFonts w:ascii="Consolas" w:hAnsi="Consolas"/>
          <w:color w:val="000000"/>
        </w:rPr>
        <w:t xml:space="preserve">px;   </w:t>
      </w:r>
      <w:proofErr w:type="gramEnd"/>
      <w:r>
        <w:rPr>
          <w:rFonts w:ascii="Consolas" w:hAnsi="Consolas"/>
          <w:color w:val="000000"/>
        </w:rPr>
        <w:t xml:space="preserve">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560px;</w:t>
      </w:r>
      <w:proofErr w:type="gramEnd"/>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600px;</w:t>
      </w:r>
      <w:proofErr w:type="gramEnd"/>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cyan;</w:t>
      </w:r>
      <w:proofErr w:type="gramEnd"/>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black;</w:t>
      </w:r>
      <w:proofErr w:type="gramEnd"/>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w:t>
      </w:r>
      <w:proofErr w:type="gramStart"/>
      <w:r>
        <w:rPr>
          <w:rFonts w:ascii="Consolas" w:hAnsi="Consolas"/>
          <w:color w:val="000000"/>
        </w:rPr>
        <w:t>100;</w:t>
      </w:r>
      <w:proofErr w:type="gramEnd"/>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roofErr w:type="gramStart"/>
      <w:r>
        <w:rPr>
          <w:rFonts w:ascii="Consolas" w:hAnsi="Consolas"/>
          <w:color w:val="000000"/>
        </w:rPr>
        <w:t>fixed-panel</w:t>
      </w:r>
      <w:proofErr w:type="gramEnd"/>
      <w:r>
        <w:rPr>
          <w:rFonts w:ascii="Consolas" w:hAnsi="Consolas"/>
          <w:color w:val="000000"/>
        </w:rPr>
        <w:t xml:space="preserve">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 xml:space="preserve">position: </w:t>
      </w:r>
      <w:proofErr w:type="gramStart"/>
      <w:r>
        <w:rPr>
          <w:rStyle w:val="color-new"/>
          <w:rFonts w:ascii="Consolas" w:hAnsi="Consolas"/>
          <w:color w:val="E31B23"/>
        </w:rPr>
        <w:t>fixed;</w:t>
      </w:r>
      <w:proofErr w:type="gramEnd"/>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w:t>
      </w:r>
      <w:proofErr w:type="gramStart"/>
      <w:r>
        <w:rPr>
          <w:rFonts w:ascii="Consolas" w:hAnsi="Consolas"/>
          <w:color w:val="000000"/>
        </w:rPr>
        <w:t>100px;</w:t>
      </w:r>
      <w:proofErr w:type="gramEnd"/>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w:t>
      </w:r>
      <w:proofErr w:type="gramStart"/>
      <w:r>
        <w:rPr>
          <w:rFonts w:ascii="Consolas" w:hAnsi="Consolas"/>
          <w:color w:val="000000"/>
        </w:rPr>
        <w:t>200px;</w:t>
      </w:r>
      <w:proofErr w:type="gramEnd"/>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proofErr w:type="gramStart"/>
      <w:r>
        <w:rPr>
          <w:rFonts w:ascii="Consolas" w:hAnsi="Consolas"/>
          <w:color w:val="000000"/>
        </w:rPr>
        <w:t>200px;</w:t>
      </w:r>
      <w:proofErr w:type="gramEnd"/>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w:t>
      </w:r>
      <w:proofErr w:type="gramStart"/>
      <w:r>
        <w:rPr>
          <w:rFonts w:ascii="Consolas" w:hAnsi="Consolas"/>
          <w:color w:val="000000"/>
        </w:rPr>
        <w:t>200px;</w:t>
      </w:r>
      <w:proofErr w:type="gramEnd"/>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w:t>
      </w:r>
      <w:proofErr w:type="gramStart"/>
      <w:r>
        <w:rPr>
          <w:rFonts w:ascii="Consolas" w:hAnsi="Consolas"/>
          <w:color w:val="000000"/>
        </w:rPr>
        <w:t>lime;</w:t>
      </w:r>
      <w:proofErr w:type="gramEnd"/>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t>
      </w:r>
      <w:proofErr w:type="gramStart"/>
      <w:r>
        <w:rPr>
          <w:rFonts w:ascii="Consolas" w:hAnsi="Consolas"/>
          <w:color w:val="000000"/>
        </w:rPr>
        <w:t>red;</w:t>
      </w:r>
      <w:proofErr w:type="gramEnd"/>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w:t>
      </w:r>
      <w:proofErr w:type="gramStart"/>
      <w:r>
        <w:rPr>
          <w:rFonts w:ascii="Consolas" w:hAnsi="Consolas"/>
          <w:color w:val="000000"/>
        </w:rPr>
        <w:t xml:space="preserve">200;   </w:t>
      </w:r>
      <w:proofErr w:type="gramEnd"/>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w:t>
      </w:r>
      <w:proofErr w:type="gramStart"/>
      <w:r>
        <w:rPr>
          <w:rFonts w:ascii="Consolas" w:hAnsi="Consolas"/>
          <w:color w:val="000000"/>
        </w:rPr>
        <w:t>down.&lt;</w:t>
      </w:r>
      <w:proofErr w:type="gramEnd"/>
      <w:r>
        <w:rPr>
          <w:rFonts w:ascii="Consolas" w:hAnsi="Consolas"/>
          <w:color w:val="000000"/>
        </w:rPr>
        <w: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w:t>
      </w:r>
      <w:proofErr w:type="gramStart"/>
      <w:r w:rsidR="00760EFF">
        <w:t>paragraph</w:t>
      </w:r>
      <w:proofErr w:type="gramEnd"/>
      <w:r w:rsidR="00760EFF">
        <w:t xml:space="preserve">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 xml:space="preserve">“float” property </w:t>
      </w:r>
      <w:proofErr w:type="gramStart"/>
      <w:r>
        <w:t>solve</w:t>
      </w:r>
      <w:proofErr w:type="gramEnd"/>
      <w:r>
        <w:t xml:space="preser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 xml:space="preserve">float: </w:t>
      </w:r>
      <w:proofErr w:type="spellStart"/>
      <w:r>
        <w:rPr>
          <w:rStyle w:val="line-heading-code-new"/>
          <w:rFonts w:ascii="Consolas" w:eastAsiaTheme="majorEastAsia" w:hAnsi="Consolas" w:cs="Segoe UI"/>
          <w:color w:val="E31B23"/>
          <w:sz w:val="23"/>
          <w:szCs w:val="23"/>
        </w:rPr>
        <w:t>left|right|</w:t>
      </w:r>
      <w:proofErr w:type="gramStart"/>
      <w:r>
        <w:rPr>
          <w:rStyle w:val="underline"/>
          <w:rFonts w:ascii="Consolas" w:eastAsiaTheme="majorEastAsia" w:hAnsi="Consolas" w:cs="Segoe UI"/>
          <w:color w:val="E31B23"/>
          <w:sz w:val="23"/>
          <w:szCs w:val="23"/>
          <w:u w:val="single"/>
        </w:rPr>
        <w:t>none</w:t>
      </w:r>
      <w:proofErr w:type="spellEnd"/>
      <w:proofErr w:type="gramEnd"/>
    </w:p>
    <w:p w14:paraId="6D58D166" w14:textId="29A0F351" w:rsidR="002935F3" w:rsidRDefault="009A71C0" w:rsidP="00D82E36">
      <w:r>
        <w:t xml:space="preserve">If an element </w:t>
      </w:r>
      <w:r w:rsidR="004F4B1F">
        <w:t>is set</w:t>
      </w:r>
      <w:r>
        <w:t xml:space="preserve"> “</w:t>
      </w:r>
      <w:proofErr w:type="gramStart"/>
      <w:r>
        <w:t>float:</w:t>
      </w:r>
      <w:proofErr w:type="gramEnd"/>
      <w:r>
        <w:t xml:space="preserve">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 xml:space="preserve">horizontally (i.e., left and right), not up and down. Other than images, a float element shall have the width and height explicitly specified. Float elements are </w:t>
      </w:r>
      <w:proofErr w:type="gramStart"/>
      <w:r w:rsidRPr="00E641D3">
        <w:t>actually taken</w:t>
      </w:r>
      <w:proofErr w:type="gramEnd"/>
      <w:r w:rsidRPr="00E641D3">
        <w:t xml:space="preserve">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 xml:space="preserve">clear: </w:t>
      </w:r>
      <w:proofErr w:type="spellStart"/>
      <w:r>
        <w:rPr>
          <w:rStyle w:val="line-heading-code-new"/>
          <w:rFonts w:ascii="Consolas" w:eastAsiaTheme="majorEastAsia" w:hAnsi="Consolas" w:cs="Segoe UI"/>
          <w:color w:val="E31B23"/>
          <w:sz w:val="23"/>
          <w:szCs w:val="23"/>
        </w:rPr>
        <w:t>left|right|both|</w:t>
      </w:r>
      <w:proofErr w:type="gramStart"/>
      <w:r>
        <w:rPr>
          <w:rStyle w:val="line-heading-code-new"/>
          <w:rFonts w:ascii="Consolas" w:eastAsiaTheme="majorEastAsia" w:hAnsi="Consolas" w:cs="Segoe UI"/>
          <w:color w:val="E31B23"/>
          <w:sz w:val="23"/>
          <w:szCs w:val="23"/>
        </w:rPr>
        <w:t>none</w:t>
      </w:r>
      <w:proofErr w:type="spellEnd"/>
      <w:proofErr w:type="gramEnd"/>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w:t>
      </w:r>
      <w:proofErr w:type="gramStart"/>
      <w:r w:rsidR="00444518">
        <w:rPr>
          <w:rFonts w:ascii="Segoe UI" w:hAnsi="Segoe UI" w:cs="Segoe UI"/>
          <w:color w:val="000000"/>
          <w:sz w:val="21"/>
          <w:szCs w:val="21"/>
        </w:rPr>
        <w:t>doesn’t</w:t>
      </w:r>
      <w:proofErr w:type="gramEnd"/>
      <w:r w:rsidR="00444518">
        <w:rPr>
          <w:rFonts w:ascii="Segoe UI" w:hAnsi="Segoe UI" w:cs="Segoe UI"/>
          <w:color w:val="000000"/>
          <w:sz w:val="21"/>
          <w:szCs w:val="21"/>
        </w:rPr>
        <w:t xml:space="preserve">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w:t>
      </w:r>
      <w:proofErr w:type="spellStart"/>
      <w:proofErr w:type="gramStart"/>
      <w:r w:rsidR="005802AA">
        <w:rPr>
          <w:rFonts w:ascii="Segoe UI" w:hAnsi="Segoe UI" w:cs="Segoe UI"/>
          <w:color w:val="000000"/>
          <w:sz w:val="21"/>
          <w:szCs w:val="21"/>
        </w:rPr>
        <w:t>clear:left</w:t>
      </w:r>
      <w:proofErr w:type="spellEnd"/>
      <w:proofErr w:type="gramEnd"/>
      <w:r w:rsidR="005802AA">
        <w:rPr>
          <w:rFonts w:ascii="Segoe UI" w:hAnsi="Segoe UI" w:cs="Segoe UI"/>
          <w:color w:val="000000"/>
          <w:sz w:val="21"/>
          <w:szCs w:val="21"/>
        </w:rPr>
        <w: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 xml:space="preserve">either as a row or as a </w:t>
      </w:r>
      <w:r>
        <w:rPr>
          <w:rFonts w:ascii="Arial" w:hAnsi="Arial" w:cs="Arial"/>
          <w:color w:val="212121"/>
          <w:spacing w:val="-1"/>
        </w:rPr>
        <w:lastRenderedPageBreak/>
        <w:t>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23"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xml:space="preserve">, start, </w:t>
      </w:r>
      <w:proofErr w:type="gramStart"/>
      <w:r>
        <w:t>end</w:t>
      </w:r>
      <w:proofErr w:type="gramEnd"/>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24"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lastRenderedPageBreak/>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30"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xml:space="preserve">. As with all properties in CSS, some initial values are defined, so when creating a flex container </w:t>
      </w:r>
      <w:proofErr w:type="gramStart"/>
      <w:r w:rsidR="00CB42FC">
        <w:rPr>
          <w:rFonts w:ascii="Arial" w:hAnsi="Arial" w:cs="Arial"/>
          <w:color w:val="212121"/>
          <w:spacing w:val="-1"/>
        </w:rPr>
        <w:t>all of</w:t>
      </w:r>
      <w:proofErr w:type="gramEnd"/>
      <w:r w:rsidR="00CB42FC">
        <w:rPr>
          <w:rFonts w:ascii="Arial" w:hAnsi="Arial" w:cs="Arial"/>
          <w:color w:val="212121"/>
          <w:spacing w:val="-1"/>
        </w:rPr>
        <w:t xml:space="preserve">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proofErr w:type="gramStart"/>
      <w:r w:rsidR="00421912">
        <w:rPr>
          <w:rFonts w:ascii="Arial" w:hAnsi="Arial" w:cs="Arial"/>
          <w:color w:val="212121"/>
          <w:spacing w:val="-1"/>
        </w:rPr>
        <w:t>axis</w:t>
      </w:r>
      <w:r>
        <w:rPr>
          <w:rFonts w:ascii="Arial" w:hAnsi="Arial" w:cs="Arial"/>
          <w:color w:val="212121"/>
          <w:spacing w:val="-1"/>
        </w:rPr>
        <w:t>, but</w:t>
      </w:r>
      <w:proofErr w:type="gramEnd"/>
      <w:r>
        <w:rPr>
          <w:rFonts w:ascii="Arial" w:hAnsi="Arial" w:cs="Arial"/>
          <w:color w:val="212121"/>
          <w:spacing w:val="-1"/>
        </w:rPr>
        <w:t xml:space="preserve">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1"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2"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proofErr w:type="spellStart"/>
      <w:r>
        <w:rPr>
          <w:rStyle w:val="HTMLCode"/>
          <w:rFonts w:ascii="Consolas" w:eastAsiaTheme="minorHAnsi" w:hAnsi="Consolas"/>
          <w:color w:val="212121"/>
          <w:spacing w:val="-1"/>
          <w:shd w:val="clear" w:color="auto" w:fill="EEEEEE"/>
        </w:rPr>
        <w:t>nowrap</w:t>
      </w:r>
      <w:proofErr w:type="spellEnd"/>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proofErr w:type="gramStart"/>
      <w:r w:rsidRPr="00A44427">
        <w:t>.box</w:t>
      </w:r>
      <w:proofErr w:type="gramEnd"/>
      <w:r w:rsidRPr="00A44427">
        <w:t xml:space="preserve"> {</w:t>
      </w:r>
    </w:p>
    <w:p w14:paraId="58EC4070" w14:textId="4932369F" w:rsidR="00A44427" w:rsidRPr="00A44427" w:rsidRDefault="00A44427" w:rsidP="00A44427">
      <w:pPr>
        <w:pStyle w:val="Code"/>
      </w:pPr>
      <w:r>
        <w:t xml:space="preserve">    </w:t>
      </w:r>
      <w:r w:rsidRPr="00A44427">
        <w:t xml:space="preserve">display: </w:t>
      </w:r>
      <w:proofErr w:type="gramStart"/>
      <w:r w:rsidRPr="00A44427">
        <w:t>flex;</w:t>
      </w:r>
      <w:proofErr w:type="gramEnd"/>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w:t>
      </w:r>
      <w:proofErr w:type="spellStart"/>
      <w:r w:rsidRPr="00A44427">
        <w:t>br</w:t>
      </w:r>
      <w:proofErr w:type="spellEnd"/>
      <w:r w:rsidRPr="00A44427">
        <w:t>&gt;has</w:t>
      </w:r>
    </w:p>
    <w:p w14:paraId="3652CA66" w14:textId="6A2D5E95"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&gt;extra</w:t>
      </w:r>
    </w:p>
    <w:p w14:paraId="212B7B15" w14:textId="0B222E12" w:rsidR="00A44427" w:rsidRPr="00A44427" w:rsidRDefault="00A44427" w:rsidP="00A44427">
      <w:pPr>
        <w:pStyle w:val="Code"/>
      </w:pPr>
      <w:r w:rsidRPr="00A44427">
        <w:t xml:space="preserve">    </w:t>
      </w:r>
      <w:r w:rsidR="00AB4CEB">
        <w:t xml:space="preserve">    </w:t>
      </w:r>
      <w:r w:rsidRPr="00A44427">
        <w:t>&lt;</w:t>
      </w:r>
      <w:proofErr w:type="spellStart"/>
      <w:r w:rsidRPr="00A44427">
        <w:t>br</w:t>
      </w:r>
      <w:proofErr w:type="spellEnd"/>
      <w:r w:rsidRPr="00A44427">
        <w:t>&gt;text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flex-wrap: </w:t>
      </w:r>
      <w:proofErr w:type="spellStart"/>
      <w:r>
        <w:rPr>
          <w:rFonts w:ascii="Arial" w:hAnsi="Arial" w:cs="Arial"/>
          <w:color w:val="212121"/>
          <w:spacing w:val="-1"/>
        </w:rPr>
        <w:t>wrap|nowrap</w:t>
      </w:r>
      <w:proofErr w:type="spellEnd"/>
      <w:r>
        <w:rPr>
          <w:rFonts w:ascii="Arial" w:hAnsi="Arial" w:cs="Arial"/>
          <w:color w:val="212121"/>
          <w:spacing w:val="-1"/>
        </w:rPr>
        <w:t xml:space="preserve">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w:t>
      </w:r>
      <w:proofErr w:type="spellStart"/>
      <w:r w:rsidR="00811D46">
        <w:rPr>
          <w:rFonts w:ascii="Arial" w:hAnsi="Arial" w:cs="Arial"/>
          <w:color w:val="212121"/>
          <w:spacing w:val="-1"/>
        </w:rPr>
        <w:t>nowrap</w:t>
      </w:r>
      <w:proofErr w:type="spellEnd"/>
      <w:r w:rsidR="00811D46">
        <w:rPr>
          <w:rFonts w:ascii="Arial" w:hAnsi="Arial" w:cs="Arial"/>
          <w:color w:val="212121"/>
          <w:spacing w:val="-1"/>
        </w:rPr>
        <w:t xml:space="preserve">)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34"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w:t>
      </w:r>
      <w:proofErr w:type="gramStart"/>
      <w:r>
        <w:rPr>
          <w:rFonts w:ascii="Arial" w:hAnsi="Arial" w:cs="Arial"/>
          <w:color w:val="212121"/>
          <w:spacing w:val="-1"/>
        </w:rPr>
        <w:t>this is why</w:t>
      </w:r>
      <w:proofErr w:type="gramEnd"/>
      <w:r>
        <w:rPr>
          <w:rFonts w:ascii="Arial" w:hAnsi="Arial" w:cs="Arial"/>
          <w:color w:val="212121"/>
          <w:spacing w:val="-1"/>
        </w:rPr>
        <w:t xml:space="preserve">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lastRenderedPageBreak/>
        <w:t>justify-content for main axis</w:t>
      </w:r>
      <w:r w:rsidR="00C173E1">
        <w:rPr>
          <w:b/>
          <w:bCs/>
        </w:rPr>
        <w:t xml:space="preserve">: </w:t>
      </w:r>
      <w:r>
        <w:rPr>
          <w:rFonts w:ascii="Arial" w:hAnsi="Arial" w:cs="Arial"/>
          <w:color w:val="212121"/>
          <w:spacing w:val="-1"/>
          <w:shd w:val="clear" w:color="auto" w:fill="FFFFFF"/>
        </w:rPr>
        <w:t>The </w:t>
      </w:r>
      <w:hyperlink r:id="rId36"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proofErr w:type="gramStart"/>
      <w:r>
        <w:t>items</w:t>
      </w:r>
      <w:proofErr w:type="gramEnd"/>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w:t>
      </w:r>
      <w:proofErr w:type="gramStart"/>
      <w:r w:rsidR="007B4FAD">
        <w:rPr>
          <w:rFonts w:ascii="Arial" w:hAnsi="Arial" w:cs="Arial"/>
          <w:color w:val="212121"/>
          <w:spacing w:val="-1"/>
        </w:rPr>
        <w:t>values</w:t>
      </w:r>
      <w:proofErr w:type="gramEnd"/>
      <w:r w:rsidR="007B4FAD">
        <w:rPr>
          <w:rFonts w:ascii="Arial" w:hAnsi="Arial" w:cs="Arial"/>
          <w:color w:val="212121"/>
          <w:spacing w:val="-1"/>
        </w:rPr>
        <w:t xml:space="preserve">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w:t>
      </w:r>
      <w:proofErr w:type="gramStart"/>
      <w:r>
        <w:rPr>
          <w:rFonts w:ascii="Arial" w:hAnsi="Arial" w:cs="Arial"/>
          <w:color w:val="212121"/>
          <w:spacing w:val="-1"/>
        </w:rPr>
        <w:t>all of</w:t>
      </w:r>
      <w:proofErr w:type="gramEnd"/>
      <w:r>
        <w:rPr>
          <w:rFonts w:ascii="Arial" w:hAnsi="Arial" w:cs="Arial"/>
          <w:color w:val="212121"/>
          <w:spacing w:val="-1"/>
        </w:rPr>
        <w:t xml:space="preserve">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 xml:space="preserve">If the items don’t have a </w:t>
      </w:r>
      <w:proofErr w:type="gramStart"/>
      <w:r w:rsidRPr="00B368DC">
        <w:rPr>
          <w:rFonts w:ascii="Arial" w:hAnsi="Arial" w:cs="Arial"/>
          <w:b/>
          <w:bCs/>
          <w:color w:val="212121"/>
          <w:spacing w:val="-1"/>
        </w:rPr>
        <w:t>size</w:t>
      </w:r>
      <w:proofErr w:type="gramEnd"/>
      <w:r w:rsidRPr="00B368DC">
        <w:rPr>
          <w:rFonts w:ascii="Arial" w:hAnsi="Arial" w:cs="Arial"/>
          <w:b/>
          <w:bCs/>
          <w:color w:val="212121"/>
          <w:spacing w:val="-1"/>
        </w:rPr>
        <w:t xml:space="preserve"> then the content's size is used as the flex-basis.</w:t>
      </w:r>
      <w:r>
        <w:rPr>
          <w:rFonts w:ascii="Arial" w:hAnsi="Arial" w:cs="Arial"/>
          <w:color w:val="212121"/>
          <w:spacing w:val="-1"/>
        </w:rPr>
        <w:t xml:space="preserve"> </w:t>
      </w:r>
      <w:proofErr w:type="gramStart"/>
      <w:r>
        <w:rPr>
          <w:rFonts w:ascii="Arial" w:hAnsi="Arial" w:cs="Arial"/>
          <w:color w:val="212121"/>
          <w:spacing w:val="-1"/>
        </w:rPr>
        <w:t>This is why</w:t>
      </w:r>
      <w:proofErr w:type="gramEnd"/>
      <w:r>
        <w:rPr>
          <w:rFonts w:ascii="Arial" w:hAnsi="Arial" w:cs="Arial"/>
          <w:color w:val="212121"/>
          <w:spacing w:val="-1"/>
        </w:rPr>
        <w:t xml:space="preserve">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w:t>
      </w:r>
      <w:proofErr w:type="gramStart"/>
      <w:r>
        <w:rPr>
          <w:rFonts w:ascii="Arial" w:hAnsi="Arial" w:cs="Arial"/>
          <w:color w:val="212121"/>
          <w:spacing w:val="-1"/>
        </w:rPr>
        <w:t>are allowed to</w:t>
      </w:r>
      <w:proofErr w:type="gramEnd"/>
      <w:r>
        <w:rPr>
          <w:rFonts w:ascii="Arial" w:hAnsi="Arial" w:cs="Arial"/>
          <w:color w:val="212121"/>
          <w:spacing w:val="-1"/>
        </w:rPr>
        <w:t xml:space="preserve">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If we gave </w:t>
      </w:r>
      <w:proofErr w:type="gramStart"/>
      <w:r>
        <w:rPr>
          <w:rFonts w:ascii="Arial" w:hAnsi="Arial" w:cs="Arial"/>
          <w:color w:val="212121"/>
          <w:spacing w:val="-1"/>
        </w:rPr>
        <w:t>all of</w:t>
      </w:r>
      <w:proofErr w:type="gramEnd"/>
      <w:r>
        <w:rPr>
          <w:rFonts w:ascii="Arial" w:hAnsi="Arial" w:cs="Arial"/>
          <w:color w:val="212121"/>
          <w:spacing w:val="-1"/>
        </w:rPr>
        <w:t xml:space="preserve">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39"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 xml:space="preserve">flex: 1 2 </w:t>
      </w:r>
      <w:proofErr w:type="gramStart"/>
      <w:r>
        <w:rPr>
          <w:rFonts w:ascii="Consolas" w:hAnsi="Consolas"/>
          <w:color w:val="212121"/>
          <w:spacing w:val="-1"/>
          <w:shd w:val="clear" w:color="auto" w:fill="EEEEEE"/>
        </w:rPr>
        <w:t>auto</w:t>
      </w:r>
      <w:proofErr w:type="gramEnd"/>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xml:space="preserve"> is 1, so items can shrink if they need to rather than </w:t>
      </w:r>
      <w:proofErr w:type="gramStart"/>
      <w:r>
        <w:rPr>
          <w:rFonts w:ascii="Arial" w:hAnsi="Arial" w:cs="Arial"/>
          <w:color w:val="212121"/>
          <w:spacing w:val="-1"/>
        </w:rPr>
        <w:t>overflowing</w:t>
      </w:r>
      <w:proofErr w:type="gramEnd"/>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proofErr w:type="spellStart"/>
      <w:proofErr w:type="gramStart"/>
      <w:r>
        <w:rPr>
          <w:rStyle w:val="HTMLCode"/>
          <w:rFonts w:ascii="Consolas" w:eastAsiaTheme="majorEastAsia" w:hAnsi="Consolas"/>
          <w:color w:val="212121"/>
          <w:spacing w:val="-1"/>
          <w:shd w:val="clear" w:color="auto" w:fill="EEEEEE"/>
        </w:rPr>
        <w:t>flex:initial</w:t>
      </w:r>
      <w:proofErr w:type="spellEnd"/>
      <w:proofErr w:type="gramEnd"/>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flex: &lt;</w:t>
      </w:r>
      <w:proofErr w:type="gramStart"/>
      <w:r>
        <w:rPr>
          <w:rStyle w:val="HTMLCode"/>
          <w:rFonts w:ascii="Consolas" w:eastAsiaTheme="majorEastAsia" w:hAnsi="Consolas"/>
          <w:color w:val="212121"/>
          <w:spacing w:val="-1"/>
          <w:shd w:val="clear" w:color="auto" w:fill="EEEEEE"/>
        </w:rPr>
        <w:t>positive-number</w:t>
      </w:r>
      <w:proofErr w:type="gramEnd"/>
      <w:r>
        <w:rPr>
          <w:rStyle w:val="HTMLCode"/>
          <w:rFonts w:ascii="Consolas" w:eastAsiaTheme="majorEastAsia" w:hAnsi="Consolas"/>
          <w:color w:val="212121"/>
          <w:spacing w:val="-1"/>
          <w:shd w:val="clear" w:color="auto" w:fill="EEEEEE"/>
        </w:rPr>
        <w:t>&gt;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18558213" w14:textId="77777777" w:rsidR="00A12BBB" w:rsidRPr="00852045" w:rsidRDefault="00A12BBB" w:rsidP="00852045"/>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 xml:space="preserve">relative, fixed, </w:t>
      </w:r>
      <w:proofErr w:type="gramStart"/>
      <w:r w:rsidR="00694DB2">
        <w:t>absolute</w:t>
      </w:r>
      <w:proofErr w:type="gramEnd"/>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proofErr w:type="spellStart"/>
      <w:r w:rsidR="00753FAA">
        <w:t>css</w:t>
      </w:r>
      <w:proofErr w:type="spellEnd"/>
      <w:r w:rsidR="00753FAA">
        <w:t xml:space="preserve">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AD5B26" w:rsidP="009E34C2">
      <w:pPr>
        <w:pStyle w:val="q-text"/>
        <w:shd w:val="clear" w:color="auto" w:fill="FFFFFF"/>
        <w:spacing w:before="0" w:beforeAutospacing="0" w:after="240" w:afterAutospacing="0"/>
        <w:rPr>
          <w:rFonts w:ascii="Segoe UI" w:hAnsi="Segoe UI" w:cs="Segoe UI"/>
          <w:color w:val="282829"/>
          <w:sz w:val="23"/>
          <w:szCs w:val="23"/>
        </w:rPr>
      </w:pPr>
      <w:hyperlink r:id="rId41"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AD5B26" w:rsidP="009E34C2">
      <w:pPr>
        <w:pStyle w:val="q-text"/>
        <w:shd w:val="clear" w:color="auto" w:fill="FFFFFF"/>
        <w:spacing w:before="0" w:beforeAutospacing="0" w:after="240" w:afterAutospacing="0"/>
        <w:rPr>
          <w:rFonts w:ascii="Segoe UI" w:hAnsi="Segoe UI" w:cs="Segoe UI"/>
          <w:color w:val="282829"/>
          <w:sz w:val="23"/>
          <w:szCs w:val="23"/>
        </w:rPr>
      </w:pPr>
      <w:hyperlink r:id="rId42"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The most important concepts which </w:t>
      </w:r>
      <w:proofErr w:type="spellStart"/>
      <w:r>
        <w:rPr>
          <w:rFonts w:ascii="Segoe UI" w:hAnsi="Segoe UI" w:cs="Segoe UI"/>
          <w:color w:val="282829"/>
          <w:sz w:val="23"/>
          <w:szCs w:val="23"/>
        </w:rPr>
        <w:t>i</w:t>
      </w:r>
      <w:proofErr w:type="spellEnd"/>
      <w:r>
        <w:rPr>
          <w:rFonts w:ascii="Segoe UI" w:hAnsi="Segoe UI" w:cs="Segoe UI"/>
          <w:color w:val="282829"/>
          <w:sz w:val="23"/>
          <w:szCs w:val="23"/>
        </w:rPr>
        <w:t xml:space="preserve">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proofErr w:type="gramStart"/>
      <w:r>
        <w:rPr>
          <w:rFonts w:ascii="Segoe UI" w:hAnsi="Segoe UI" w:cs="Segoe UI"/>
          <w:color w:val="282829"/>
          <w:sz w:val="23"/>
          <w:szCs w:val="23"/>
        </w:rPr>
        <w:t>Position(</w:t>
      </w:r>
      <w:proofErr w:type="gramEnd"/>
      <w:r>
        <w:rPr>
          <w:rFonts w:ascii="Segoe UI" w:hAnsi="Segoe UI" w:cs="Segoe UI"/>
          <w:color w:val="282829"/>
          <w:sz w:val="23"/>
          <w:szCs w:val="23"/>
        </w:rPr>
        <w:t>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 xml:space="preserve">Float </w:t>
      </w:r>
      <w:proofErr w:type="gramStart"/>
      <w:r>
        <w:rPr>
          <w:rFonts w:ascii="Segoe UI" w:hAnsi="Segoe UI" w:cs="Segoe UI"/>
          <w:color w:val="282829"/>
          <w:sz w:val="23"/>
          <w:szCs w:val="23"/>
        </w:rPr>
        <w:t>concept(</w:t>
      </w:r>
      <w:proofErr w:type="gramEnd"/>
      <w:r>
        <w:rPr>
          <w:rFonts w:ascii="Segoe UI" w:hAnsi="Segoe UI" w:cs="Segoe UI"/>
          <w:color w:val="282829"/>
          <w:sz w:val="23"/>
          <w:szCs w:val="23"/>
        </w:rPr>
        <w: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proofErr w:type="spellStart"/>
      <w:r w:rsidRPr="00960AE5">
        <w:rPr>
          <w:rFonts w:ascii="Segoe UI" w:eastAsia="Times New Roman" w:hAnsi="Segoe UI" w:cs="Segoe UI"/>
          <w:color w:val="282829"/>
          <w:sz w:val="23"/>
          <w:szCs w:val="23"/>
        </w:rPr>
        <w:t>css</w:t>
      </w:r>
      <w:proofErr w:type="spellEnd"/>
      <w:r w:rsidRPr="00960AE5">
        <w:rPr>
          <w:rFonts w:ascii="Segoe UI" w:eastAsia="Times New Roman" w:hAnsi="Segoe UI" w:cs="Segoe UI"/>
          <w:color w:val="282829"/>
          <w:sz w:val="23"/>
          <w:szCs w:val="23"/>
        </w:rPr>
        <w:t xml:space="preserve">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lastRenderedPageBreak/>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xml:space="preserve">Equal Height Column Layouts </w:t>
      </w:r>
      <w:proofErr w:type="gramStart"/>
      <w:r w:rsidRPr="00DC3A80">
        <w:rPr>
          <w:rFonts w:ascii="Segoe UI" w:eastAsia="Times New Roman" w:hAnsi="Segoe UI" w:cs="Segoe UI"/>
          <w:color w:val="282829"/>
          <w:sz w:val="23"/>
          <w:szCs w:val="23"/>
        </w:rPr>
        <w:t>With</w:t>
      </w:r>
      <w:proofErr w:type="gramEnd"/>
      <w:r w:rsidRPr="00DC3A80">
        <w:rPr>
          <w:rFonts w:ascii="Segoe UI" w:eastAsia="Times New Roman" w:hAnsi="Segoe UI" w:cs="Segoe UI"/>
          <w:color w:val="282829"/>
          <w:sz w:val="23"/>
          <w:szCs w:val="23"/>
        </w:rPr>
        <w:t xml:space="preserve">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xml:space="preserve"> Specificity </w:t>
      </w:r>
      <w:proofErr w:type="gramStart"/>
      <w:r w:rsidRPr="00DC3A80">
        <w:rPr>
          <w:rFonts w:ascii="Segoe UI" w:eastAsia="Times New Roman" w:hAnsi="Segoe UI" w:cs="Segoe UI"/>
          <w:color w:val="282829"/>
          <w:sz w:val="23"/>
          <w:szCs w:val="23"/>
        </w:rPr>
        <w:t>And</w:t>
      </w:r>
      <w:proofErr w:type="gramEnd"/>
      <w:r w:rsidRPr="00DC3A80">
        <w:rPr>
          <w:rFonts w:ascii="Segoe UI" w:eastAsia="Times New Roman" w:hAnsi="Segoe UI" w:cs="Segoe UI"/>
          <w:color w:val="282829"/>
          <w:sz w:val="23"/>
          <w:szCs w:val="23"/>
        </w:rPr>
        <w:t xml:space="preserve">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77777777" w:rsidR="00836DE5" w:rsidRDefault="00836DE5" w:rsidP="00836DE5">
      <w:pPr>
        <w:pStyle w:val="Heading1"/>
      </w:pPr>
      <w:r>
        <w:t>MICS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 xml:space="preserve">Align code lines: Alt + Shift + </w:t>
      </w:r>
      <w:proofErr w:type="gramStart"/>
      <w:r>
        <w:t>F</w:t>
      </w:r>
      <w:proofErr w:type="gramEnd"/>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w:t>
      </w:r>
      <w:proofErr w:type="spellStart"/>
      <w:r>
        <w:t>em</w:t>
      </w:r>
      <w:proofErr w:type="spellEnd"/>
      <w:r>
        <w:t>&gt;,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w:t>
      </w:r>
      <w:proofErr w:type="spellStart"/>
      <w:r>
        <w:t>img</w:t>
      </w:r>
      <w:proofErr w:type="spellEnd"/>
      <w:r>
        <w:t xml:space="preserve"> </w:t>
      </w:r>
      <w:proofErr w:type="spellStart"/>
      <w:r>
        <w:t>src</w:t>
      </w:r>
      <w:proofErr w:type="spellEnd"/>
      <w:proofErr w:type="gramStart"/>
      <w:r>
        <w:t>=”path</w:t>
      </w:r>
      <w:proofErr w:type="gramEnd"/>
      <w:r>
        <w:t>/to/</w:t>
      </w:r>
      <w:proofErr w:type="spellStart"/>
      <w:r>
        <w:t>img</w:t>
      </w:r>
      <w:proofErr w:type="spellEnd"/>
      <w:r>
        <w:t>”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w:t>
      </w:r>
      <w:proofErr w:type="gramStart"/>
      <w:r>
        <w:t>this is why</w:t>
      </w:r>
      <w:proofErr w:type="gramEnd"/>
      <w:r>
        <w:t xml:space="preserve"> web pages are called hypertext – texts linking to other texts)</w:t>
      </w:r>
    </w:p>
    <w:p w14:paraId="2179AA82" w14:textId="77777777" w:rsidR="006D3599" w:rsidRDefault="006D3599" w:rsidP="006D3599">
      <w:pPr>
        <w:pStyle w:val="ListParagraph"/>
      </w:pPr>
      <w:r>
        <w:t xml:space="preserve">&lt;a </w:t>
      </w:r>
      <w:proofErr w:type="spellStart"/>
      <w:r>
        <w:t>href</w:t>
      </w:r>
      <w:proofErr w:type="spellEnd"/>
      <w:proofErr w:type="gramStart"/>
      <w:r>
        <w:t>=”path</w:t>
      </w:r>
      <w:proofErr w:type="gramEnd"/>
      <w:r>
        <w:t>/to/something”&gt; the title of the link &lt;/a&gt;</w:t>
      </w:r>
      <w:r>
        <w:br/>
        <w:t xml:space="preserve">&lt;a </w:t>
      </w:r>
      <w:proofErr w:type="spellStart"/>
      <w:r>
        <w:t>href</w:t>
      </w:r>
      <w:proofErr w:type="spellEnd"/>
      <w:r>
        <w:t>=”path/to/something” target=”blank”&gt; the title of the link &lt;/a&gt;</w:t>
      </w:r>
      <w:r>
        <w:br/>
        <w:t xml:space="preserve">Note the target=”blank”: open the link in a NEW tab. </w:t>
      </w:r>
    </w:p>
    <w:p w14:paraId="538F0A41" w14:textId="77777777" w:rsidR="006D3599" w:rsidRDefault="006D3599" w:rsidP="006D3599">
      <w:pPr>
        <w:pStyle w:val="ListParagraph"/>
      </w:pPr>
      <w:proofErr w:type="spellStart"/>
      <w:r>
        <w:lastRenderedPageBreak/>
        <w:t>href</w:t>
      </w:r>
      <w:proofErr w:type="spellEnd"/>
      <w:r>
        <w:t xml:space="preserve">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w:t>
      </w:r>
      <w:proofErr w:type="gramStart"/>
      <w:r>
        <w:t>=”square</w:t>
      </w:r>
      <w:proofErr w:type="gramEnd"/>
      <w:r>
        <w:t>”&gt;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 xml:space="preserve">Ordered </w:t>
      </w:r>
      <w:proofErr w:type="gramStart"/>
      <w:r>
        <w:t>list</w:t>
      </w:r>
      <w:proofErr w:type="gramEnd"/>
    </w:p>
    <w:p w14:paraId="0AFDD5EE" w14:textId="77777777" w:rsidR="006D3599" w:rsidRDefault="006D3599" w:rsidP="006D3599">
      <w:pPr>
        <w:ind w:left="2160"/>
      </w:pPr>
      <w:r>
        <w:t>&lt;</w:t>
      </w:r>
      <w:proofErr w:type="spellStart"/>
      <w:r>
        <w:t>ol</w:t>
      </w:r>
      <w:proofErr w:type="spellEnd"/>
      <w:r>
        <w:t> type="a" start="3"</w:t>
      </w:r>
      <w:proofErr w:type="gramStart"/>
      <w:r>
        <w:t>&gt;  &lt;</w:t>
      </w:r>
      <w:proofErr w:type="gramEnd"/>
      <w:r>
        <w: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w:t>
      </w:r>
      <w:proofErr w:type="spellStart"/>
      <w:r>
        <w:t>ol</w:t>
      </w:r>
      <w:proofErr w:type="spellEnd"/>
      <w:r>
        <w:t>&gt;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w:t>
      </w:r>
      <w:proofErr w:type="spellStart"/>
      <w:r>
        <w:t>thead</w:t>
      </w:r>
      <w:proofErr w:type="spellEnd"/>
      <w:r>
        <w:t>&gt;, &lt;</w:t>
      </w:r>
      <w:proofErr w:type="spellStart"/>
      <w:r>
        <w:t>tbody</w:t>
      </w:r>
      <w:proofErr w:type="spellEnd"/>
      <w:r>
        <w:t>&gt;, &lt;</w:t>
      </w:r>
      <w:proofErr w:type="spellStart"/>
      <w:r>
        <w:t>tfoot</w:t>
      </w:r>
      <w:proofErr w:type="spellEnd"/>
      <w:r>
        <w:t>&gt;</w:t>
      </w:r>
    </w:p>
    <w:p w14:paraId="44B6B703" w14:textId="77777777" w:rsidR="006D3599" w:rsidRDefault="006D3599" w:rsidP="006D3599">
      <w:pPr>
        <w:pStyle w:val="ListParagraph"/>
      </w:pPr>
      <w:r>
        <w:t xml:space="preserve">In order to merge columns, rows, one use </w:t>
      </w:r>
      <w:proofErr w:type="spellStart"/>
      <w:r>
        <w:t>colspan</w:t>
      </w:r>
      <w:proofErr w:type="spellEnd"/>
      <w:r>
        <w:t xml:space="preserve"> or </w:t>
      </w:r>
      <w:proofErr w:type="spellStart"/>
      <w:proofErr w:type="gramStart"/>
      <w:r>
        <w:t>rowspan</w:t>
      </w:r>
      <w:proofErr w:type="spellEnd"/>
      <w:proofErr w:type="gramEnd"/>
      <w:r>
        <w:t xml:space="preserve">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xml:space="preserve">), as </w:t>
      </w:r>
      <w:proofErr w:type="gramStart"/>
      <w:r>
        <w:rPr>
          <w:rFonts w:ascii="Arial" w:hAnsi="Arial" w:cs="Arial"/>
          <w:color w:val="242729"/>
          <w:sz w:val="23"/>
          <w:szCs w:val="23"/>
        </w:rPr>
        <w:t>that's</w:t>
      </w:r>
      <w:proofErr w:type="gramEnd"/>
      <w:r>
        <w:rPr>
          <w:rFonts w:ascii="Arial" w:hAnsi="Arial" w:cs="Arial"/>
          <w:color w:val="242729"/>
          <w:sz w:val="23"/>
          <w:szCs w:val="23"/>
        </w:rPr>
        <w:t xml:space="preserve">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43"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44"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w:t>
      </w:r>
      <w:proofErr w:type="gramStart"/>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passwordID</w:t>
      </w:r>
      <w:proofErr w:type="spellEnd"/>
      <w:proofErr w:type="gramEnd"/>
      <w:r>
        <w:rPr>
          <w:rFonts w:ascii="Arial" w:hAnsi="Arial" w:cs="Arial"/>
          <w:color w:val="242729"/>
          <w:sz w:val="23"/>
          <w:szCs w:val="23"/>
          <w:shd w:val="clear" w:color="auto" w:fill="FFFFFF"/>
        </w:rPr>
        <w:t>”&gt;Password: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=”password</w:t>
      </w:r>
      <w:proofErr w:type="gramEnd"/>
      <w:r>
        <w:rPr>
          <w:rFonts w:ascii="Arial" w:hAnsi="Arial" w:cs="Arial"/>
          <w:color w:val="242729"/>
          <w:sz w:val="23"/>
          <w:szCs w:val="23"/>
          <w:shd w:val="clear" w:color="auto" w:fill="FFFFFF"/>
        </w:rPr>
        <w:t>” id=”</w:t>
      </w:r>
      <w:proofErr w:type="spellStart"/>
      <w:r>
        <w:rPr>
          <w:rFonts w:ascii="Arial" w:hAnsi="Arial" w:cs="Arial"/>
          <w:color w:val="242729"/>
          <w:sz w:val="23"/>
          <w:szCs w:val="23"/>
          <w:shd w:val="clear" w:color="auto" w:fill="FFFFFF"/>
        </w:rPr>
        <w:t>passwordID</w:t>
      </w:r>
      <w:proofErr w:type="spellEnd"/>
      <w:r>
        <w:rPr>
          <w:rFonts w:ascii="Arial" w:hAnsi="Arial" w:cs="Arial"/>
          <w:color w:val="242729"/>
          <w:sz w:val="23"/>
          <w:szCs w:val="23"/>
          <w:shd w:val="clear" w:color="auto" w:fill="FFFFFF"/>
        </w:rPr>
        <w:t>”&gt;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w:t>
      </w:r>
      <w:proofErr w:type="gramStart"/>
      <w:r>
        <w:rPr>
          <w:rFonts w:ascii="Arial" w:hAnsi="Arial" w:cs="Arial"/>
          <w:color w:val="242729"/>
          <w:sz w:val="23"/>
          <w:szCs w:val="23"/>
          <w:shd w:val="clear" w:color="auto" w:fill="FFFFFF"/>
        </w:rPr>
        <w:t>=”…</w:t>
      </w:r>
      <w:proofErr w:type="gramEnd"/>
      <w:r>
        <w:rPr>
          <w:rFonts w:ascii="Arial" w:hAnsi="Arial" w:cs="Arial"/>
          <w:color w:val="242729"/>
          <w:sz w:val="23"/>
          <w:szCs w:val="23"/>
          <w:shd w:val="clear" w:color="auto" w:fill="FFFFFF"/>
        </w:rPr>
        <w:t>”&gt;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w:t>
      </w:r>
      <w:proofErr w:type="gramStart"/>
      <w:r>
        <w:rPr>
          <w:rFonts w:ascii="Arial" w:hAnsi="Arial" w:cs="Arial"/>
          <w:color w:val="242729"/>
          <w:sz w:val="23"/>
          <w:szCs w:val="23"/>
          <w:shd w:val="clear" w:color="auto" w:fill="FFFFFF"/>
        </w:rPr>
        <w:t>screen</w:t>
      </w:r>
      <w:proofErr w:type="gramEnd"/>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=”radio</w:t>
      </w:r>
      <w:proofErr w:type="gramEnd"/>
      <w:r>
        <w:rPr>
          <w:rFonts w:ascii="Arial" w:hAnsi="Arial" w:cs="Arial"/>
          <w:color w:val="242729"/>
          <w:sz w:val="23"/>
          <w:szCs w:val="23"/>
          <w:shd w:val="clear" w:color="auto" w:fill="FFFFFF"/>
        </w:rPr>
        <w:t>”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=”radio</w:t>
      </w:r>
      <w:proofErr w:type="gramEnd"/>
      <w:r>
        <w:rPr>
          <w:rFonts w:ascii="Arial" w:hAnsi="Arial" w:cs="Arial"/>
          <w:color w:val="242729"/>
          <w:sz w:val="23"/>
          <w:szCs w:val="23"/>
          <w:shd w:val="clear" w:color="auto" w:fill="FFFFFF"/>
        </w:rPr>
        <w:t>”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=”checkbox</w:t>
      </w:r>
      <w:proofErr w:type="gramEnd"/>
      <w:r>
        <w:rPr>
          <w:rFonts w:ascii="Arial" w:hAnsi="Arial" w:cs="Arial"/>
          <w:color w:val="242729"/>
          <w:sz w:val="23"/>
          <w:szCs w:val="23"/>
          <w:shd w:val="clear" w:color="auto" w:fill="FFFFFF"/>
        </w:rPr>
        <w:t>”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=”checkbox</w:t>
      </w:r>
      <w:proofErr w:type="gramEnd"/>
      <w:r>
        <w:rPr>
          <w:rFonts w:ascii="Arial" w:hAnsi="Arial" w:cs="Arial"/>
          <w:color w:val="242729"/>
          <w:sz w:val="23"/>
          <w:szCs w:val="23"/>
          <w:shd w:val="clear" w:color="auto" w:fill="FFFFFF"/>
        </w:rPr>
        <w:t>”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is not an input </w:t>
      </w:r>
      <w:proofErr w:type="gramStart"/>
      <w:r>
        <w:rPr>
          <w:rFonts w:ascii="Arial" w:hAnsi="Arial" w:cs="Arial"/>
          <w:color w:val="242729"/>
          <w:sz w:val="23"/>
          <w:szCs w:val="23"/>
          <w:shd w:val="clear" w:color="auto" w:fill="FFFFFF"/>
        </w:rPr>
        <w:t>tag</w:t>
      </w:r>
      <w:proofErr w:type="gramEnd"/>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&lt;input type=”text” placeholder</w:t>
      </w:r>
      <w:proofErr w:type="gramStart"/>
      <w:r>
        <w:rPr>
          <w:rFonts w:ascii="Arial" w:hAnsi="Arial" w:cs="Arial"/>
          <w:color w:val="242729"/>
          <w:sz w:val="23"/>
          <w:szCs w:val="23"/>
          <w:shd w:val="clear" w:color="auto" w:fill="FFFFFF"/>
        </w:rPr>
        <w:t>=”type</w:t>
      </w:r>
      <w:proofErr w:type="gramEnd"/>
      <w:r>
        <w:rPr>
          <w:rFonts w:ascii="Arial" w:hAnsi="Arial" w:cs="Arial"/>
          <w:color w:val="242729"/>
          <w:sz w:val="23"/>
          <w:szCs w:val="23"/>
          <w:shd w:val="clear" w:color="auto" w:fill="FFFFFF"/>
        </w:rPr>
        <w:t xml:space="preserv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cols=”” rows=””&gt; type something here &lt;/</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w:t>
      </w:r>
      <w:proofErr w:type="spellStart"/>
      <w:r>
        <w:rPr>
          <w:rFonts w:ascii="Arial" w:hAnsi="Arial" w:cs="Arial"/>
          <w:color w:val="242729"/>
          <w:sz w:val="23"/>
          <w:szCs w:val="23"/>
          <w:shd w:val="clear" w:color="auto" w:fill="FFFFFF"/>
        </w:rPr>
        <w:t>textarea</w:t>
      </w:r>
      <w:proofErr w:type="spellEnd"/>
      <w:r>
        <w:rPr>
          <w:rFonts w:ascii="Arial" w:hAnsi="Arial" w:cs="Arial"/>
          <w:color w:val="242729"/>
          <w:sz w:val="23"/>
          <w:szCs w:val="23"/>
          <w:shd w:val="clear" w:color="auto" w:fill="FFFFFF"/>
        </w:rPr>
        <w:t xml:space="preserve">,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roofErr w:type="gramStart"/>
      <w:r>
        <w:rPr>
          <w:rFonts w:ascii="Arial" w:hAnsi="Arial" w:cs="Arial"/>
          <w:color w:val="242729"/>
          <w:sz w:val="23"/>
          <w:szCs w:val="23"/>
          <w:shd w:val="clear" w:color="auto" w:fill="FFFFFF"/>
        </w:rPr>
        <w:t>=”…</w:t>
      </w:r>
      <w:proofErr w:type="gramEnd"/>
      <w:r>
        <w:rPr>
          <w:rFonts w:ascii="Arial" w:hAnsi="Arial" w:cs="Arial"/>
          <w:color w:val="242729"/>
          <w:sz w:val="23"/>
          <w:szCs w:val="23"/>
          <w:shd w:val="clear" w:color="auto" w:fill="FFFFFF"/>
        </w:rPr>
        <w:t>””</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w:t>
      </w:r>
      <w:proofErr w:type="gramStart"/>
      <w:r>
        <w:rPr>
          <w:rFonts w:ascii="Arial" w:hAnsi="Arial" w:cs="Arial"/>
          <w:color w:val="242729"/>
          <w:sz w:val="23"/>
          <w:szCs w:val="23"/>
          <w:shd w:val="clear" w:color="auto" w:fill="FFFFFF"/>
        </w:rPr>
        <w:t>=”submit</w:t>
      </w:r>
      <w:proofErr w:type="gramEnd"/>
      <w:r>
        <w:rPr>
          <w:rFonts w:ascii="Arial" w:hAnsi="Arial" w:cs="Arial"/>
          <w:color w:val="242729"/>
          <w:sz w:val="23"/>
          <w:szCs w:val="23"/>
          <w:shd w:val="clear" w:color="auto" w:fill="FFFFFF"/>
        </w:rPr>
        <w:t xml:space="preserve">”: Note that the value=”” is just the text on the submit button, not the value submitted to the server. Those values are the value in tags in &lt;form&gt; </w:t>
      </w:r>
      <w:proofErr w:type="gramStart"/>
      <w:r>
        <w:rPr>
          <w:rFonts w:ascii="Arial" w:hAnsi="Arial" w:cs="Arial"/>
          <w:color w:val="242729"/>
          <w:sz w:val="23"/>
          <w:szCs w:val="23"/>
          <w:shd w:val="clear" w:color="auto" w:fill="FFFFFF"/>
        </w:rPr>
        <w:t>tag</w:t>
      </w:r>
      <w:proofErr w:type="gramEnd"/>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=”submit</w:t>
      </w:r>
      <w:proofErr w:type="gramEnd"/>
      <w:r>
        <w:rPr>
          <w:rFonts w:ascii="Arial" w:hAnsi="Arial" w:cs="Arial"/>
          <w:color w:val="242729"/>
          <w:sz w:val="23"/>
          <w:szCs w:val="23"/>
          <w:shd w:val="clear" w:color="auto" w:fill="FFFFFF"/>
        </w:rPr>
        <w: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w:t>
      </w:r>
      <w:proofErr w:type="gramStart"/>
      <w:r>
        <w:rPr>
          <w:rFonts w:ascii="Arial" w:hAnsi="Arial" w:cs="Arial"/>
          <w:color w:val="242729"/>
          <w:sz w:val="23"/>
          <w:szCs w:val="23"/>
          <w:shd w:val="clear" w:color="auto" w:fill="FFFFFF"/>
        </w:rPr>
        <w:t>=”submit</w:t>
      </w:r>
      <w:proofErr w:type="gramEnd"/>
      <w:r>
        <w:rPr>
          <w:rFonts w:ascii="Arial" w:hAnsi="Arial" w:cs="Arial"/>
          <w:color w:val="242729"/>
          <w:sz w:val="23"/>
          <w:szCs w:val="23"/>
          <w:shd w:val="clear" w:color="auto" w:fill="FFFFFF"/>
        </w:rPr>
        <w:t xml:space="preserve">”. Button allows non-text label on the button while input type=submit allows only </w:t>
      </w:r>
      <w:proofErr w:type="spellStart"/>
      <w:r>
        <w:rPr>
          <w:rFonts w:ascii="Arial" w:hAnsi="Arial" w:cs="Arial"/>
          <w:color w:val="242729"/>
          <w:sz w:val="23"/>
          <w:szCs w:val="23"/>
          <w:shd w:val="clear" w:color="auto" w:fill="FFFFFF"/>
        </w:rPr>
        <w:t>tẽt</w:t>
      </w:r>
      <w:proofErr w:type="spellEnd"/>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w:t>
      </w:r>
      <w:proofErr w:type="gramStart"/>
      <w:r>
        <w:rPr>
          <w:rFonts w:ascii="Arial" w:hAnsi="Arial" w:cs="Arial"/>
          <w:color w:val="242729"/>
          <w:sz w:val="23"/>
          <w:szCs w:val="23"/>
          <w:shd w:val="clear" w:color="auto" w:fill="FFFFFF"/>
        </w:rPr>
        <w:t>=”hidden</w:t>
      </w:r>
      <w:proofErr w:type="gramEnd"/>
      <w:r>
        <w:rPr>
          <w:rFonts w:ascii="Arial" w:hAnsi="Arial" w:cs="Arial"/>
          <w:color w:val="242729"/>
          <w:sz w:val="23"/>
          <w:szCs w:val="23"/>
          <w:shd w:val="clear" w:color="auto" w:fill="FFFFFF"/>
        </w:rPr>
        <w:t>” name=”</w:t>
      </w:r>
      <w:proofErr w:type="spellStart"/>
      <w:r>
        <w:rPr>
          <w:rFonts w:ascii="Arial" w:hAnsi="Arial" w:cs="Arial"/>
          <w:color w:val="242729"/>
          <w:sz w:val="23"/>
          <w:szCs w:val="23"/>
          <w:shd w:val="clear" w:color="auto" w:fill="FFFFFF"/>
        </w:rPr>
        <w:t>variable_name</w:t>
      </w:r>
      <w:proofErr w:type="spellEnd"/>
      <w:r>
        <w:rPr>
          <w:rFonts w:ascii="Arial" w:hAnsi="Arial" w:cs="Arial"/>
          <w:color w:val="242729"/>
          <w:sz w:val="23"/>
          <w:szCs w:val="23"/>
          <w:shd w:val="clear" w:color="auto" w:fill="FFFFFF"/>
        </w:rPr>
        <w:t>” value=”</w:t>
      </w:r>
      <w:proofErr w:type="spellStart"/>
      <w:r>
        <w:rPr>
          <w:rFonts w:ascii="Arial" w:hAnsi="Arial" w:cs="Arial"/>
          <w:color w:val="242729"/>
          <w:sz w:val="23"/>
          <w:szCs w:val="23"/>
          <w:shd w:val="clear" w:color="auto" w:fill="FFFFFF"/>
        </w:rPr>
        <w:t>valuetosubmit</w:t>
      </w:r>
      <w:proofErr w:type="spellEnd"/>
      <w:r>
        <w:rPr>
          <w:rFonts w:ascii="Arial" w:hAnsi="Arial" w:cs="Arial"/>
          <w:color w:val="242729"/>
          <w:sz w:val="23"/>
          <w:szCs w:val="23"/>
          <w:shd w:val="clear" w:color="auto" w:fill="FFFFFF"/>
        </w:rPr>
        <w: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 html page should be divided into divisions, </w:t>
      </w:r>
      <w:proofErr w:type="gramStart"/>
      <w:r>
        <w:rPr>
          <w:rFonts w:ascii="Arial" w:hAnsi="Arial" w:cs="Arial"/>
          <w:color w:val="242729"/>
          <w:sz w:val="23"/>
          <w:szCs w:val="23"/>
          <w:shd w:val="clear" w:color="auto" w:fill="FFFFFF"/>
        </w:rPr>
        <w:t>e.g.</w:t>
      </w:r>
      <w:proofErr w:type="gramEnd"/>
      <w:r>
        <w:rPr>
          <w:rFonts w:ascii="Arial" w:hAnsi="Arial" w:cs="Arial"/>
          <w:color w:val="242729"/>
          <w:sz w:val="23"/>
          <w:szCs w:val="23"/>
          <w:shd w:val="clear" w:color="auto" w:fill="FFFFFF"/>
        </w:rPr>
        <w:t xml:space="preserve"> “header”, “content”, “footer”. Use &lt;div id</w:t>
      </w:r>
      <w:proofErr w:type="gramStart"/>
      <w:r>
        <w:rPr>
          <w:rFonts w:ascii="Arial" w:hAnsi="Arial" w:cs="Arial"/>
          <w:color w:val="242729"/>
          <w:sz w:val="23"/>
          <w:szCs w:val="23"/>
          <w:shd w:val="clear" w:color="auto" w:fill="FFFFFF"/>
        </w:rPr>
        <w:t>=”header</w:t>
      </w:r>
      <w:proofErr w:type="gramEnd"/>
      <w:r>
        <w:rPr>
          <w:rFonts w:ascii="Arial" w:hAnsi="Arial" w:cs="Arial"/>
          <w:color w:val="242729"/>
          <w:sz w:val="23"/>
          <w:szCs w:val="23"/>
          <w:shd w:val="clear" w:color="auto" w:fill="FFFFFF"/>
        </w:rPr>
        <w:t>”&gt;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w:t>
      </w:r>
      <w:proofErr w:type="gramStart"/>
      <w:r>
        <w:rPr>
          <w:rFonts w:ascii="Arial" w:hAnsi="Arial" w:cs="Arial"/>
          <w:color w:val="242729"/>
          <w:sz w:val="23"/>
          <w:szCs w:val="23"/>
          <w:shd w:val="clear" w:color="auto" w:fill="FFFFFF"/>
        </w:rPr>
        <w:t>=”header</w:t>
      </w:r>
      <w:proofErr w:type="gramEnd"/>
      <w:r>
        <w:rPr>
          <w:rFonts w:ascii="Arial" w:hAnsi="Arial" w:cs="Arial"/>
          <w:color w:val="242729"/>
          <w:sz w:val="23"/>
          <w:szCs w:val="23"/>
          <w:shd w:val="clear" w:color="auto" w:fill="FFFFFF"/>
        </w:rPr>
        <w:t>”&gt;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Websites often have a dedicated section for navigational links (like Homepage, Back, Forward, </w:t>
      </w:r>
      <w:proofErr w:type="spellStart"/>
      <w:r>
        <w:rPr>
          <w:rFonts w:ascii="Arial" w:hAnsi="Arial" w:cs="Arial"/>
          <w:color w:val="242729"/>
          <w:sz w:val="23"/>
          <w:szCs w:val="23"/>
          <w:shd w:val="clear" w:color="auto" w:fill="FFFFFF"/>
        </w:rPr>
        <w:t>etc</w:t>
      </w:r>
      <w:proofErr w:type="spellEnd"/>
      <w:r>
        <w:rPr>
          <w:rFonts w:ascii="Arial" w:hAnsi="Arial" w:cs="Arial"/>
          <w:color w:val="242729"/>
          <w:sz w:val="23"/>
          <w:szCs w:val="23"/>
          <w:shd w:val="clear" w:color="auto" w:fill="FFFFFF"/>
        </w:rPr>
        <w:t>).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45"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46"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 xml:space="preserve">Aside is used for example </w:t>
      </w:r>
      <w:proofErr w:type="gramStart"/>
      <w:r>
        <w:t>ads</w:t>
      </w:r>
      <w:proofErr w:type="gramEnd"/>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6D3599">
      <w:pPr>
        <w:pStyle w:val="Heading1"/>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w:t>
      </w:r>
      <w:proofErr w:type="gramStart"/>
      <w:r>
        <w:t>=”color</w:t>
      </w:r>
      <w:proofErr w:type="gramEnd"/>
      <w:r>
        <w:t>: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 xml:space="preserve">&lt;link </w:t>
      </w:r>
      <w:proofErr w:type="spellStart"/>
      <w:r>
        <w:t>rel</w:t>
      </w:r>
      <w:proofErr w:type="spellEnd"/>
      <w:proofErr w:type="gramStart"/>
      <w:r>
        <w:t>=”stylesheet</w:t>
      </w:r>
      <w:proofErr w:type="gramEnd"/>
      <w:r>
        <w:t xml:space="preserve"> </w:t>
      </w:r>
      <w:proofErr w:type="spellStart"/>
      <w:r>
        <w:t>href</w:t>
      </w:r>
      <w:proofErr w:type="spellEnd"/>
      <w:r>
        <w:t>=”…”&gt;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proofErr w:type="gramStart"/>
      <w:r>
        <w:t>element{</w:t>
      </w:r>
      <w:proofErr w:type="gramEnd"/>
    </w:p>
    <w:p w14:paraId="7A7D4C56" w14:textId="77777777" w:rsidR="006D3599" w:rsidRDefault="006D3599" w:rsidP="006D3599">
      <w:r>
        <w:t>}</w:t>
      </w:r>
    </w:p>
    <w:p w14:paraId="33E68870" w14:textId="77777777" w:rsidR="006D3599" w:rsidRDefault="006D3599" w:rsidP="006D3599">
      <w:r>
        <w:t>.</w:t>
      </w:r>
      <w:proofErr w:type="gramStart"/>
      <w:r>
        <w:t>class{</w:t>
      </w:r>
      <w:proofErr w:type="gramEnd"/>
    </w:p>
    <w:p w14:paraId="2E0D062F" w14:textId="77777777" w:rsidR="006D3599" w:rsidRDefault="006D3599" w:rsidP="006D3599">
      <w:r>
        <w:t>}</w:t>
      </w:r>
    </w:p>
    <w:p w14:paraId="44B2F637" w14:textId="77777777" w:rsidR="006D3599" w:rsidRDefault="006D3599" w:rsidP="006D3599">
      <w:r>
        <w:t>#</w:t>
      </w:r>
      <w:proofErr w:type="gramStart"/>
      <w:r>
        <w:t>id{</w:t>
      </w:r>
      <w:proofErr w:type="gramEnd"/>
    </w:p>
    <w:p w14:paraId="209C7E37" w14:textId="77777777" w:rsidR="006D3599" w:rsidRDefault="006D3599" w:rsidP="006D3599">
      <w:r>
        <w:t>}</w:t>
      </w:r>
    </w:p>
    <w:p w14:paraId="2EA2BC7A" w14:textId="77777777" w:rsidR="006D3599" w:rsidRDefault="006D3599" w:rsidP="006D3599">
      <w:r>
        <w:t>[attribute</w:t>
      </w:r>
      <w:proofErr w:type="gramStart"/>
      <w:r>
        <w:t>]{</w:t>
      </w:r>
      <w:proofErr w:type="gramEnd"/>
      <w:r>
        <w:t>}</w:t>
      </w:r>
    </w:p>
    <w:p w14:paraId="34256C83" w14:textId="77777777" w:rsidR="006D3599" w:rsidRDefault="006D3599" w:rsidP="00A25E03">
      <w:pPr>
        <w:pStyle w:val="ListParagraph"/>
        <w:numPr>
          <w:ilvl w:val="0"/>
          <w:numId w:val="5"/>
        </w:numPr>
      </w:pPr>
      <w:r>
        <w:t xml:space="preserve">Why redundance makes </w:t>
      </w:r>
      <w:proofErr w:type="gramStart"/>
      <w:r>
        <w:t>sense</w:t>
      </w:r>
      <w:proofErr w:type="gramEnd"/>
    </w:p>
    <w:p w14:paraId="1AC0AF6A" w14:textId="77777777" w:rsidR="006D3599" w:rsidRDefault="006D3599" w:rsidP="006D3599">
      <w:r>
        <w:t>Exp:</w:t>
      </w:r>
    </w:p>
    <w:p w14:paraId="6D163678" w14:textId="77777777" w:rsidR="006D3599" w:rsidRDefault="006D3599" w:rsidP="006D3599">
      <w:proofErr w:type="spellStart"/>
      <w:r>
        <w:t>ul#</w:t>
      </w:r>
      <w:proofErr w:type="gramStart"/>
      <w:r>
        <w:t>mylist</w:t>
      </w:r>
      <w:proofErr w:type="spellEnd"/>
      <w:r>
        <w:t>{</w:t>
      </w:r>
      <w:proofErr w:type="gramEnd"/>
    </w:p>
    <w:p w14:paraId="083485F2" w14:textId="77777777" w:rsidR="006D3599" w:rsidRDefault="006D3599" w:rsidP="006D3599">
      <w:r>
        <w:t>}</w:t>
      </w:r>
    </w:p>
    <w:p w14:paraId="62033B33" w14:textId="77777777" w:rsidR="006D3599" w:rsidRDefault="006D3599" w:rsidP="006D3599">
      <w:r>
        <w:t xml:space="preserve">#mylist is enough to identify which element but one still writes </w:t>
      </w:r>
      <w:proofErr w:type="spellStart"/>
      <w:r>
        <w:t>ul#mylist</w:t>
      </w:r>
      <w:proofErr w:type="spellEnd"/>
      <w:r>
        <w:t xml:space="preserve"> in order to show where </w:t>
      </w:r>
      <w:proofErr w:type="spellStart"/>
      <w:r>
        <w:t>mylist</w:t>
      </w:r>
      <w:proofErr w:type="spellEnd"/>
      <w:r>
        <w:t xml:space="preserve"> stays at. </w:t>
      </w:r>
      <w:proofErr w:type="gramStart"/>
      <w:r>
        <w:t>It’s</w:t>
      </w:r>
      <w:proofErr w:type="gramEnd"/>
      <w:r>
        <w:t xml:space="preserve"> in </w:t>
      </w:r>
      <w:proofErr w:type="spellStart"/>
      <w:r>
        <w:t>mylist</w:t>
      </w:r>
      <w:proofErr w:type="spellEnd"/>
      <w:r>
        <w: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Common IDs </w:t>
      </w:r>
      <w:proofErr w:type="gramStart"/>
      <w:r>
        <w:rPr>
          <w:rFonts w:ascii="Arial" w:hAnsi="Arial" w:cs="Arial"/>
          <w:color w:val="242729"/>
          <w:sz w:val="23"/>
          <w:szCs w:val="23"/>
          <w:shd w:val="clear" w:color="auto" w:fill="FFFFFF"/>
        </w:rPr>
        <w:t>are:</w:t>
      </w:r>
      <w:proofErr w:type="gramEnd"/>
      <w:r>
        <w:rPr>
          <w:rFonts w:ascii="Arial" w:hAnsi="Arial" w:cs="Arial"/>
          <w:color w:val="242729"/>
          <w:sz w:val="23"/>
          <w:szCs w:val="23"/>
          <w:shd w:val="clear" w:color="auto" w:fill="FFFFFF"/>
        </w:rPr>
        <w:t xml:space="preserv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Common </w:t>
      </w:r>
      <w:proofErr w:type="spellStart"/>
      <w:r>
        <w:rPr>
          <w:rFonts w:ascii="Arial" w:hAnsi="Arial" w:cs="Arial"/>
          <w:color w:val="242729"/>
          <w:sz w:val="23"/>
          <w:szCs w:val="23"/>
          <w:shd w:val="clear" w:color="auto" w:fill="FFFFFF"/>
        </w:rPr>
        <w:t>CLASSes</w:t>
      </w:r>
      <w:proofErr w:type="spellEnd"/>
      <w:r>
        <w:rPr>
          <w:rFonts w:ascii="Arial" w:hAnsi="Arial" w:cs="Arial"/>
          <w:color w:val="242729"/>
          <w:sz w:val="23"/>
          <w:szCs w:val="23"/>
          <w:shd w:val="clear" w:color="auto" w:fill="FFFFFF"/>
        </w:rPr>
        <w:t xml:space="preserve"> </w:t>
      </w:r>
      <w:proofErr w:type="gramStart"/>
      <w:r>
        <w:rPr>
          <w:rFonts w:ascii="Arial" w:hAnsi="Arial" w:cs="Arial"/>
          <w:color w:val="242729"/>
          <w:sz w:val="23"/>
          <w:szCs w:val="23"/>
          <w:shd w:val="clear" w:color="auto" w:fill="FFFFFF"/>
        </w:rPr>
        <w:t>are:</w:t>
      </w:r>
      <w:proofErr w:type="gramEnd"/>
      <w:r>
        <w:rPr>
          <w:rFonts w:ascii="Arial" w:hAnsi="Arial" w:cs="Arial"/>
          <w:color w:val="242729"/>
          <w:sz w:val="23"/>
          <w:szCs w:val="23"/>
          <w:shd w:val="clear" w:color="auto" w:fill="FFFFFF"/>
        </w:rPr>
        <w:t xml:space="preserv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In the CSS file, selectors below will override selectors </w:t>
      </w:r>
      <w:proofErr w:type="gramStart"/>
      <w:r>
        <w:rPr>
          <w:rFonts w:ascii="Arial" w:hAnsi="Arial" w:cs="Arial"/>
          <w:color w:val="242729"/>
          <w:sz w:val="23"/>
          <w:szCs w:val="23"/>
        </w:rPr>
        <w:t>above</w:t>
      </w:r>
      <w:proofErr w:type="gramEnd"/>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Fonts w:ascii="Arial" w:hAnsi="Arial" w:cs="Arial"/>
          <w:color w:val="242729"/>
          <w:sz w:val="23"/>
          <w:szCs w:val="23"/>
        </w:rPr>
        <w:t>!important</w:t>
      </w:r>
      <w:proofErr w:type="gramEnd"/>
      <w:r>
        <w:rPr>
          <w:rFonts w:ascii="Arial" w:hAnsi="Arial" w:cs="Arial"/>
          <w:color w:val="242729"/>
          <w:sz w:val="23"/>
          <w:szCs w:val="23"/>
        </w:rPr>
        <w:t xml:space="preserve">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 xml:space="preserve">(note that the size of a pixel is the same for any device. The DPI (dot per in) is </w:t>
      </w:r>
      <w:proofErr w:type="gramStart"/>
      <w:r>
        <w:t>actually PPI</w:t>
      </w:r>
      <w:proofErr w:type="gramEnd"/>
      <w:r>
        <w:t xml:space="preserve">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proofErr w:type="spellStart"/>
      <w:r>
        <w:t>Em</w:t>
      </w:r>
      <w:proofErr w:type="spellEnd"/>
      <w:r>
        <w:t xml:space="preserve">: Relative to the font-size of the current element. </w:t>
      </w:r>
    </w:p>
    <w:p w14:paraId="3CF40E45" w14:textId="77777777" w:rsidR="006D3599" w:rsidRDefault="006D3599" w:rsidP="006D3599">
      <w:pPr>
        <w:pStyle w:val="ListParagraph"/>
      </w:pPr>
      <w:proofErr w:type="gramStart"/>
      <w:r>
        <w:t>E.g.</w:t>
      </w:r>
      <w:proofErr w:type="gramEnd"/>
      <w:r>
        <w:t xml:space="preserve">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w:t>
      </w:r>
      <w:proofErr w:type="gramStart"/>
      <w:r>
        <w:t>size</w:t>
      </w:r>
      <w:proofErr w:type="gramEnd"/>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 xml:space="preserve">The property none is used to remove the underline for &lt;a&gt; tag that by default has </w:t>
      </w:r>
      <w:proofErr w:type="gramStart"/>
      <w:r>
        <w:t>underlines</w:t>
      </w:r>
      <w:proofErr w:type="gramEnd"/>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 xml:space="preserve">width, height: The width and height of a div, which can be used as a </w:t>
      </w:r>
      <w:proofErr w:type="gramStart"/>
      <w:r>
        <w:t>box</w:t>
      </w:r>
      <w:proofErr w:type="gramEnd"/>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 xml:space="preserve">When the content is smaller than the min-width, min-height, then min-width, min-height are </w:t>
      </w:r>
      <w:proofErr w:type="gramStart"/>
      <w:r>
        <w:t>applied</w:t>
      </w:r>
      <w:proofErr w:type="gramEnd"/>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w:t>
      </w:r>
      <w:proofErr w:type="gramStart"/>
      <w:r>
        <w:t>align:</w:t>
      </w:r>
      <w:proofErr w:type="gramEnd"/>
      <w:r>
        <w:t xml:space="preserve">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w:t>
      </w:r>
      <w:proofErr w:type="gramStart"/>
      <w:r>
        <w:t>left</w:t>
      </w:r>
      <w:proofErr w:type="gramEnd"/>
    </w:p>
    <w:p w14:paraId="57872817" w14:textId="77777777" w:rsidR="006D3599" w:rsidRDefault="006D3599" w:rsidP="006D3599">
      <w:r>
        <w:t xml:space="preserve">3 values: 20px 30px 40px </w:t>
      </w:r>
      <w:r>
        <w:sym w:font="Wingdings" w:char="F0E0"/>
      </w:r>
      <w:r>
        <w:t xml:space="preserve"> top, left and right, </w:t>
      </w:r>
      <w:proofErr w:type="gramStart"/>
      <w:r>
        <w:t>bottom</w:t>
      </w:r>
      <w:proofErr w:type="gramEnd"/>
    </w:p>
    <w:p w14:paraId="7719D611" w14:textId="77777777" w:rsidR="006D3599" w:rsidRDefault="006D3599" w:rsidP="006D3599">
      <w:r>
        <w:t xml:space="preserve">2 values: 20px 40p </w:t>
      </w:r>
      <w:r>
        <w:sym w:font="Wingdings" w:char="F0E0"/>
      </w:r>
      <w:r>
        <w:t xml:space="preserve"> top and bottom, left and </w:t>
      </w:r>
      <w:proofErr w:type="gramStart"/>
      <w:r>
        <w:t>right</w:t>
      </w:r>
      <w:proofErr w:type="gramEnd"/>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w:t>
      </w:r>
      <w:proofErr w:type="spellStart"/>
      <w:proofErr w:type="gramStart"/>
      <w:r>
        <w:t>url</w:t>
      </w:r>
      <w:proofErr w:type="spellEnd"/>
      <w:r>
        <w:t>(</w:t>
      </w:r>
      <w:proofErr w:type="gramEnd"/>
      <w:r>
        <w:t xml:space="preserve">“a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w:t>
      </w:r>
      <w:proofErr w:type="gramStart"/>
      <w:r>
        <w:t>center</w:t>
      </w:r>
      <w:proofErr w:type="gramEnd"/>
      <w:r>
        <w:t>"</w:t>
      </w:r>
    </w:p>
    <w:p w14:paraId="46156BE8" w14:textId="77777777" w:rsidR="006D3599" w:rsidRDefault="006D3599" w:rsidP="006D3599">
      <w:r>
        <w:t xml:space="preserve">left top, left center, left bottom, right top, right center, right bottom, center top, center </w:t>
      </w:r>
      <w:proofErr w:type="spellStart"/>
      <w:r>
        <w:t>center</w:t>
      </w:r>
      <w:proofErr w:type="spellEnd"/>
      <w:r>
        <w:t xml:space="preserve">, center </w:t>
      </w:r>
      <w:proofErr w:type="gramStart"/>
      <w:r>
        <w:t>bottom</w:t>
      </w:r>
      <w:proofErr w:type="gramEnd"/>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w:t>
      </w:r>
      <w:proofErr w:type="spellStart"/>
      <w:r>
        <w:t>img</w:t>
      </w:r>
      <w:proofErr w:type="spellEnd"/>
      <w:r>
        <w:t>&gt;, &lt;</w:t>
      </w:r>
      <w:proofErr w:type="spellStart"/>
      <w:r>
        <w:t>i</w:t>
      </w:r>
      <w:proofErr w:type="spellEnd"/>
      <w:r>
        <w:t>&gt;, &lt;</w:t>
      </w:r>
      <w:proofErr w:type="spellStart"/>
      <w:r>
        <w:t>em</w:t>
      </w:r>
      <w:proofErr w:type="spellEnd"/>
      <w:r>
        <w:t>&gt;,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w:t>
      </w:r>
      <w:proofErr w:type="gramStart"/>
      <w:r>
        <w:rPr>
          <w:rFonts w:ascii="Arial" w:hAnsi="Arial" w:cs="Arial"/>
          <w:color w:val="333333"/>
          <w:spacing w:val="-1"/>
          <w:shd w:val="clear" w:color="auto" w:fill="FFFFFF"/>
        </w:rPr>
        <w:t>float:</w:t>
      </w:r>
      <w:proofErr w:type="gramEnd"/>
      <w:r>
        <w:rPr>
          <w:rFonts w:ascii="Arial" w:hAnsi="Arial" w:cs="Arial"/>
          <w:color w:val="333333"/>
          <w:spacing w:val="-1"/>
          <w:shd w:val="clear" w:color="auto" w:fill="FFFFFF"/>
        </w:rPr>
        <w:t xml:space="preserve">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 xml:space="preserve">(Block 1 is on the top of Para 2 and </w:t>
      </w:r>
      <w:proofErr w:type="gramStart"/>
      <w:r>
        <w:t>it’s</w:t>
      </w:r>
      <w:proofErr w:type="gramEnd"/>
      <w:r>
        <w:t xml:space="preserve"> float: left)</w:t>
      </w:r>
    </w:p>
    <w:p w14:paraId="71FE5112" w14:textId="77777777" w:rsidR="006D3599" w:rsidRDefault="006D3599" w:rsidP="006D3599">
      <w:r>
        <w:t>Paragraph 2</w:t>
      </w:r>
    </w:p>
    <w:p w14:paraId="44792510" w14:textId="77777777" w:rsidR="006D3599" w:rsidRDefault="006D3599" w:rsidP="006D3599">
      <w:r>
        <w:t xml:space="preserve">Block 2 – float: </w:t>
      </w:r>
      <w:proofErr w:type="gramStart"/>
      <w:r>
        <w:t>left</w:t>
      </w:r>
      <w:proofErr w:type="gramEnd"/>
    </w:p>
    <w:p w14:paraId="768FA4A9" w14:textId="77777777" w:rsidR="006D3599" w:rsidRDefault="006D3599" w:rsidP="006D3599">
      <w:r>
        <w:t xml:space="preserve">(Block 2 is on the top of Para 3 and </w:t>
      </w:r>
      <w:proofErr w:type="gramStart"/>
      <w:r>
        <w:t>it’s</w:t>
      </w:r>
      <w:proofErr w:type="gramEnd"/>
      <w:r>
        <w:t xml:space="preserve"> float: right)</w:t>
      </w:r>
    </w:p>
    <w:p w14:paraId="7FACDD07" w14:textId="77777777" w:rsidR="006D3599" w:rsidRDefault="006D3599" w:rsidP="006D3599">
      <w:r>
        <w:t>Paragraph 3</w:t>
      </w:r>
    </w:p>
    <w:p w14:paraId="25A85CA4" w14:textId="77777777" w:rsidR="006D3599" w:rsidRDefault="006D3599" w:rsidP="006D3599">
      <w:r>
        <w:t>Paragraph 4 – clear: left</w:t>
      </w:r>
      <w:r>
        <w:br/>
        <w:t xml:space="preserve">(Para 4 is clear: left so block 2 and block 1 </w:t>
      </w:r>
      <w:proofErr w:type="gramStart"/>
      <w:r>
        <w:t>can’t</w:t>
      </w:r>
      <w:proofErr w:type="gramEnd"/>
      <w:r>
        <w:t xml:space="preserve">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xml:space="preserve">: The element </w:t>
      </w:r>
      <w:proofErr w:type="gramStart"/>
      <w:r>
        <w:t>doesn’t</w:t>
      </w:r>
      <w:proofErr w:type="gramEnd"/>
      <w:r>
        <w:t xml:space="preserve"> start on a new line and only occupy just the width it needs. You </w:t>
      </w:r>
      <w:proofErr w:type="gramStart"/>
      <w:r>
        <w:t>can’t</w:t>
      </w:r>
      <w:proofErr w:type="gramEnd"/>
      <w:r>
        <w:t xml:space="preserve"> set the width or height.</w:t>
      </w:r>
    </w:p>
    <w:p w14:paraId="7DBBDEC7" w14:textId="3AB80B39" w:rsidR="006D3599" w:rsidRDefault="006D3599" w:rsidP="006D3599">
      <w:proofErr w:type="gramStart"/>
      <w:r>
        <w:rPr>
          <w:b/>
          <w:bCs/>
        </w:rPr>
        <w:t>inline-block</w:t>
      </w:r>
      <w:proofErr w:type="gramEnd"/>
      <w:r>
        <w:t>: It’s formatted just like the inline element</w:t>
      </w:r>
      <w:r w:rsidR="00EC62E7">
        <w:t xml:space="preserve"> so </w:t>
      </w:r>
      <w:r>
        <w:t xml:space="preserve">it doesn’t start on a new line. </w:t>
      </w:r>
      <w:proofErr w:type="gramStart"/>
      <w:r>
        <w:t>BUT,</w:t>
      </w:r>
      <w:proofErr w:type="gramEnd"/>
      <w:r>
        <w:t xml:space="preserve">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w:t>
      </w:r>
      <w:proofErr w:type="spellStart"/>
      <w:r>
        <w:t>i</w:t>
      </w:r>
      <w:proofErr w:type="spellEnd"/>
      <w:r>
        <w:t>&gt;, &lt;</w:t>
      </w:r>
      <w:proofErr w:type="spellStart"/>
      <w:r>
        <w:t>em</w:t>
      </w:r>
      <w:proofErr w:type="spellEnd"/>
      <w:r>
        <w:t>&gt;, &lt;u&gt;, &lt;</w:t>
      </w:r>
      <w:proofErr w:type="spellStart"/>
      <w:r>
        <w:t>img</w:t>
      </w:r>
      <w:proofErr w:type="spellEnd"/>
      <w:r>
        <w:t>&gt;,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xml:space="preserve">: this is to mark a flex </w:t>
      </w:r>
      <w:proofErr w:type="gramStart"/>
      <w:r>
        <w:t>container</w:t>
      </w:r>
      <w:proofErr w:type="gramEnd"/>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xml:space="preserve">: </w:t>
      </w:r>
      <w:proofErr w:type="gramStart"/>
      <w:r>
        <w:t>similar to</w:t>
      </w:r>
      <w:proofErr w:type="gramEnd"/>
      <w:r>
        <w:t xml:space="preserve">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xml:space="preserve">: Flex-grow is used for growing items to fill up the FLEX’s space. Flex-grow of items, </w:t>
      </w:r>
      <w:proofErr w:type="gramStart"/>
      <w:r>
        <w:t>e.g.</w:t>
      </w:r>
      <w:proofErr w:type="gramEnd"/>
      <w:r>
        <w:t xml:space="preserve">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 xml:space="preserve">“position: </w:t>
      </w:r>
      <w:proofErr w:type="gramStart"/>
      <w:r>
        <w:rPr>
          <w:b/>
          <w:bCs/>
        </w:rPr>
        <w:t>“</w:t>
      </w:r>
      <w:r>
        <w:t xml:space="preserve"> property</w:t>
      </w:r>
      <w:proofErr w:type="gramEnd"/>
      <w:r>
        <w:t xml:space="preserve">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30px</w:t>
      </w:r>
      <w:r>
        <w:rPr>
          <w:rStyle w:val="cssdelimitercolor"/>
          <w:rFonts w:ascii="Consolas" w:hAnsi="Consolas"/>
          <w:color w:val="000000"/>
          <w:sz w:val="23"/>
          <w:szCs w:val="23"/>
          <w:shd w:val="clear" w:color="auto" w:fill="FFFFFF"/>
        </w:rPr>
        <w:t>;</w:t>
      </w:r>
      <w:proofErr w:type="gramEnd"/>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w:t>
      </w:r>
      <w:proofErr w:type="gramStart"/>
      <w:r>
        <w:t>relatively-positioned</w:t>
      </w:r>
      <w:proofErr w:type="gramEnd"/>
      <w:r>
        <w:t xml:space="preserve">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w:t>
      </w:r>
      <w:proofErr w:type="gramStart"/>
      <w:r>
        <w:t>However;</w:t>
      </w:r>
      <w:proofErr w:type="gramEnd"/>
      <w:r>
        <w:t xml:space="preserve"> if an absolute positioned element has no positioned ancestors, it uses the document body, and moves along with page scrolling.</w:t>
      </w:r>
    </w:p>
    <w:p w14:paraId="141811D1" w14:textId="77777777" w:rsidR="006D3599" w:rsidRDefault="006D3599" w:rsidP="006D3599">
      <w:r>
        <w:t xml:space="preserve">If you want to use “position: absolute” then you need to do 2 things: a parent element containing a child element and </w:t>
      </w:r>
      <w:proofErr w:type="gramStart"/>
      <w:r>
        <w:t>the both</w:t>
      </w:r>
      <w:proofErr w:type="gramEnd"/>
      <w:r>
        <w:t xml:space="preserve"> are set with “position: relative” and “position: absolute”.</w:t>
      </w:r>
    </w:p>
    <w:p w14:paraId="7A70352C" w14:textId="77777777" w:rsidR="006D3599" w:rsidRDefault="006D3599" w:rsidP="006D3599">
      <w:pPr>
        <w:jc w:val="center"/>
        <w:rPr>
          <w:b/>
          <w:bCs/>
        </w:rPr>
      </w:pPr>
      <w:r>
        <w:rPr>
          <w:b/>
          <w:bCs/>
        </w:rPr>
        <w:t xml:space="preserve">The normal position of an element is not fixed and hence comes “position: </w:t>
      </w:r>
      <w:proofErr w:type="gramStart"/>
      <w:r>
        <w:rPr>
          <w:b/>
          <w:bCs/>
        </w:rPr>
        <w:t>relative</w:t>
      </w:r>
      <w:proofErr w:type="gramEnd"/>
      <w:r>
        <w:rPr>
          <w:b/>
          <w:bCs/>
        </w:rPr>
        <w:t>”</w:t>
      </w:r>
    </w:p>
    <w:p w14:paraId="3DB4DD4F" w14:textId="77777777" w:rsidR="006D3599" w:rsidRDefault="006D3599" w:rsidP="006D3599">
      <w:pPr>
        <w:jc w:val="center"/>
        <w:rPr>
          <w:b/>
          <w:bCs/>
        </w:rPr>
      </w:pPr>
      <w:r>
        <w:rPr>
          <w:b/>
          <w:bCs/>
        </w:rPr>
        <w:t xml:space="preserve">The position of the parent element is fixed and hence comes “position: </w:t>
      </w:r>
      <w:proofErr w:type="gramStart"/>
      <w:r>
        <w:rPr>
          <w:b/>
          <w:bCs/>
        </w:rPr>
        <w:t>absolute</w:t>
      </w:r>
      <w:proofErr w:type="gramEnd"/>
      <w:r>
        <w:rPr>
          <w:b/>
          <w:bCs/>
        </w:rPr>
        <w:t>”</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 xml:space="preserve">hidden - The overflow is clipped, and the rest of the content will be </w:t>
      </w:r>
      <w:proofErr w:type="gramStart"/>
      <w:r>
        <w:t>invisible</w:t>
      </w:r>
      <w:proofErr w:type="gramEnd"/>
    </w:p>
    <w:p w14:paraId="46C9DDC3" w14:textId="77777777" w:rsidR="006D3599" w:rsidRDefault="006D3599" w:rsidP="00A25E03">
      <w:pPr>
        <w:pStyle w:val="ListParagraph"/>
        <w:numPr>
          <w:ilvl w:val="0"/>
          <w:numId w:val="4"/>
        </w:numPr>
      </w:pPr>
      <w:r>
        <w:t xml:space="preserve">scroll - The overflow is clipped, and a scrollbar is added to see the rest of the </w:t>
      </w:r>
      <w:proofErr w:type="gramStart"/>
      <w:r>
        <w:t>content</w:t>
      </w:r>
      <w:proofErr w:type="gramEnd"/>
    </w:p>
    <w:p w14:paraId="494D67F8" w14:textId="77777777" w:rsidR="006D3599" w:rsidRDefault="006D3599" w:rsidP="00A25E03">
      <w:pPr>
        <w:pStyle w:val="ListParagraph"/>
        <w:numPr>
          <w:ilvl w:val="0"/>
          <w:numId w:val="4"/>
        </w:numPr>
      </w:pPr>
      <w:r>
        <w:t xml:space="preserve">auto - Similar to scroll, but it adds scrollbars only when </w:t>
      </w:r>
      <w:proofErr w:type="gramStart"/>
      <w:r>
        <w:t>necessary</w:t>
      </w:r>
      <w:proofErr w:type="gramEnd"/>
    </w:p>
    <w:p w14:paraId="399A5EAD" w14:textId="77777777" w:rsidR="006D3599" w:rsidRDefault="006D3599" w:rsidP="006D3599">
      <w:r>
        <w:rPr>
          <w:b/>
          <w:bCs/>
        </w:rPr>
        <w:t>overflow</w:t>
      </w:r>
      <w:r>
        <w:t xml:space="preserve">: auto or visible. This is used when the content </w:t>
      </w:r>
      <w:proofErr w:type="gramStart"/>
      <w:r>
        <w:t>doesn’t</w:t>
      </w:r>
      <w:proofErr w:type="gramEnd"/>
      <w:r>
        <w:t xml:space="preserve">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 xml:space="preserve">120 </w:t>
      </w:r>
      <w:proofErr w:type="gramStart"/>
      <w:r>
        <w:t>transform</w:t>
      </w:r>
      <w:proofErr w:type="gramEnd"/>
    </w:p>
    <w:p w14:paraId="3CA0FB5B" w14:textId="77777777" w:rsidR="006D3599" w:rsidRDefault="006D3599" w:rsidP="006D3599">
      <w:proofErr w:type="gramStart"/>
      <w:r>
        <w:t>transform:</w:t>
      </w:r>
      <w:proofErr w:type="gramEnd"/>
      <w:r>
        <w:t xml:space="preserve"> rotate(230deg)</w:t>
      </w:r>
    </w:p>
    <w:p w14:paraId="06D7AA7A" w14:textId="77777777" w:rsidR="006D3599" w:rsidRDefault="006D3599" w:rsidP="006D3599">
      <w:r>
        <w:t xml:space="preserve">transform: </w:t>
      </w:r>
      <w:proofErr w:type="gramStart"/>
      <w:r>
        <w:t>scale(</w:t>
      </w:r>
      <w:proofErr w:type="spellStart"/>
      <w:proofErr w:type="gramEnd"/>
      <w:r>
        <w:t>x_scale</w:t>
      </w:r>
      <w:proofErr w:type="spellEnd"/>
      <w:r>
        <w:t xml:space="preserve">, </w:t>
      </w:r>
      <w:proofErr w:type="spellStart"/>
      <w:r>
        <w:t>y_scale</w:t>
      </w:r>
      <w:proofErr w:type="spellEnd"/>
      <w:r>
        <w:t xml:space="preserv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innerDiv</w:t>
      </w:r>
      <w:proofErr w:type="spellEnd"/>
      <w:r>
        <w:rPr>
          <w:rFonts w:ascii="inherit" w:eastAsia="Times New Roman" w:hAnsi="inherit" w:cs="Courier New"/>
          <w:color w:val="242729"/>
          <w:sz w:val="20"/>
          <w:szCs w:val="20"/>
          <w:bdr w:val="none" w:sz="0" w:space="0" w:color="auto" w:frame="1"/>
        </w:rPr>
        <w:t>"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w:t>
      </w:r>
      <w:proofErr w:type="spellStart"/>
      <w:r>
        <w:rPr>
          <w:rFonts w:ascii="inherit" w:eastAsia="Times New Roman" w:hAnsi="inherit" w:cs="Courier New"/>
          <w:color w:val="242729"/>
          <w:sz w:val="20"/>
          <w:szCs w:val="20"/>
          <w:bdr w:val="none" w:sz="0" w:space="0" w:color="auto" w:frame="1"/>
        </w:rPr>
        <w:t>evenInner</w:t>
      </w:r>
      <w:proofErr w:type="spellEnd"/>
      <w:r>
        <w:rPr>
          <w:rFonts w:ascii="inherit" w:eastAsia="Times New Roman" w:hAnsi="inherit" w:cs="Courier New"/>
          <w:color w:val="242729"/>
          <w:sz w:val="20"/>
          <w:szCs w:val="20"/>
          <w:bdr w:val="none" w:sz="0" w:space="0" w:color="auto" w:frame="1"/>
        </w:rPr>
        <w:t>"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CB1EF2">
      <w:pPr>
        <w:pStyle w:val="Heading1"/>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w:t>
      </w:r>
      <w:proofErr w:type="gramStart"/>
      <w:r>
        <w:t>be</w:t>
      </w:r>
      <w:proofErr w:type="gramEnd"/>
      <w:r>
        <w:t xml:space="preserve"> </w:t>
      </w:r>
    </w:p>
    <w:p w14:paraId="714A20CE" w14:textId="77777777" w:rsidR="006D3599" w:rsidRDefault="006D3599" w:rsidP="006D3599">
      <w:pPr>
        <w:pStyle w:val="ListParagraph"/>
      </w:pPr>
      <w:proofErr w:type="spellStart"/>
      <w:r>
        <w:t>i</w:t>
      </w:r>
      <w:proofErr w:type="spellEnd"/>
      <w:r>
        <w:t xml:space="preserve">) </w:t>
      </w:r>
      <w:proofErr w:type="gramStart"/>
      <w:r>
        <w:t>block:</w:t>
      </w:r>
      <w:proofErr w:type="gramEnd"/>
      <w:r>
        <w:t xml:space="preserve">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w:t>
      </w:r>
      <w:proofErr w:type="spellStart"/>
      <w:r>
        <w:t>i</w:t>
      </w:r>
      <w:proofErr w:type="spellEnd"/>
      <w:r>
        <w:t>&gt;,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w:t>
      </w:r>
      <w:proofErr w:type="gramStart"/>
      <w:r>
        <w:t>float:</w:t>
      </w:r>
      <w:proofErr w:type="gramEnd"/>
      <w:r>
        <w:t xml:space="preserve">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 xml:space="preserve">Overflow: when the content </w:t>
      </w:r>
      <w:proofErr w:type="gramStart"/>
      <w:r>
        <w:t>doesn’t</w:t>
      </w:r>
      <w:proofErr w:type="gramEnd"/>
      <w:r>
        <w:t xml:space="preserve"> fit its size.</w:t>
      </w:r>
    </w:p>
    <w:p w14:paraId="2ED66A24" w14:textId="77777777" w:rsidR="006D3599" w:rsidRDefault="006D3599" w:rsidP="006D3599">
      <w:pPr>
        <w:pStyle w:val="Heading1"/>
      </w:pPr>
      <w:proofErr w:type="spellStart"/>
      <w:r>
        <w:rPr>
          <w:shd w:val="clear" w:color="auto" w:fill="FFFFFF"/>
        </w:rPr>
        <w:t>Javascript</w:t>
      </w:r>
      <w:proofErr w:type="spellEnd"/>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 xml:space="preserve">DOM allow </w:t>
      </w:r>
      <w:proofErr w:type="spellStart"/>
      <w:r>
        <w:t>Javascript</w:t>
      </w:r>
      <w:proofErr w:type="spellEnd"/>
      <w:r>
        <w:t xml:space="preserve"> to change content, structure, styles of HTML </w:t>
      </w:r>
      <w:proofErr w:type="gramStart"/>
      <w:r>
        <w:t>doc</w:t>
      </w:r>
      <w:proofErr w:type="gramEnd"/>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proofErr w:type="spellStart"/>
      <w:r>
        <w:t>Javascript</w:t>
      </w:r>
      <w:proofErr w:type="spellEnd"/>
      <w:r>
        <w:t xml:space="preserve">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proofErr w:type="spellStart"/>
      <w:r>
        <w:t>getElementById</w:t>
      </w:r>
      <w:proofErr w:type="spellEnd"/>
      <w:r>
        <w:t xml:space="preserve"> method and </w:t>
      </w:r>
      <w:proofErr w:type="spellStart"/>
      <w:r>
        <w:t>innerHTML</w:t>
      </w:r>
      <w:proofErr w:type="spellEnd"/>
      <w:r>
        <w:t xml:space="preserve"> property are used to change </w:t>
      </w:r>
      <w:proofErr w:type="gramStart"/>
      <w:r>
        <w:t>element</w:t>
      </w:r>
      <w:proofErr w:type="gramEnd"/>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proofErr w:type="spellStart"/>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 xml:space="preserve">HTML with </w:t>
      </w:r>
      <w:proofErr w:type="spellStart"/>
      <w:r>
        <w:rPr>
          <w:shd w:val="clear" w:color="auto" w:fill="FFFFFF"/>
        </w:rPr>
        <w:t>Javascript</w:t>
      </w:r>
      <w:proofErr w:type="spellEnd"/>
    </w:p>
    <w:p w14:paraId="320BBFE7" w14:textId="77777777" w:rsidR="006D3599" w:rsidRDefault="006D3599" w:rsidP="006D3599">
      <w:r>
        <w:t xml:space="preserve">Attributes for triggering something when an event occurs for any element (not only button, but also h1, </w:t>
      </w:r>
      <w:proofErr w:type="spellStart"/>
      <w:r>
        <w:t>img</w:t>
      </w:r>
      <w:proofErr w:type="spellEnd"/>
      <w:r>
        <w:t xml:space="preserve">, </w:t>
      </w:r>
      <w:proofErr w:type="spellStart"/>
      <w:r>
        <w:t>etc</w:t>
      </w:r>
      <w:proofErr w:type="spellEnd"/>
      <w:r>
        <w:t xml:space="preserve">): onclick, </w:t>
      </w:r>
      <w:proofErr w:type="spellStart"/>
      <w:r>
        <w:t>onmouseover</w:t>
      </w:r>
      <w:proofErr w:type="spellEnd"/>
      <w:r>
        <w:t>,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 xml:space="preserve">Exp: In the following, </w:t>
      </w:r>
      <w:proofErr w:type="spellStart"/>
      <w:r>
        <w:t>myDisplayer</w:t>
      </w:r>
      <w:proofErr w:type="spellEnd"/>
      <w:r>
        <w:t> is the name of a function and it is passed to </w:t>
      </w:r>
      <w:proofErr w:type="spellStart"/>
      <w:proofErr w:type="gramStart"/>
      <w:r>
        <w:t>myCalculator</w:t>
      </w:r>
      <w:proofErr w:type="spellEnd"/>
      <w:r>
        <w:t>(</w:t>
      </w:r>
      <w:proofErr w:type="gramEnd"/>
      <w:r>
        <w:t>)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myDisplayer</w:t>
      </w:r>
      <w:proofErr w:type="spellEnd"/>
      <w:r>
        <w:rPr>
          <w:rFonts w:ascii="Consolas" w:hAnsi="Consolas"/>
          <w:color w:val="000000"/>
          <w:sz w:val="23"/>
          <w:szCs w:val="23"/>
          <w:shd w:val="clear" w:color="auto" w:fill="FFFFFF"/>
        </w:rPr>
        <w:t>(some)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getElementById</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proofErr w:type="gramStart"/>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innerHTML</w:t>
      </w:r>
      <w:proofErr w:type="spellEnd"/>
      <w:proofErr w:type="gramEnd"/>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myCalculator</w:t>
      </w:r>
      <w:proofErr w:type="spellEnd"/>
      <w:r>
        <w:rPr>
          <w:rFonts w:ascii="Consolas" w:hAnsi="Consolas"/>
          <w:color w:val="000000"/>
          <w:sz w:val="23"/>
          <w:szCs w:val="23"/>
          <w:shd w:val="clear" w:color="auto" w:fill="FFFFFF"/>
        </w:rPr>
        <w:t xml:space="preserve">(num1, num2, </w:t>
      </w:r>
      <w:proofErr w:type="spellStart"/>
      <w:r>
        <w:rPr>
          <w:rFonts w:ascii="Consolas" w:hAnsi="Consolas"/>
          <w:color w:val="000000"/>
          <w:sz w:val="23"/>
          <w:szCs w:val="23"/>
          <w:shd w:val="clear" w:color="auto" w:fill="FFFFFF"/>
        </w:rPr>
        <w:t>myCallback</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myCallback</w:t>
      </w:r>
      <w:proofErr w:type="spellEnd"/>
      <w:r>
        <w:rPr>
          <w:rFonts w:ascii="Consolas" w:hAnsi="Consolas"/>
          <w:color w:val="000000"/>
          <w:sz w:val="23"/>
          <w:szCs w:val="23"/>
          <w:shd w:val="clear" w:color="auto" w:fill="FFFFFF"/>
        </w:rPr>
        <w:t>(sum);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myCalculator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myDisplayer</w:t>
      </w:r>
      <w:proofErr w:type="spellEnd"/>
      <w:r>
        <w:rPr>
          <w:rFonts w:ascii="Consolas" w:hAnsi="Consolas"/>
          <w:color w:val="000000"/>
          <w:sz w:val="23"/>
          <w:szCs w:val="23"/>
          <w:shd w:val="clear" w:color="auto" w:fill="FFFFFF"/>
        </w:rPr>
        <w:t>);</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proofErr w:type="spellStart"/>
      <w:r>
        <w:t>Javascript</w:t>
      </w:r>
      <w:proofErr w:type="spellEnd"/>
      <w:r>
        <w:t xml:space="preserve"> asynchronous</w:t>
      </w:r>
    </w:p>
    <w:p w14:paraId="0F31AC50" w14:textId="77777777" w:rsidR="006D3599" w:rsidRDefault="006D3599" w:rsidP="006D3599">
      <w:pPr>
        <w:pStyle w:val="Heading1"/>
      </w:pPr>
      <w:r>
        <w:t>HTTP</w:t>
      </w:r>
    </w:p>
    <w:p w14:paraId="7FAC2724" w14:textId="77777777" w:rsidR="006D3599" w:rsidRDefault="006D3599" w:rsidP="006D3599">
      <w:pPr>
        <w:pStyle w:val="Heading3"/>
      </w:pPr>
      <w:r>
        <w:t xml:space="preserve">HTTP is stateless and media </w:t>
      </w:r>
      <w:proofErr w:type="gramStart"/>
      <w:r>
        <w:t>independent</w:t>
      </w:r>
      <w:proofErr w:type="gramEnd"/>
    </w:p>
    <w:p w14:paraId="0A66851F" w14:textId="77777777" w:rsidR="006D3599" w:rsidRDefault="006D3599" w:rsidP="006D3599">
      <w:r>
        <w:t>The Hypertext Transfer Protocol (HTTP) is an application-level protocol for distributed, collaborative, hypermedia information systems. This is the foundation for data communication for the World Wide Web (</w:t>
      </w:r>
      <w:proofErr w:type="gramStart"/>
      <w:r>
        <w:t>i.e.</w:t>
      </w:r>
      <w:proofErr w:type="gramEnd"/>
      <w:r>
        <w:t xml:space="preserve"> internet) since 1990. HTTP is a generic and stateless protocol which can be used for other purposes as well using extensions of its request methods, error codes, and headers.</w:t>
      </w:r>
    </w:p>
    <w:p w14:paraId="1A0D9F40" w14:textId="77777777" w:rsidR="006D3599" w:rsidRDefault="006D3599" w:rsidP="006D3599">
      <w:r>
        <w:t>There are three basic features that make HTTP a simple but powerful protocol:</w:t>
      </w:r>
    </w:p>
    <w:p w14:paraId="17A31B71" w14:textId="77777777" w:rsidR="006D3599" w:rsidRDefault="006D3599" w:rsidP="00FD79ED">
      <w:pPr>
        <w:pStyle w:val="ListParagraph"/>
        <w:numPr>
          <w:ilvl w:val="0"/>
          <w:numId w:val="4"/>
        </w:numPr>
      </w:pPr>
      <w:r>
        <w:t xml:space="preserve">HTTP is connectionless: The HTTP client, i.e., a browser initiates an HTTP request and after a request is made, the client waits for the response. The server processes the request and sends a response back after which client disconnect the connection. </w:t>
      </w:r>
      <w:proofErr w:type="gramStart"/>
      <w:r>
        <w:t>So</w:t>
      </w:r>
      <w:proofErr w:type="gramEnd"/>
      <w:r>
        <w:t xml:space="preserve"> client and server knows about each other during current request and response only. Further requests are made on new connection as if client and server are new to each other.</w:t>
      </w:r>
    </w:p>
    <w:p w14:paraId="67607293" w14:textId="77777777" w:rsidR="006D3599" w:rsidRDefault="006D3599" w:rsidP="00FD79ED">
      <w:pPr>
        <w:pStyle w:val="ListParagraph"/>
        <w:numPr>
          <w:ilvl w:val="0"/>
          <w:numId w:val="4"/>
        </w:numPr>
      </w:pPr>
      <w:r>
        <w:t xml:space="preserve">HTTP is media independent: It means, any type of data can be sent by HTTP </w:t>
      </w:r>
      <w:proofErr w:type="gramStart"/>
      <w:r>
        <w:t>as long as</w:t>
      </w:r>
      <w:proofErr w:type="gramEnd"/>
      <w:r>
        <w:t xml:space="preserve"> both the client and the server know how to handle the data content. It is required for the client as well as the server to specify the content type using appropriate MIME-type.</w:t>
      </w:r>
    </w:p>
    <w:p w14:paraId="7A1857E7" w14:textId="77777777" w:rsidR="006D3599" w:rsidRDefault="006D3599" w:rsidP="00FD79ED">
      <w:pPr>
        <w:pStyle w:val="ListParagraph"/>
        <w:numPr>
          <w:ilvl w:val="0"/>
          <w:numId w:val="4"/>
        </w:numPr>
      </w:pPr>
      <w:r>
        <w:t xml:space="preserve">HTTP is stateless: As mentioned above, HTTP is </w:t>
      </w:r>
      <w:proofErr w:type="gramStart"/>
      <w:r>
        <w:t>connectionless</w:t>
      </w:r>
      <w:proofErr w:type="gramEnd"/>
      <w:r>
        <w:t xml:space="preserve"> and it is a direct result of HTTP being a stateless protocol. The server and client are aware of each other only during a current request. Afterwards, </w:t>
      </w:r>
      <w:proofErr w:type="gramStart"/>
      <w:r>
        <w:t>both of them</w:t>
      </w:r>
      <w:proofErr w:type="gramEnd"/>
      <w:r>
        <w:t xml:space="preserve"> forget about each other. Due to this nature of the protocol, neither the client nor the browser can retain information between different requests across the web pages.</w:t>
      </w:r>
    </w:p>
    <w:p w14:paraId="12F12558" w14:textId="77777777" w:rsidR="006D3599" w:rsidRDefault="006D3599" w:rsidP="006D3599">
      <w:pPr>
        <w:pStyle w:val="Heading3"/>
      </w:pPr>
      <w:r>
        <w:lastRenderedPageBreak/>
        <w:t>HTTP message</w:t>
      </w:r>
    </w:p>
    <w:p w14:paraId="48324E26" w14:textId="77777777" w:rsidR="006D3599" w:rsidRDefault="006D3599" w:rsidP="006D3599">
      <w:r>
        <w:t>HTTP is based on the client-server architecture model and a stateless request/response protocol that operates by exchanging messages across a reliable TCP/IP connection.</w:t>
      </w:r>
    </w:p>
    <w:p w14:paraId="4CECF5F3" w14:textId="77777777" w:rsidR="006D3599" w:rsidRDefault="006D3599" w:rsidP="006D3599">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HTTP requests and HTTP responses consists of the following four items.</w:t>
      </w:r>
    </w:p>
    <w:p w14:paraId="39A44591"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A Start-line</w:t>
      </w:r>
    </w:p>
    <w:p w14:paraId="6E0DA0CB"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Zero or more header fields followed by </w:t>
      </w:r>
      <w:proofErr w:type="gramStart"/>
      <w:r>
        <w:rPr>
          <w:rFonts w:ascii="Courier New" w:eastAsia="Times New Roman" w:hAnsi="Courier New" w:cs="Courier New"/>
          <w:sz w:val="23"/>
          <w:szCs w:val="23"/>
        </w:rPr>
        <w:t>CRLF</w:t>
      </w:r>
      <w:proofErr w:type="gramEnd"/>
    </w:p>
    <w:p w14:paraId="1BDE72C6"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(i.e., a line with nothing preceding the </w:t>
      </w:r>
      <w:proofErr w:type="gramStart"/>
      <w:r>
        <w:rPr>
          <w:rFonts w:ascii="Courier New" w:eastAsia="Times New Roman" w:hAnsi="Courier New" w:cs="Courier New"/>
          <w:sz w:val="23"/>
          <w:szCs w:val="23"/>
        </w:rPr>
        <w:t>CRLF)indicating</w:t>
      </w:r>
      <w:proofErr w:type="gramEnd"/>
      <w:r>
        <w:rPr>
          <w:rFonts w:ascii="Courier New" w:eastAsia="Times New Roman" w:hAnsi="Courier New" w:cs="Courier New"/>
          <w:sz w:val="23"/>
          <w:szCs w:val="23"/>
        </w:rPr>
        <w:t xml:space="preserve"> the end of the header fields</w:t>
      </w:r>
    </w:p>
    <w:p w14:paraId="3FE5E67A" w14:textId="77777777" w:rsidR="006D3599" w:rsidRDefault="006D3599" w:rsidP="00A25E03">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Optionally a message-body</w:t>
      </w:r>
    </w:p>
    <w:p w14:paraId="71C7BA46" w14:textId="77777777" w:rsidR="006D3599" w:rsidRDefault="006D3599" w:rsidP="006D3599">
      <w:pPr>
        <w:pStyle w:val="Heading4"/>
      </w:pPr>
      <w:r>
        <w:t>Message Start-Line</w:t>
      </w:r>
    </w:p>
    <w:p w14:paraId="1641F51C" w14:textId="77777777" w:rsidR="006D3599" w:rsidRDefault="006D3599" w:rsidP="006D3599">
      <w:r>
        <w:t>A start-line will have the following generic syntax:</w:t>
      </w:r>
    </w:p>
    <w:p w14:paraId="7B64F960" w14:textId="77777777" w:rsidR="006D3599" w:rsidRDefault="006D3599" w:rsidP="006D3599">
      <w:pPr>
        <w:pStyle w:val="HTMLPreformatted"/>
        <w:rPr>
          <w:sz w:val="23"/>
          <w:szCs w:val="23"/>
        </w:rPr>
      </w:pPr>
      <w:r>
        <w:rPr>
          <w:sz w:val="23"/>
          <w:szCs w:val="23"/>
        </w:rPr>
        <w:t>start-line = Request-Line | Status-Line</w:t>
      </w:r>
    </w:p>
    <w:p w14:paraId="6BBFDFA5"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AF39BE0" w14:textId="77777777" w:rsidR="006D3599" w:rsidRDefault="006D3599" w:rsidP="006D3599">
      <w:pPr>
        <w:pStyle w:val="HTMLPreformatted"/>
        <w:rPr>
          <w:sz w:val="23"/>
          <w:szCs w:val="23"/>
        </w:rPr>
      </w:pPr>
      <w:r>
        <w:rPr>
          <w:sz w:val="23"/>
          <w:szCs w:val="23"/>
        </w:rPr>
        <w:t xml:space="preserve">GET /hello.htm HTTP/1.1  </w:t>
      </w:r>
      <w:proofErr w:type="gramStart"/>
      <w:r>
        <w:rPr>
          <w:sz w:val="23"/>
          <w:szCs w:val="23"/>
        </w:rPr>
        <w:t xml:space="preserve">   (</w:t>
      </w:r>
      <w:proofErr w:type="gramEnd"/>
      <w:r>
        <w:rPr>
          <w:sz w:val="23"/>
          <w:szCs w:val="23"/>
        </w:rPr>
        <w:t>This is Request-Line sent by the client)</w:t>
      </w:r>
    </w:p>
    <w:p w14:paraId="2EAFBF9C" w14:textId="77777777" w:rsidR="006D3599" w:rsidRDefault="006D3599" w:rsidP="006D3599">
      <w:pPr>
        <w:pStyle w:val="HTMLPreformatted"/>
        <w:rPr>
          <w:sz w:val="23"/>
          <w:szCs w:val="23"/>
        </w:rPr>
      </w:pPr>
    </w:p>
    <w:p w14:paraId="27569858" w14:textId="77777777" w:rsidR="006D3599" w:rsidRDefault="006D3599" w:rsidP="006D3599">
      <w:pPr>
        <w:pStyle w:val="HTMLPreformatted"/>
        <w:rPr>
          <w:sz w:val="23"/>
          <w:szCs w:val="23"/>
        </w:rPr>
      </w:pPr>
      <w:r>
        <w:rPr>
          <w:sz w:val="23"/>
          <w:szCs w:val="23"/>
        </w:rPr>
        <w:t xml:space="preserve">HTTP/1.1 200 OK          </w:t>
      </w:r>
      <w:proofErr w:type="gramStart"/>
      <w:r>
        <w:rPr>
          <w:sz w:val="23"/>
          <w:szCs w:val="23"/>
        </w:rPr>
        <w:t xml:space="preserve">   (</w:t>
      </w:r>
      <w:proofErr w:type="gramEnd"/>
      <w:r>
        <w:rPr>
          <w:sz w:val="23"/>
          <w:szCs w:val="23"/>
        </w:rPr>
        <w:t>This is Status-Line sent by the server)</w:t>
      </w:r>
    </w:p>
    <w:p w14:paraId="401F252F"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Header Fields</w:t>
      </w:r>
    </w:p>
    <w:p w14:paraId="05E2654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 fields provide required information about the request or response, or about the object sent in the message body. Each header field is of this form:</w:t>
      </w:r>
    </w:p>
    <w:p w14:paraId="5954092B" w14:textId="77777777" w:rsidR="006D3599" w:rsidRDefault="006D3599" w:rsidP="006D3599">
      <w:pPr>
        <w:pStyle w:val="HTMLPreformatted"/>
        <w:rPr>
          <w:sz w:val="23"/>
          <w:szCs w:val="23"/>
        </w:rPr>
      </w:pPr>
      <w:r>
        <w:rPr>
          <w:sz w:val="23"/>
          <w:szCs w:val="23"/>
        </w:rPr>
        <w:t>message-header = field-name ":" [ field-</w:t>
      </w:r>
      <w:proofErr w:type="gramStart"/>
      <w:r>
        <w:rPr>
          <w:sz w:val="23"/>
          <w:szCs w:val="23"/>
        </w:rPr>
        <w:t>value ]</w:t>
      </w:r>
      <w:proofErr w:type="gramEnd"/>
    </w:p>
    <w:p w14:paraId="07F08F3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32B1F2BD" w14:textId="77777777" w:rsidR="006D3599" w:rsidRDefault="006D3599" w:rsidP="006D3599">
      <w:pPr>
        <w:pStyle w:val="HTMLPreformatted"/>
        <w:rPr>
          <w:sz w:val="23"/>
          <w:szCs w:val="23"/>
        </w:rPr>
      </w:pPr>
      <w:r>
        <w:rPr>
          <w:sz w:val="23"/>
          <w:szCs w:val="23"/>
        </w:rPr>
        <w:t xml:space="preserve">User-Agent: curl/7.16.3 </w:t>
      </w:r>
      <w:proofErr w:type="spellStart"/>
      <w:r>
        <w:rPr>
          <w:sz w:val="23"/>
          <w:szCs w:val="23"/>
        </w:rPr>
        <w:t>libcurl</w:t>
      </w:r>
      <w:proofErr w:type="spellEnd"/>
      <w:r>
        <w:rPr>
          <w:sz w:val="23"/>
          <w:szCs w:val="23"/>
        </w:rPr>
        <w:t xml:space="preserve">/7.16.3 OpenSSL/0.9.7l </w:t>
      </w:r>
      <w:proofErr w:type="spellStart"/>
      <w:r>
        <w:rPr>
          <w:sz w:val="23"/>
          <w:szCs w:val="23"/>
        </w:rPr>
        <w:t>zlib</w:t>
      </w:r>
      <w:proofErr w:type="spellEnd"/>
      <w:r>
        <w:rPr>
          <w:sz w:val="23"/>
          <w:szCs w:val="23"/>
        </w:rPr>
        <w:t>/1.2.3</w:t>
      </w:r>
    </w:p>
    <w:p w14:paraId="6FBA0F61" w14:textId="77777777" w:rsidR="006D3599" w:rsidRDefault="006D3599" w:rsidP="006D3599">
      <w:pPr>
        <w:pStyle w:val="HTMLPreformatted"/>
        <w:rPr>
          <w:sz w:val="23"/>
          <w:szCs w:val="23"/>
        </w:rPr>
      </w:pPr>
      <w:r>
        <w:rPr>
          <w:sz w:val="23"/>
          <w:szCs w:val="23"/>
        </w:rPr>
        <w:t>Host: www.example.com</w:t>
      </w:r>
    </w:p>
    <w:p w14:paraId="4FECEA75"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 xml:space="preserve">, </w:t>
      </w:r>
      <w:proofErr w:type="gramStart"/>
      <w:r>
        <w:rPr>
          <w:sz w:val="23"/>
          <w:szCs w:val="23"/>
        </w:rPr>
        <w:t>mi</w:t>
      </w:r>
      <w:proofErr w:type="gramEnd"/>
    </w:p>
    <w:p w14:paraId="4EEB6BD6" w14:textId="77777777" w:rsidR="006D3599" w:rsidRDefault="006D3599" w:rsidP="006D3599">
      <w:pPr>
        <w:pStyle w:val="HTMLPreformatted"/>
        <w:rPr>
          <w:sz w:val="23"/>
          <w:szCs w:val="23"/>
        </w:rPr>
      </w:pPr>
      <w:r>
        <w:rPr>
          <w:sz w:val="23"/>
          <w:szCs w:val="23"/>
        </w:rPr>
        <w:t>Date: Mon, 27 Jul 2009 12:28:53 GMT</w:t>
      </w:r>
    </w:p>
    <w:p w14:paraId="3894C8B5" w14:textId="77777777" w:rsidR="006D3599" w:rsidRDefault="006D3599" w:rsidP="006D3599">
      <w:pPr>
        <w:pStyle w:val="HTMLPreformatted"/>
        <w:rPr>
          <w:sz w:val="23"/>
          <w:szCs w:val="23"/>
        </w:rPr>
      </w:pPr>
      <w:r>
        <w:rPr>
          <w:sz w:val="23"/>
          <w:szCs w:val="23"/>
        </w:rPr>
        <w:t>Server: Apache</w:t>
      </w:r>
    </w:p>
    <w:p w14:paraId="3EE4AB09" w14:textId="77777777" w:rsidR="006D3599" w:rsidRDefault="006D3599" w:rsidP="006D3599">
      <w:pPr>
        <w:pStyle w:val="HTMLPreformatted"/>
        <w:rPr>
          <w:sz w:val="23"/>
          <w:szCs w:val="23"/>
        </w:rPr>
      </w:pPr>
      <w:r>
        <w:rPr>
          <w:sz w:val="23"/>
          <w:szCs w:val="23"/>
        </w:rPr>
        <w:t>Last-Modified: Wed, 22 Jul 2009 19:15:56 GMT</w:t>
      </w:r>
    </w:p>
    <w:p w14:paraId="65824598" w14:textId="77777777" w:rsidR="006D3599" w:rsidRDefault="006D3599" w:rsidP="006D3599">
      <w:pPr>
        <w:pStyle w:val="HTMLPreformatted"/>
        <w:rPr>
          <w:sz w:val="23"/>
          <w:szCs w:val="23"/>
        </w:rPr>
      </w:pPr>
      <w:proofErr w:type="spellStart"/>
      <w:r>
        <w:rPr>
          <w:sz w:val="23"/>
          <w:szCs w:val="23"/>
        </w:rPr>
        <w:t>ETag</w:t>
      </w:r>
      <w:proofErr w:type="spellEnd"/>
      <w:r>
        <w:rPr>
          <w:sz w:val="23"/>
          <w:szCs w:val="23"/>
        </w:rPr>
        <w:t>: "34aa387-d-1568eb00"</w:t>
      </w:r>
    </w:p>
    <w:p w14:paraId="51B4C371" w14:textId="77777777" w:rsidR="006D3599" w:rsidRDefault="006D3599" w:rsidP="006D3599">
      <w:pPr>
        <w:pStyle w:val="HTMLPreformatted"/>
        <w:rPr>
          <w:sz w:val="23"/>
          <w:szCs w:val="23"/>
        </w:rPr>
      </w:pPr>
      <w:r>
        <w:rPr>
          <w:sz w:val="23"/>
          <w:szCs w:val="23"/>
        </w:rPr>
        <w:t>Accept-Ranges: bytes</w:t>
      </w:r>
    </w:p>
    <w:p w14:paraId="1EBA9D1F" w14:textId="77777777" w:rsidR="006D3599" w:rsidRDefault="006D3599" w:rsidP="006D3599">
      <w:pPr>
        <w:pStyle w:val="HTMLPreformatted"/>
        <w:rPr>
          <w:sz w:val="23"/>
          <w:szCs w:val="23"/>
        </w:rPr>
      </w:pPr>
      <w:r>
        <w:rPr>
          <w:sz w:val="23"/>
          <w:szCs w:val="23"/>
        </w:rPr>
        <w:t>Content-Length: 51</w:t>
      </w:r>
    </w:p>
    <w:p w14:paraId="782A6448" w14:textId="77777777" w:rsidR="006D3599" w:rsidRDefault="006D3599" w:rsidP="006D3599">
      <w:pPr>
        <w:pStyle w:val="HTMLPreformatted"/>
        <w:rPr>
          <w:sz w:val="23"/>
          <w:szCs w:val="23"/>
        </w:rPr>
      </w:pPr>
      <w:r>
        <w:rPr>
          <w:sz w:val="23"/>
          <w:szCs w:val="23"/>
        </w:rPr>
        <w:t>Vary: Accept-Encoding</w:t>
      </w:r>
    </w:p>
    <w:p w14:paraId="0D561CF0" w14:textId="77777777" w:rsidR="006D3599" w:rsidRDefault="006D3599" w:rsidP="006D3599">
      <w:pPr>
        <w:pStyle w:val="HTMLPreformatted"/>
        <w:rPr>
          <w:sz w:val="23"/>
          <w:szCs w:val="23"/>
        </w:rPr>
      </w:pPr>
      <w:r>
        <w:rPr>
          <w:sz w:val="23"/>
          <w:szCs w:val="23"/>
        </w:rPr>
        <w:t>Content-Type: text/plain</w:t>
      </w:r>
    </w:p>
    <w:p w14:paraId="3BA0E38D"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rPr>
      </w:pPr>
      <w:r>
        <w:t>Message Body</w:t>
      </w:r>
    </w:p>
    <w:p w14:paraId="264673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77BDBF8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message body is the one which carries the actual HTTP request data (including form data and uploaded, etc.) and HTTP response data from the server </w:t>
      </w:r>
      <w:proofErr w:type="gramStart"/>
      <w:r>
        <w:t>( including</w:t>
      </w:r>
      <w:proofErr w:type="gramEnd"/>
      <w:r>
        <w:t xml:space="preserve"> files, images, etc.). Shown below is the simple content of a message body:</w:t>
      </w:r>
    </w:p>
    <w:p w14:paraId="456A1FC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rFonts w:eastAsiaTheme="majorEastAsia"/>
          <w:color w:val="000088"/>
          <w:sz w:val="23"/>
          <w:szCs w:val="23"/>
        </w:rPr>
        <w:t>&lt;html&gt;</w:t>
      </w:r>
    </w:p>
    <w:p w14:paraId="1352A8F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65287C4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D35396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&lt;h1&gt;</w:t>
      </w:r>
      <w:r>
        <w:rPr>
          <w:rStyle w:val="pln"/>
          <w:color w:val="000000"/>
          <w:sz w:val="23"/>
          <w:szCs w:val="23"/>
        </w:rPr>
        <w:t xml:space="preserve">Hello, </w:t>
      </w:r>
      <w:proofErr w:type="gramStart"/>
      <w:r>
        <w:rPr>
          <w:rStyle w:val="pln"/>
          <w:color w:val="000000"/>
          <w:sz w:val="23"/>
          <w:szCs w:val="23"/>
        </w:rPr>
        <w:t>World!</w:t>
      </w:r>
      <w:r>
        <w:rPr>
          <w:rStyle w:val="tag"/>
          <w:rFonts w:eastAsiaTheme="majorEastAsia"/>
          <w:color w:val="000088"/>
          <w:sz w:val="23"/>
          <w:szCs w:val="23"/>
        </w:rPr>
        <w:t>&lt;</w:t>
      </w:r>
      <w:proofErr w:type="gramEnd"/>
      <w:r>
        <w:rPr>
          <w:rStyle w:val="tag"/>
          <w:rFonts w:eastAsiaTheme="majorEastAsia"/>
          <w:color w:val="000088"/>
          <w:sz w:val="23"/>
          <w:szCs w:val="23"/>
        </w:rPr>
        <w:t>/h1&gt;</w:t>
      </w:r>
    </w:p>
    <w:p w14:paraId="5DE86E2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8D59A9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rFonts w:eastAsiaTheme="majorEastAsia"/>
          <w:color w:val="000088"/>
          <w:sz w:val="23"/>
          <w:szCs w:val="23"/>
        </w:rPr>
        <w:t>&lt;/body&gt;</w:t>
      </w:r>
    </w:p>
    <w:p w14:paraId="7597777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rFonts w:eastAsiaTheme="majorEastAsia"/>
          <w:color w:val="000088"/>
          <w:sz w:val="23"/>
          <w:szCs w:val="23"/>
        </w:rPr>
        <w:t>&lt;/html&gt;</w:t>
      </w:r>
    </w:p>
    <w:p w14:paraId="4ECE819E"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HTTP message example</w:t>
      </w:r>
    </w:p>
    <w:p w14:paraId="634F7A90"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1</w:t>
      </w:r>
    </w:p>
    <w:p w14:paraId="7B1DE3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44A58D30"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E26354B" w14:textId="77777777" w:rsidR="006D3599" w:rsidRDefault="006D3599" w:rsidP="006D3599">
      <w:pPr>
        <w:pStyle w:val="HTMLPreformatted"/>
        <w:rPr>
          <w:color w:val="FF0000"/>
          <w:sz w:val="23"/>
          <w:szCs w:val="23"/>
        </w:rPr>
      </w:pPr>
      <w:r>
        <w:rPr>
          <w:color w:val="FF0000"/>
          <w:sz w:val="23"/>
          <w:szCs w:val="23"/>
        </w:rPr>
        <w:t>GET /hello.htm HTTP/</w:t>
      </w:r>
      <w:proofErr w:type="gramStart"/>
      <w:r>
        <w:rPr>
          <w:color w:val="FF0000"/>
          <w:sz w:val="23"/>
          <w:szCs w:val="23"/>
        </w:rPr>
        <w:t>1.1</w:t>
      </w:r>
      <w:proofErr w:type="gramEnd"/>
    </w:p>
    <w:p w14:paraId="3AD74355" w14:textId="77777777" w:rsidR="006D3599" w:rsidRDefault="006D3599" w:rsidP="006D3599">
      <w:pPr>
        <w:pStyle w:val="HTMLPreformatted"/>
        <w:rPr>
          <w:sz w:val="23"/>
          <w:szCs w:val="23"/>
        </w:rPr>
      </w:pPr>
      <w:r>
        <w:rPr>
          <w:sz w:val="23"/>
          <w:szCs w:val="23"/>
        </w:rPr>
        <w:t>User-Agent: Mozilla/4.0 (compatible; MSIE5.01; Windows NT)</w:t>
      </w:r>
    </w:p>
    <w:p w14:paraId="6F3ED97C" w14:textId="77777777" w:rsidR="006D3599" w:rsidRDefault="006D3599" w:rsidP="006D3599">
      <w:pPr>
        <w:pStyle w:val="HTMLPreformatted"/>
        <w:rPr>
          <w:sz w:val="23"/>
          <w:szCs w:val="23"/>
        </w:rPr>
      </w:pPr>
      <w:r>
        <w:rPr>
          <w:sz w:val="23"/>
          <w:szCs w:val="23"/>
        </w:rPr>
        <w:t>Host: www.tutorialspoint.com</w:t>
      </w:r>
    </w:p>
    <w:p w14:paraId="592A606F"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w:t>
      </w:r>
      <w:proofErr w:type="gramStart"/>
      <w:r>
        <w:rPr>
          <w:sz w:val="23"/>
          <w:szCs w:val="23"/>
        </w:rPr>
        <w:t>us</w:t>
      </w:r>
      <w:proofErr w:type="gramEnd"/>
    </w:p>
    <w:p w14:paraId="49C25BDD"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xml:space="preserve">, </w:t>
      </w:r>
      <w:proofErr w:type="gramStart"/>
      <w:r>
        <w:rPr>
          <w:sz w:val="23"/>
          <w:szCs w:val="23"/>
        </w:rPr>
        <w:t>deflate</w:t>
      </w:r>
      <w:proofErr w:type="gramEnd"/>
    </w:p>
    <w:p w14:paraId="404B0972" w14:textId="77777777" w:rsidR="006D3599" w:rsidRDefault="006D3599" w:rsidP="006D3599">
      <w:pPr>
        <w:pStyle w:val="HTMLPreformatted"/>
        <w:rPr>
          <w:sz w:val="23"/>
          <w:szCs w:val="23"/>
        </w:rPr>
      </w:pPr>
      <w:r>
        <w:rPr>
          <w:sz w:val="23"/>
          <w:szCs w:val="23"/>
        </w:rPr>
        <w:t>Connection: Keep-Alive</w:t>
      </w:r>
    </w:p>
    <w:p w14:paraId="19B6444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066979D" w14:textId="77777777" w:rsidR="006D3599" w:rsidRDefault="006D3599" w:rsidP="006D3599">
      <w:pPr>
        <w:pStyle w:val="HTMLPreformatted"/>
        <w:rPr>
          <w:color w:val="FF0000"/>
          <w:sz w:val="23"/>
          <w:szCs w:val="23"/>
        </w:rPr>
      </w:pPr>
      <w:r>
        <w:rPr>
          <w:color w:val="FF0000"/>
          <w:sz w:val="23"/>
          <w:szCs w:val="23"/>
        </w:rPr>
        <w:t>HTTP/1.1 200 OK</w:t>
      </w:r>
    </w:p>
    <w:p w14:paraId="7AD31582" w14:textId="77777777" w:rsidR="006D3599" w:rsidRDefault="006D3599" w:rsidP="006D3599">
      <w:pPr>
        <w:pStyle w:val="HTMLPreformatted"/>
        <w:rPr>
          <w:sz w:val="23"/>
          <w:szCs w:val="23"/>
        </w:rPr>
      </w:pPr>
      <w:r>
        <w:rPr>
          <w:sz w:val="23"/>
          <w:szCs w:val="23"/>
        </w:rPr>
        <w:t>Date: Mon, 27 Jul 2009 12:28:53 GMT</w:t>
      </w:r>
    </w:p>
    <w:p w14:paraId="0EED1444" w14:textId="77777777" w:rsidR="006D3599" w:rsidRDefault="006D3599" w:rsidP="006D3599">
      <w:pPr>
        <w:pStyle w:val="HTMLPreformatted"/>
        <w:rPr>
          <w:sz w:val="23"/>
          <w:szCs w:val="23"/>
        </w:rPr>
      </w:pPr>
      <w:r>
        <w:rPr>
          <w:sz w:val="23"/>
          <w:szCs w:val="23"/>
        </w:rPr>
        <w:t>Server: Apache/2.2.14 (Win32)</w:t>
      </w:r>
    </w:p>
    <w:p w14:paraId="382F361E" w14:textId="77777777" w:rsidR="006D3599" w:rsidRDefault="006D3599" w:rsidP="006D3599">
      <w:pPr>
        <w:pStyle w:val="HTMLPreformatted"/>
        <w:rPr>
          <w:sz w:val="23"/>
          <w:szCs w:val="23"/>
        </w:rPr>
      </w:pPr>
      <w:r>
        <w:rPr>
          <w:sz w:val="23"/>
          <w:szCs w:val="23"/>
        </w:rPr>
        <w:t>Last-Modified: Wed, 22 Jul 2009 19:15:56 GMT</w:t>
      </w:r>
    </w:p>
    <w:p w14:paraId="063BE655" w14:textId="77777777" w:rsidR="006D3599" w:rsidRDefault="006D3599" w:rsidP="006D3599">
      <w:pPr>
        <w:pStyle w:val="HTMLPreformatted"/>
        <w:rPr>
          <w:sz w:val="23"/>
          <w:szCs w:val="23"/>
        </w:rPr>
      </w:pPr>
      <w:r>
        <w:rPr>
          <w:sz w:val="23"/>
          <w:szCs w:val="23"/>
        </w:rPr>
        <w:t>Content-Length: 88</w:t>
      </w:r>
    </w:p>
    <w:p w14:paraId="42FFFEA8" w14:textId="77777777" w:rsidR="006D3599" w:rsidRDefault="006D3599" w:rsidP="006D3599">
      <w:pPr>
        <w:pStyle w:val="HTMLPreformatted"/>
        <w:rPr>
          <w:sz w:val="23"/>
          <w:szCs w:val="23"/>
        </w:rPr>
      </w:pPr>
      <w:r>
        <w:rPr>
          <w:sz w:val="23"/>
          <w:szCs w:val="23"/>
        </w:rPr>
        <w:t>Content-Type: text/html</w:t>
      </w:r>
    </w:p>
    <w:p w14:paraId="71D93A36" w14:textId="77777777" w:rsidR="006D3599" w:rsidRDefault="006D3599" w:rsidP="006D3599">
      <w:pPr>
        <w:pStyle w:val="HTMLPreformatted"/>
        <w:rPr>
          <w:sz w:val="23"/>
          <w:szCs w:val="23"/>
        </w:rPr>
      </w:pPr>
      <w:r>
        <w:rPr>
          <w:sz w:val="23"/>
          <w:szCs w:val="23"/>
        </w:rPr>
        <w:t>Connection: Closed</w:t>
      </w:r>
    </w:p>
    <w:p w14:paraId="359B18E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1A168C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6E0FD15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FDEB8C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 xml:space="preserve">Hello, </w:t>
      </w:r>
      <w:proofErr w:type="gramStart"/>
      <w:r>
        <w:rPr>
          <w:rStyle w:val="pln"/>
          <w:color w:val="000000"/>
          <w:sz w:val="23"/>
          <w:szCs w:val="23"/>
        </w:rPr>
        <w:t>World!</w:t>
      </w:r>
      <w:r>
        <w:rPr>
          <w:rStyle w:val="tag"/>
          <w:color w:val="000088"/>
          <w:sz w:val="23"/>
          <w:szCs w:val="23"/>
        </w:rPr>
        <w:t>&lt;</w:t>
      </w:r>
      <w:proofErr w:type="gramEnd"/>
      <w:r>
        <w:rPr>
          <w:rStyle w:val="tag"/>
          <w:color w:val="000088"/>
          <w:sz w:val="23"/>
          <w:szCs w:val="23"/>
        </w:rPr>
        <w:t>/h1&gt;</w:t>
      </w:r>
    </w:p>
    <w:p w14:paraId="4E63200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D08AE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14:paraId="1A6CA78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5633B42"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2</w:t>
      </w:r>
    </w:p>
    <w:p w14:paraId="5AE537A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t.html</w:t>
      </w:r>
      <w:r>
        <w:t> page that does not exist on the web server running on tutorialspoint.com.</w:t>
      </w:r>
    </w:p>
    <w:p w14:paraId="2695ECD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60AC041E" w14:textId="77777777" w:rsidR="006D3599" w:rsidRDefault="006D3599" w:rsidP="006D3599">
      <w:pPr>
        <w:pStyle w:val="HTMLPreformatted"/>
        <w:rPr>
          <w:color w:val="FF0000"/>
          <w:sz w:val="23"/>
          <w:szCs w:val="23"/>
        </w:rPr>
      </w:pPr>
      <w:r>
        <w:rPr>
          <w:color w:val="FF0000"/>
          <w:sz w:val="23"/>
          <w:szCs w:val="23"/>
        </w:rPr>
        <w:t>GET /</w:t>
      </w:r>
      <w:r>
        <w:rPr>
          <w:b/>
          <w:bCs/>
          <w:color w:val="FF0000"/>
          <w:sz w:val="23"/>
          <w:szCs w:val="23"/>
        </w:rPr>
        <w:t>t.html</w:t>
      </w:r>
      <w:r>
        <w:rPr>
          <w:color w:val="FF0000"/>
          <w:sz w:val="23"/>
          <w:szCs w:val="23"/>
        </w:rPr>
        <w:t xml:space="preserve"> HTTP/</w:t>
      </w:r>
      <w:proofErr w:type="gramStart"/>
      <w:r>
        <w:rPr>
          <w:color w:val="FF0000"/>
          <w:sz w:val="23"/>
          <w:szCs w:val="23"/>
        </w:rPr>
        <w:t>1.1</w:t>
      </w:r>
      <w:proofErr w:type="gramEnd"/>
    </w:p>
    <w:p w14:paraId="4226D115" w14:textId="77777777" w:rsidR="006D3599" w:rsidRDefault="006D3599" w:rsidP="006D3599">
      <w:pPr>
        <w:pStyle w:val="HTMLPreformatted"/>
        <w:rPr>
          <w:sz w:val="23"/>
          <w:szCs w:val="23"/>
        </w:rPr>
      </w:pPr>
      <w:r>
        <w:rPr>
          <w:sz w:val="23"/>
          <w:szCs w:val="23"/>
        </w:rPr>
        <w:t>User-Agent: Mozilla/4.0 (compatible; MSIE5.01; Windows NT)</w:t>
      </w:r>
    </w:p>
    <w:p w14:paraId="662FF8D4" w14:textId="77777777" w:rsidR="006D3599" w:rsidRDefault="006D3599" w:rsidP="006D3599">
      <w:pPr>
        <w:pStyle w:val="HTMLPreformatted"/>
        <w:rPr>
          <w:sz w:val="23"/>
          <w:szCs w:val="23"/>
        </w:rPr>
      </w:pPr>
      <w:r>
        <w:rPr>
          <w:sz w:val="23"/>
          <w:szCs w:val="23"/>
        </w:rPr>
        <w:t>Host: www.tutorialspoint.com</w:t>
      </w:r>
    </w:p>
    <w:p w14:paraId="5969D3ED"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w:t>
      </w:r>
      <w:proofErr w:type="gramStart"/>
      <w:r>
        <w:rPr>
          <w:sz w:val="23"/>
          <w:szCs w:val="23"/>
        </w:rPr>
        <w:t>us</w:t>
      </w:r>
      <w:proofErr w:type="gramEnd"/>
    </w:p>
    <w:p w14:paraId="4BF40F0D"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xml:space="preserve">, </w:t>
      </w:r>
      <w:proofErr w:type="gramStart"/>
      <w:r>
        <w:rPr>
          <w:sz w:val="23"/>
          <w:szCs w:val="23"/>
        </w:rPr>
        <w:t>deflate</w:t>
      </w:r>
      <w:proofErr w:type="gramEnd"/>
    </w:p>
    <w:p w14:paraId="6CF24B66" w14:textId="77777777" w:rsidR="006D3599" w:rsidRDefault="006D3599" w:rsidP="006D3599">
      <w:pPr>
        <w:pStyle w:val="HTMLPreformatted"/>
        <w:rPr>
          <w:sz w:val="23"/>
          <w:szCs w:val="23"/>
        </w:rPr>
      </w:pPr>
      <w:r>
        <w:rPr>
          <w:sz w:val="23"/>
          <w:szCs w:val="23"/>
        </w:rPr>
        <w:t>Connection: Keep-Alive</w:t>
      </w:r>
    </w:p>
    <w:p w14:paraId="2643748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4DB1FAA" w14:textId="77777777" w:rsidR="006D3599" w:rsidRDefault="006D3599" w:rsidP="006D3599">
      <w:pPr>
        <w:pStyle w:val="HTMLPreformatted"/>
        <w:rPr>
          <w:color w:val="FF0000"/>
          <w:sz w:val="23"/>
          <w:szCs w:val="23"/>
        </w:rPr>
      </w:pPr>
      <w:r>
        <w:rPr>
          <w:color w:val="FF0000"/>
          <w:sz w:val="23"/>
          <w:szCs w:val="23"/>
        </w:rPr>
        <w:t>HTTP/1.1 404 Not Found</w:t>
      </w:r>
    </w:p>
    <w:p w14:paraId="655A7973" w14:textId="77777777" w:rsidR="006D3599" w:rsidRDefault="006D3599" w:rsidP="006D3599">
      <w:pPr>
        <w:pStyle w:val="HTMLPreformatted"/>
        <w:rPr>
          <w:sz w:val="23"/>
          <w:szCs w:val="23"/>
        </w:rPr>
      </w:pPr>
      <w:r>
        <w:rPr>
          <w:sz w:val="23"/>
          <w:szCs w:val="23"/>
        </w:rPr>
        <w:t>Date: Sun, 18 Oct 2012 10:36:20 GMT</w:t>
      </w:r>
    </w:p>
    <w:p w14:paraId="5AF20F8F" w14:textId="77777777" w:rsidR="006D3599" w:rsidRDefault="006D3599" w:rsidP="006D3599">
      <w:pPr>
        <w:pStyle w:val="HTMLPreformatted"/>
        <w:rPr>
          <w:sz w:val="23"/>
          <w:szCs w:val="23"/>
        </w:rPr>
      </w:pPr>
      <w:r>
        <w:rPr>
          <w:sz w:val="23"/>
          <w:szCs w:val="23"/>
        </w:rPr>
        <w:t>Server: Apache/2.2.14 (Win32)</w:t>
      </w:r>
    </w:p>
    <w:p w14:paraId="134BD88A" w14:textId="77777777" w:rsidR="006D3599" w:rsidRDefault="006D3599" w:rsidP="006D3599">
      <w:pPr>
        <w:pStyle w:val="HTMLPreformatted"/>
        <w:rPr>
          <w:sz w:val="23"/>
          <w:szCs w:val="23"/>
        </w:rPr>
      </w:pPr>
      <w:r>
        <w:rPr>
          <w:sz w:val="23"/>
          <w:szCs w:val="23"/>
        </w:rPr>
        <w:t>Content-Length: 230</w:t>
      </w:r>
    </w:p>
    <w:p w14:paraId="5FBED5B6" w14:textId="77777777" w:rsidR="006D3599" w:rsidRDefault="006D3599" w:rsidP="006D3599">
      <w:pPr>
        <w:pStyle w:val="HTMLPreformatted"/>
        <w:rPr>
          <w:sz w:val="23"/>
          <w:szCs w:val="23"/>
        </w:rPr>
      </w:pPr>
      <w:r>
        <w:rPr>
          <w:sz w:val="23"/>
          <w:szCs w:val="23"/>
        </w:rPr>
        <w:t>Content-Type: text/html; charset=iso-8859-1</w:t>
      </w:r>
    </w:p>
    <w:p w14:paraId="37198E12" w14:textId="77777777" w:rsidR="006D3599" w:rsidRDefault="006D3599" w:rsidP="006D3599">
      <w:pPr>
        <w:pStyle w:val="HTMLPreformatted"/>
        <w:rPr>
          <w:sz w:val="23"/>
          <w:szCs w:val="23"/>
        </w:rPr>
      </w:pPr>
      <w:r>
        <w:rPr>
          <w:sz w:val="23"/>
          <w:szCs w:val="23"/>
        </w:rPr>
        <w:t>Connection: Closed</w:t>
      </w:r>
    </w:p>
    <w:p w14:paraId="6A6C120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4EFD111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5D85FBD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81C634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741A007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404 Not Found</w:t>
      </w:r>
      <w:r>
        <w:rPr>
          <w:rStyle w:val="tag"/>
          <w:color w:val="000088"/>
          <w:sz w:val="23"/>
          <w:szCs w:val="23"/>
        </w:rPr>
        <w:t>&lt;/title&gt;</w:t>
      </w:r>
    </w:p>
    <w:p w14:paraId="24900B4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450D71F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DAF6E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E3E459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Not Found</w:t>
      </w:r>
      <w:r>
        <w:rPr>
          <w:rStyle w:val="tag"/>
          <w:color w:val="000088"/>
          <w:sz w:val="23"/>
          <w:szCs w:val="23"/>
        </w:rPr>
        <w:t>&lt;/h1&gt;</w:t>
      </w:r>
    </w:p>
    <w:p w14:paraId="3600BDF9"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&lt;p&gt;</w:t>
      </w:r>
      <w:r>
        <w:rPr>
          <w:rStyle w:val="pln"/>
          <w:color w:val="000000"/>
          <w:sz w:val="23"/>
          <w:szCs w:val="23"/>
        </w:rPr>
        <w:t xml:space="preserve">The requested URL /t.html was not found on this </w:t>
      </w:r>
      <w:proofErr w:type="gramStart"/>
      <w:r>
        <w:rPr>
          <w:rStyle w:val="pln"/>
          <w:color w:val="000000"/>
          <w:sz w:val="23"/>
          <w:szCs w:val="23"/>
        </w:rPr>
        <w:t>server.</w:t>
      </w:r>
      <w:r>
        <w:rPr>
          <w:rStyle w:val="tag"/>
          <w:color w:val="000088"/>
          <w:sz w:val="23"/>
          <w:szCs w:val="23"/>
        </w:rPr>
        <w:t>&lt;</w:t>
      </w:r>
      <w:proofErr w:type="gramEnd"/>
      <w:r>
        <w:rPr>
          <w:rStyle w:val="tag"/>
          <w:color w:val="000088"/>
          <w:sz w:val="23"/>
          <w:szCs w:val="23"/>
        </w:rPr>
        <w:t>/p&gt;</w:t>
      </w:r>
    </w:p>
    <w:p w14:paraId="5584C6B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61C7F20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9C11EA"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54681A0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3</w:t>
      </w:r>
    </w:p>
    <w:p w14:paraId="38BB0DC1"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 but the request goes with an incorrect HTTP version:</w:t>
      </w:r>
    </w:p>
    <w:p w14:paraId="7B0B7A14"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025750B9" w14:textId="77777777" w:rsidR="006D3599" w:rsidRDefault="006D3599" w:rsidP="006D3599">
      <w:pPr>
        <w:pStyle w:val="HTMLPreformatted"/>
        <w:rPr>
          <w:color w:val="FF0000"/>
          <w:sz w:val="23"/>
          <w:szCs w:val="23"/>
        </w:rPr>
      </w:pPr>
      <w:r>
        <w:rPr>
          <w:color w:val="FF0000"/>
          <w:sz w:val="23"/>
          <w:szCs w:val="23"/>
        </w:rPr>
        <w:t xml:space="preserve">GET /hello.htm </w:t>
      </w:r>
      <w:proofErr w:type="gramStart"/>
      <w:r>
        <w:rPr>
          <w:b/>
          <w:bCs/>
          <w:color w:val="FF0000"/>
          <w:sz w:val="23"/>
          <w:szCs w:val="23"/>
        </w:rPr>
        <w:t>HTTP1</w:t>
      </w:r>
      <w:proofErr w:type="gramEnd"/>
    </w:p>
    <w:p w14:paraId="6AC07BA2" w14:textId="77777777" w:rsidR="006D3599" w:rsidRDefault="006D3599" w:rsidP="006D3599">
      <w:pPr>
        <w:pStyle w:val="HTMLPreformatted"/>
        <w:rPr>
          <w:sz w:val="23"/>
          <w:szCs w:val="23"/>
        </w:rPr>
      </w:pPr>
      <w:r>
        <w:rPr>
          <w:sz w:val="23"/>
          <w:szCs w:val="23"/>
        </w:rPr>
        <w:t>User-Agent: Mozilla/4.0 (compatible; MSIE5.01; Windows NT)</w:t>
      </w:r>
    </w:p>
    <w:p w14:paraId="7553D90E" w14:textId="77777777" w:rsidR="006D3599" w:rsidRDefault="006D3599" w:rsidP="006D3599">
      <w:pPr>
        <w:pStyle w:val="HTMLPreformatted"/>
        <w:rPr>
          <w:sz w:val="23"/>
          <w:szCs w:val="23"/>
        </w:rPr>
      </w:pPr>
      <w:r>
        <w:rPr>
          <w:sz w:val="23"/>
          <w:szCs w:val="23"/>
        </w:rPr>
        <w:t>Host: www.tutorialspoint.com</w:t>
      </w:r>
    </w:p>
    <w:p w14:paraId="2CBAF1D0"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w:t>
      </w:r>
      <w:proofErr w:type="gramStart"/>
      <w:r>
        <w:rPr>
          <w:sz w:val="23"/>
          <w:szCs w:val="23"/>
        </w:rPr>
        <w:t>us</w:t>
      </w:r>
      <w:proofErr w:type="gramEnd"/>
    </w:p>
    <w:p w14:paraId="1ADB78A1"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xml:space="preserve">, </w:t>
      </w:r>
      <w:proofErr w:type="gramStart"/>
      <w:r>
        <w:rPr>
          <w:sz w:val="23"/>
          <w:szCs w:val="23"/>
        </w:rPr>
        <w:t>deflate</w:t>
      </w:r>
      <w:proofErr w:type="gramEnd"/>
    </w:p>
    <w:p w14:paraId="70AF7793" w14:textId="77777777" w:rsidR="006D3599" w:rsidRDefault="006D3599" w:rsidP="006D3599">
      <w:pPr>
        <w:pStyle w:val="HTMLPreformatted"/>
        <w:rPr>
          <w:sz w:val="23"/>
          <w:szCs w:val="23"/>
        </w:rPr>
      </w:pPr>
      <w:r>
        <w:rPr>
          <w:sz w:val="23"/>
          <w:szCs w:val="23"/>
        </w:rPr>
        <w:t>Connection: Keep-Alive</w:t>
      </w:r>
    </w:p>
    <w:p w14:paraId="168B405C"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7730C9EF" w14:textId="77777777" w:rsidR="006D3599" w:rsidRDefault="006D3599" w:rsidP="006D3599">
      <w:pPr>
        <w:pStyle w:val="HTMLPreformatted"/>
        <w:rPr>
          <w:color w:val="FF0000"/>
          <w:sz w:val="23"/>
          <w:szCs w:val="23"/>
        </w:rPr>
      </w:pPr>
      <w:r>
        <w:rPr>
          <w:color w:val="FF0000"/>
          <w:sz w:val="23"/>
          <w:szCs w:val="23"/>
        </w:rPr>
        <w:t>HTTP/1.1 400 Bad Request</w:t>
      </w:r>
    </w:p>
    <w:p w14:paraId="25BFBEBA" w14:textId="77777777" w:rsidR="006D3599" w:rsidRDefault="006D3599" w:rsidP="006D3599">
      <w:pPr>
        <w:pStyle w:val="HTMLPreformatted"/>
        <w:rPr>
          <w:sz w:val="23"/>
          <w:szCs w:val="23"/>
        </w:rPr>
      </w:pPr>
      <w:r>
        <w:rPr>
          <w:sz w:val="23"/>
          <w:szCs w:val="23"/>
        </w:rPr>
        <w:t>Date: Sun, 18 Oct 2012 10:36:20 GMT</w:t>
      </w:r>
    </w:p>
    <w:p w14:paraId="4804A46F" w14:textId="77777777" w:rsidR="006D3599" w:rsidRDefault="006D3599" w:rsidP="006D3599">
      <w:pPr>
        <w:pStyle w:val="HTMLPreformatted"/>
        <w:rPr>
          <w:sz w:val="23"/>
          <w:szCs w:val="23"/>
        </w:rPr>
      </w:pPr>
      <w:r>
        <w:rPr>
          <w:sz w:val="23"/>
          <w:szCs w:val="23"/>
        </w:rPr>
        <w:t>Server: Apache/2.2.14 (Win32)</w:t>
      </w:r>
    </w:p>
    <w:p w14:paraId="75251F5F" w14:textId="77777777" w:rsidR="006D3599" w:rsidRDefault="006D3599" w:rsidP="006D3599">
      <w:pPr>
        <w:pStyle w:val="HTMLPreformatted"/>
        <w:rPr>
          <w:sz w:val="23"/>
          <w:szCs w:val="23"/>
        </w:rPr>
      </w:pPr>
      <w:r>
        <w:rPr>
          <w:sz w:val="23"/>
          <w:szCs w:val="23"/>
        </w:rPr>
        <w:t>Content-Length: 230</w:t>
      </w:r>
    </w:p>
    <w:p w14:paraId="2C3172AE" w14:textId="77777777" w:rsidR="006D3599" w:rsidRDefault="006D3599" w:rsidP="006D3599">
      <w:pPr>
        <w:pStyle w:val="HTMLPreformatted"/>
        <w:rPr>
          <w:sz w:val="23"/>
          <w:szCs w:val="23"/>
        </w:rPr>
      </w:pPr>
      <w:r>
        <w:rPr>
          <w:sz w:val="23"/>
          <w:szCs w:val="23"/>
        </w:rPr>
        <w:t>Content-Type: text/html; charset=iso-8859-1</w:t>
      </w:r>
    </w:p>
    <w:p w14:paraId="000937BC" w14:textId="77777777" w:rsidR="006D3599" w:rsidRDefault="006D3599" w:rsidP="006D3599">
      <w:pPr>
        <w:pStyle w:val="HTMLPreformatted"/>
        <w:rPr>
          <w:sz w:val="23"/>
          <w:szCs w:val="23"/>
        </w:rPr>
      </w:pPr>
      <w:r>
        <w:rPr>
          <w:sz w:val="23"/>
          <w:szCs w:val="23"/>
        </w:rPr>
        <w:t>Connection: Closed</w:t>
      </w:r>
    </w:p>
    <w:p w14:paraId="7CABD57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dec"/>
          <w:color w:val="660066"/>
          <w:sz w:val="23"/>
          <w:szCs w:val="23"/>
        </w:rPr>
        <w:t>&lt;!DOCTYPE HTML PUBLIC "-//IETF//DTD HTML 2.0//EN"&gt;</w:t>
      </w:r>
    </w:p>
    <w:p w14:paraId="672898C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14:paraId="1B7A2FD0"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88FB68"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57218B23"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400 Bad Request</w:t>
      </w:r>
      <w:r>
        <w:rPr>
          <w:rStyle w:val="tag"/>
          <w:color w:val="000088"/>
          <w:sz w:val="23"/>
          <w:szCs w:val="23"/>
        </w:rPr>
        <w:t>&lt;/title&gt;</w:t>
      </w:r>
    </w:p>
    <w:p w14:paraId="3CE3AD0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&lt;/head&gt;</w:t>
      </w:r>
    </w:p>
    <w:p w14:paraId="0572EF25"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54D17FD"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99E0B9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Bad Request</w:t>
      </w:r>
      <w:r>
        <w:rPr>
          <w:rStyle w:val="tag"/>
          <w:color w:val="000088"/>
          <w:sz w:val="23"/>
          <w:szCs w:val="23"/>
        </w:rPr>
        <w:t>&lt;/h1&gt;</w:t>
      </w:r>
    </w:p>
    <w:p w14:paraId="5F2E9E87"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 xml:space="preserve">Your browser sent a request that this server could not </w:t>
      </w:r>
      <w:proofErr w:type="gramStart"/>
      <w:r>
        <w:rPr>
          <w:rStyle w:val="pln"/>
          <w:color w:val="000000"/>
          <w:sz w:val="23"/>
          <w:szCs w:val="23"/>
        </w:rPr>
        <w:t>understand.</w:t>
      </w:r>
      <w:r>
        <w:rPr>
          <w:rStyle w:val="tag"/>
          <w:color w:val="000088"/>
          <w:sz w:val="23"/>
          <w:szCs w:val="23"/>
        </w:rPr>
        <w:t>&lt;</w:t>
      </w:r>
      <w:proofErr w:type="gramEnd"/>
      <w:r>
        <w:rPr>
          <w:rStyle w:val="tag"/>
          <w:color w:val="000088"/>
          <w:sz w:val="23"/>
          <w:szCs w:val="23"/>
        </w:rPr>
        <w:t>p&gt;</w:t>
      </w:r>
    </w:p>
    <w:p w14:paraId="1A848D9E"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&lt;p&gt;</w:t>
      </w:r>
      <w:r>
        <w:rPr>
          <w:rStyle w:val="pln"/>
          <w:color w:val="000000"/>
          <w:sz w:val="23"/>
          <w:szCs w:val="23"/>
        </w:rPr>
        <w:t xml:space="preserve">The request line contained invalid characters following the protocol </w:t>
      </w:r>
      <w:proofErr w:type="gramStart"/>
      <w:r>
        <w:rPr>
          <w:rStyle w:val="pln"/>
          <w:color w:val="000000"/>
          <w:sz w:val="23"/>
          <w:szCs w:val="23"/>
        </w:rPr>
        <w:t>string.</w:t>
      </w:r>
      <w:r>
        <w:rPr>
          <w:rStyle w:val="tag"/>
          <w:color w:val="000088"/>
          <w:sz w:val="23"/>
          <w:szCs w:val="23"/>
        </w:rPr>
        <w:t>&lt;</w:t>
      </w:r>
      <w:proofErr w:type="gramEnd"/>
      <w:r>
        <w:rPr>
          <w:rStyle w:val="tag"/>
          <w:color w:val="000088"/>
          <w:sz w:val="23"/>
          <w:szCs w:val="23"/>
        </w:rPr>
        <w:t>p&gt;</w:t>
      </w:r>
    </w:p>
    <w:p w14:paraId="6A39A171"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3FF34AFC"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39084B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0A3FE175" w14:textId="77777777" w:rsidR="006D3599" w:rsidRDefault="006D3599" w:rsidP="006D3599">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4</w:t>
      </w:r>
    </w:p>
    <w:p w14:paraId="4FB906E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proofErr w:type="spellStart"/>
      <w:r>
        <w:rPr>
          <w:b/>
          <w:bCs/>
        </w:rPr>
        <w:t>process.cgi</w:t>
      </w:r>
      <w:proofErr w:type="spellEnd"/>
      <w:r>
        <w:t xml:space="preserve"> CGI page on a web server running on tutorialspoint.com. The server returns the </w:t>
      </w:r>
      <w:proofErr w:type="spellStart"/>
      <w:r>
        <w:t>passed</w:t>
      </w:r>
      <w:proofErr w:type="spellEnd"/>
      <w:r>
        <w:t xml:space="preserve"> name after setting them as cookies:</w:t>
      </w:r>
    </w:p>
    <w:p w14:paraId="084B2EC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474F489C" w14:textId="77777777" w:rsidR="006D3599" w:rsidRDefault="006D3599" w:rsidP="006D3599">
      <w:pPr>
        <w:pStyle w:val="HTMLPreformatted"/>
        <w:rPr>
          <w:color w:val="FF0000"/>
          <w:sz w:val="23"/>
          <w:szCs w:val="23"/>
        </w:rPr>
      </w:pPr>
      <w:r>
        <w:rPr>
          <w:color w:val="FF0000"/>
          <w:sz w:val="23"/>
          <w:szCs w:val="23"/>
        </w:rPr>
        <w:t>POST /</w:t>
      </w:r>
      <w:proofErr w:type="spellStart"/>
      <w:r>
        <w:rPr>
          <w:color w:val="FF0000"/>
          <w:sz w:val="23"/>
          <w:szCs w:val="23"/>
        </w:rPr>
        <w:t>cgi</w:t>
      </w:r>
      <w:proofErr w:type="spellEnd"/>
      <w:r>
        <w:rPr>
          <w:color w:val="FF0000"/>
          <w:sz w:val="23"/>
          <w:szCs w:val="23"/>
        </w:rPr>
        <w:t>-bin/</w:t>
      </w:r>
      <w:proofErr w:type="spellStart"/>
      <w:r>
        <w:rPr>
          <w:color w:val="FF0000"/>
          <w:sz w:val="23"/>
          <w:szCs w:val="23"/>
        </w:rPr>
        <w:t>process.cgi</w:t>
      </w:r>
      <w:proofErr w:type="spellEnd"/>
      <w:r>
        <w:rPr>
          <w:color w:val="FF0000"/>
          <w:sz w:val="23"/>
          <w:szCs w:val="23"/>
        </w:rPr>
        <w:t xml:space="preserve"> HTTP/1.1</w:t>
      </w:r>
    </w:p>
    <w:p w14:paraId="47A17638" w14:textId="77777777" w:rsidR="006D3599" w:rsidRDefault="006D3599" w:rsidP="006D3599">
      <w:pPr>
        <w:pStyle w:val="HTMLPreformatted"/>
        <w:rPr>
          <w:sz w:val="23"/>
          <w:szCs w:val="23"/>
        </w:rPr>
      </w:pPr>
      <w:r>
        <w:rPr>
          <w:sz w:val="23"/>
          <w:szCs w:val="23"/>
        </w:rPr>
        <w:t>User-Agent: Mozilla/4.0 (compatible; MSIE5.01; Windows NT)</w:t>
      </w:r>
    </w:p>
    <w:p w14:paraId="18410B40" w14:textId="77777777" w:rsidR="006D3599" w:rsidRDefault="006D3599" w:rsidP="006D3599">
      <w:pPr>
        <w:pStyle w:val="HTMLPreformatted"/>
        <w:rPr>
          <w:sz w:val="23"/>
          <w:szCs w:val="23"/>
        </w:rPr>
      </w:pPr>
      <w:r>
        <w:rPr>
          <w:sz w:val="23"/>
          <w:szCs w:val="23"/>
        </w:rPr>
        <w:t>Host: www.tutorialspoint.com</w:t>
      </w:r>
    </w:p>
    <w:p w14:paraId="125965FA" w14:textId="77777777" w:rsidR="006D3599" w:rsidRDefault="006D3599" w:rsidP="006D3599">
      <w:pPr>
        <w:pStyle w:val="HTMLPreformatted"/>
        <w:rPr>
          <w:sz w:val="23"/>
          <w:szCs w:val="23"/>
        </w:rPr>
      </w:pPr>
      <w:r>
        <w:rPr>
          <w:sz w:val="23"/>
          <w:szCs w:val="23"/>
        </w:rPr>
        <w:t>Content-Type: text/xml; charset=utf-8</w:t>
      </w:r>
    </w:p>
    <w:p w14:paraId="0AA9E57D" w14:textId="77777777" w:rsidR="006D3599" w:rsidRDefault="006D3599" w:rsidP="006D3599">
      <w:pPr>
        <w:pStyle w:val="HTMLPreformatted"/>
        <w:rPr>
          <w:sz w:val="23"/>
          <w:szCs w:val="23"/>
        </w:rPr>
      </w:pPr>
      <w:r>
        <w:rPr>
          <w:sz w:val="23"/>
          <w:szCs w:val="23"/>
        </w:rPr>
        <w:t>Content-Length: 60</w:t>
      </w:r>
    </w:p>
    <w:p w14:paraId="32D5B2B2" w14:textId="77777777" w:rsidR="006D3599" w:rsidRDefault="006D3599" w:rsidP="006D3599">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w:t>
      </w:r>
      <w:proofErr w:type="gramStart"/>
      <w:r>
        <w:rPr>
          <w:sz w:val="23"/>
          <w:szCs w:val="23"/>
        </w:rPr>
        <w:t>us</w:t>
      </w:r>
      <w:proofErr w:type="gramEnd"/>
    </w:p>
    <w:p w14:paraId="4B3518AD" w14:textId="77777777" w:rsidR="006D3599" w:rsidRDefault="006D3599" w:rsidP="006D3599">
      <w:pPr>
        <w:pStyle w:val="HTMLPreformatted"/>
        <w:rPr>
          <w:sz w:val="23"/>
          <w:szCs w:val="23"/>
        </w:rPr>
      </w:pPr>
      <w:r>
        <w:rPr>
          <w:sz w:val="23"/>
          <w:szCs w:val="23"/>
        </w:rPr>
        <w:t xml:space="preserve">Accept-Encoding: </w:t>
      </w:r>
      <w:proofErr w:type="spellStart"/>
      <w:r>
        <w:rPr>
          <w:sz w:val="23"/>
          <w:szCs w:val="23"/>
        </w:rPr>
        <w:t>gzip</w:t>
      </w:r>
      <w:proofErr w:type="spellEnd"/>
      <w:r>
        <w:rPr>
          <w:sz w:val="23"/>
          <w:szCs w:val="23"/>
        </w:rPr>
        <w:t xml:space="preserve">, </w:t>
      </w:r>
      <w:proofErr w:type="gramStart"/>
      <w:r>
        <w:rPr>
          <w:sz w:val="23"/>
          <w:szCs w:val="23"/>
        </w:rPr>
        <w:t>deflate</w:t>
      </w:r>
      <w:proofErr w:type="gramEnd"/>
    </w:p>
    <w:p w14:paraId="4F007FA9" w14:textId="77777777" w:rsidR="006D3599" w:rsidRDefault="006D3599" w:rsidP="006D3599">
      <w:pPr>
        <w:pStyle w:val="HTMLPreformatted"/>
        <w:rPr>
          <w:sz w:val="23"/>
          <w:szCs w:val="23"/>
        </w:rPr>
      </w:pPr>
      <w:r>
        <w:rPr>
          <w:sz w:val="23"/>
          <w:szCs w:val="23"/>
        </w:rPr>
        <w:t>Connection: Keep-Alive</w:t>
      </w:r>
    </w:p>
    <w:p w14:paraId="612E55ED" w14:textId="77777777" w:rsidR="006D3599" w:rsidRDefault="006D3599" w:rsidP="006D3599">
      <w:pPr>
        <w:pStyle w:val="HTMLPreformatted"/>
        <w:rPr>
          <w:sz w:val="23"/>
          <w:szCs w:val="23"/>
        </w:rPr>
      </w:pPr>
    </w:p>
    <w:p w14:paraId="49A355A4" w14:textId="77777777" w:rsidR="006D3599" w:rsidRDefault="006D3599" w:rsidP="006D3599">
      <w:pPr>
        <w:pStyle w:val="HTMLPreformatted"/>
        <w:rPr>
          <w:sz w:val="23"/>
          <w:szCs w:val="23"/>
        </w:rPr>
      </w:pPr>
      <w:r>
        <w:rPr>
          <w:sz w:val="23"/>
          <w:szCs w:val="23"/>
        </w:rPr>
        <w:t>first=</w:t>
      </w:r>
      <w:proofErr w:type="spellStart"/>
      <w:r>
        <w:rPr>
          <w:sz w:val="23"/>
          <w:szCs w:val="23"/>
        </w:rPr>
        <w:t>Zara&amp;last</w:t>
      </w:r>
      <w:proofErr w:type="spellEnd"/>
      <w:r>
        <w:rPr>
          <w:sz w:val="23"/>
          <w:szCs w:val="23"/>
        </w:rPr>
        <w:t>=Ali</w:t>
      </w:r>
    </w:p>
    <w:p w14:paraId="1A1947A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56DF7C2E" w14:textId="77777777" w:rsidR="006D3599" w:rsidRDefault="006D3599" w:rsidP="006D3599">
      <w:pPr>
        <w:pStyle w:val="HTMLPreformatted"/>
        <w:rPr>
          <w:color w:val="FF0000"/>
          <w:sz w:val="23"/>
          <w:szCs w:val="23"/>
        </w:rPr>
      </w:pPr>
      <w:r>
        <w:rPr>
          <w:color w:val="FF0000"/>
          <w:sz w:val="23"/>
          <w:szCs w:val="23"/>
        </w:rPr>
        <w:lastRenderedPageBreak/>
        <w:t>HTTP/1.1 200 OK</w:t>
      </w:r>
    </w:p>
    <w:p w14:paraId="56ABE3BA" w14:textId="77777777" w:rsidR="006D3599" w:rsidRDefault="006D3599" w:rsidP="006D3599">
      <w:pPr>
        <w:pStyle w:val="HTMLPreformatted"/>
        <w:rPr>
          <w:sz w:val="23"/>
          <w:szCs w:val="23"/>
        </w:rPr>
      </w:pPr>
      <w:r>
        <w:rPr>
          <w:sz w:val="23"/>
          <w:szCs w:val="23"/>
        </w:rPr>
        <w:t>Date: Mon, 27 Jul 2009 12:28:53 GMT</w:t>
      </w:r>
    </w:p>
    <w:p w14:paraId="1B4C2972" w14:textId="77777777" w:rsidR="006D3599" w:rsidRDefault="006D3599" w:rsidP="006D3599">
      <w:pPr>
        <w:pStyle w:val="HTMLPreformatted"/>
        <w:rPr>
          <w:sz w:val="23"/>
          <w:szCs w:val="23"/>
        </w:rPr>
      </w:pPr>
      <w:r>
        <w:rPr>
          <w:sz w:val="23"/>
          <w:szCs w:val="23"/>
        </w:rPr>
        <w:t>Server: Apache/2.2.14 (Win32)</w:t>
      </w:r>
    </w:p>
    <w:p w14:paraId="53DEA9D8" w14:textId="77777777" w:rsidR="006D3599" w:rsidRDefault="006D3599" w:rsidP="006D3599">
      <w:pPr>
        <w:pStyle w:val="HTMLPreformatted"/>
        <w:rPr>
          <w:sz w:val="23"/>
          <w:szCs w:val="23"/>
        </w:rPr>
      </w:pPr>
      <w:r>
        <w:rPr>
          <w:sz w:val="23"/>
          <w:szCs w:val="23"/>
        </w:rPr>
        <w:t>Content-Length: 88</w:t>
      </w:r>
    </w:p>
    <w:p w14:paraId="20269C7C" w14:textId="77777777" w:rsidR="006D3599" w:rsidRDefault="006D3599" w:rsidP="006D3599">
      <w:pPr>
        <w:pStyle w:val="HTMLPreformatted"/>
        <w:rPr>
          <w:sz w:val="23"/>
          <w:szCs w:val="23"/>
        </w:rPr>
      </w:pPr>
      <w:r>
        <w:rPr>
          <w:sz w:val="23"/>
          <w:szCs w:val="23"/>
        </w:rPr>
        <w:t>Set-Cookie: first=</w:t>
      </w:r>
      <w:proofErr w:type="spellStart"/>
      <w:proofErr w:type="gramStart"/>
      <w:r>
        <w:rPr>
          <w:sz w:val="23"/>
          <w:szCs w:val="23"/>
        </w:rPr>
        <w:t>Zara,last</w:t>
      </w:r>
      <w:proofErr w:type="spellEnd"/>
      <w:proofErr w:type="gramEnd"/>
      <w:r>
        <w:rPr>
          <w:sz w:val="23"/>
          <w:szCs w:val="23"/>
        </w:rPr>
        <w:t>=</w:t>
      </w:r>
      <w:proofErr w:type="spellStart"/>
      <w:r>
        <w:rPr>
          <w:sz w:val="23"/>
          <w:szCs w:val="23"/>
        </w:rPr>
        <w:t>Ali;domain</w:t>
      </w:r>
      <w:proofErr w:type="spellEnd"/>
      <w:r>
        <w:rPr>
          <w:sz w:val="23"/>
          <w:szCs w:val="23"/>
        </w:rPr>
        <w:t>=</w:t>
      </w:r>
      <w:proofErr w:type="spellStart"/>
      <w:r>
        <w:rPr>
          <w:sz w:val="23"/>
          <w:szCs w:val="23"/>
        </w:rPr>
        <w:t>tutorialspoint.com;Expires</w:t>
      </w:r>
      <w:proofErr w:type="spellEnd"/>
      <w:r>
        <w:rPr>
          <w:sz w:val="23"/>
          <w:szCs w:val="23"/>
        </w:rPr>
        <w:t>=Mon, 19-</w:t>
      </w:r>
    </w:p>
    <w:p w14:paraId="044E12CC" w14:textId="77777777" w:rsidR="006D3599" w:rsidRDefault="006D3599" w:rsidP="006D3599">
      <w:pPr>
        <w:pStyle w:val="HTMLPreformatted"/>
        <w:rPr>
          <w:sz w:val="23"/>
          <w:szCs w:val="23"/>
        </w:rPr>
      </w:pPr>
      <w:r>
        <w:rPr>
          <w:sz w:val="23"/>
          <w:szCs w:val="23"/>
        </w:rPr>
        <w:t xml:space="preserve">Nov-2010 04:38:14 </w:t>
      </w:r>
      <w:proofErr w:type="spellStart"/>
      <w:proofErr w:type="gramStart"/>
      <w:r>
        <w:rPr>
          <w:sz w:val="23"/>
          <w:szCs w:val="23"/>
        </w:rPr>
        <w:t>GMT;Path</w:t>
      </w:r>
      <w:proofErr w:type="spellEnd"/>
      <w:proofErr w:type="gramEnd"/>
      <w:r>
        <w:rPr>
          <w:sz w:val="23"/>
          <w:szCs w:val="23"/>
        </w:rPr>
        <w:t>=/</w:t>
      </w:r>
    </w:p>
    <w:p w14:paraId="4233D61B" w14:textId="77777777" w:rsidR="006D3599" w:rsidRDefault="006D3599" w:rsidP="006D3599">
      <w:pPr>
        <w:pStyle w:val="HTMLPreformatted"/>
        <w:rPr>
          <w:sz w:val="23"/>
          <w:szCs w:val="23"/>
        </w:rPr>
      </w:pPr>
      <w:r>
        <w:rPr>
          <w:sz w:val="23"/>
          <w:szCs w:val="23"/>
        </w:rPr>
        <w:t>Content-Type: text/html</w:t>
      </w:r>
    </w:p>
    <w:p w14:paraId="59A993E9" w14:textId="77777777" w:rsidR="006D3599" w:rsidRDefault="006D3599" w:rsidP="006D3599">
      <w:pPr>
        <w:pStyle w:val="HTMLPreformatted"/>
        <w:rPr>
          <w:sz w:val="23"/>
          <w:szCs w:val="23"/>
        </w:rPr>
      </w:pPr>
      <w:r>
        <w:rPr>
          <w:sz w:val="23"/>
          <w:szCs w:val="23"/>
        </w:rPr>
        <w:t>Connection: Closed</w:t>
      </w:r>
    </w:p>
    <w:p w14:paraId="599C4422"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tag"/>
          <w:color w:val="000088"/>
          <w:sz w:val="23"/>
          <w:szCs w:val="23"/>
        </w:rPr>
        <w:t>&lt;html&gt;</w:t>
      </w:r>
    </w:p>
    <w:p w14:paraId="5AEEBB2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8F534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7C7A07BB"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Zara Ali</w:t>
      </w:r>
      <w:r>
        <w:rPr>
          <w:rStyle w:val="tag"/>
          <w:color w:val="000088"/>
          <w:sz w:val="23"/>
          <w:szCs w:val="23"/>
        </w:rPr>
        <w:t>&lt;/h1&gt;</w:t>
      </w:r>
    </w:p>
    <w:p w14:paraId="70877B54"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&lt;/body&gt;</w:t>
      </w:r>
    </w:p>
    <w:p w14:paraId="18934306"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47EFA3F" w14:textId="77777777" w:rsidR="006D3599" w:rsidRDefault="006D3599" w:rsidP="006D3599">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&lt;/html&gt;</w:t>
      </w:r>
    </w:p>
    <w:p w14:paraId="76531E25" w14:textId="77777777" w:rsidR="006D3599" w:rsidRDefault="006D3599" w:rsidP="006D359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GET vs </w:t>
      </w:r>
      <w:proofErr w:type="gramStart"/>
      <w:r>
        <w:t>POST</w:t>
      </w:r>
      <w:proofErr w:type="gramEnd"/>
    </w:p>
    <w:p w14:paraId="6DB87AC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Methods of HTTP: GET, POST, PUT, HEAD, DELETE, PATCH, OPTIONS.</w:t>
      </w:r>
    </w:p>
    <w:p w14:paraId="594B48E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3838EF08"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method is used to appends form data to the URL in name or value pair. Example:</w:t>
      </w:r>
    </w:p>
    <w:p w14:paraId="7B36DE51"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GET/</w:t>
      </w:r>
      <w:proofErr w:type="spellStart"/>
      <w:r>
        <w:rPr>
          <w:rFonts w:ascii="Consolas" w:hAnsi="Consolas"/>
          <w:color w:val="222222"/>
        </w:rPr>
        <w:t>RegisterStudent.asp?user</w:t>
      </w:r>
      <w:proofErr w:type="spellEnd"/>
      <w:r>
        <w:rPr>
          <w:rFonts w:ascii="Consolas" w:hAnsi="Consolas"/>
          <w:color w:val="222222"/>
        </w:rPr>
        <w:t>=value1&amp;pass=value2</w:t>
      </w:r>
    </w:p>
    <w:p w14:paraId="02FBD685" w14:textId="2B6AE0FD"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18B69F0" wp14:editId="5A0C782B">
            <wp:extent cx="61214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1400" cy="2905760"/>
                    </a:xfrm>
                    <a:prstGeom prst="rect">
                      <a:avLst/>
                    </a:prstGeom>
                    <a:noFill/>
                    <a:ln>
                      <a:noFill/>
                    </a:ln>
                  </pic:spPr>
                </pic:pic>
              </a:graphicData>
            </a:graphic>
          </wp:inline>
        </w:drawing>
      </w:r>
    </w:p>
    <w:p w14:paraId="126160F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POST method requests that a web server accepts the data enclosed in the body of the request message, most likely for storing it.</w:t>
      </w:r>
      <w:hyperlink r:id="rId59" w:anchor="cite_note-RFC_def-1" w:history="1">
        <w:r>
          <w:rPr>
            <w:rStyle w:val="Hyperlink"/>
            <w:vertAlign w:val="superscript"/>
          </w:rPr>
          <w:t>[1]</w:t>
        </w:r>
      </w:hyperlink>
      <w:r>
        <w:t> It is often used when uploading a file or when submitting a completed </w:t>
      </w:r>
      <w:hyperlink r:id="rId60" w:tooltip="Form (HTML)" w:history="1">
        <w:r>
          <w:rPr>
            <w:rStyle w:val="Hyperlink"/>
          </w:rPr>
          <w:t>web form</w:t>
        </w:r>
      </w:hyperlink>
      <w:r>
        <w:t>. Example:</w:t>
      </w:r>
    </w:p>
    <w:p w14:paraId="3CD2BE5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POST/RegisterStudent.asp HTTP/1.1  </w:t>
      </w:r>
    </w:p>
    <w:p w14:paraId="7BDD5783"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Host: www.guru99.com  </w:t>
      </w:r>
    </w:p>
    <w:p w14:paraId="75732E1A" w14:textId="77777777" w:rsidR="006D3599" w:rsidRDefault="006D3599" w:rsidP="006D3599">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user=value1&amp;pass=value2  </w:t>
      </w:r>
    </w:p>
    <w:p w14:paraId="5EBCA2D7" w14:textId="3213E413"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C6BD8A7" wp14:editId="324C3ED9">
            <wp:extent cx="57404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0400" cy="3261360"/>
                    </a:xfrm>
                    <a:prstGeom prst="rect">
                      <a:avLst/>
                    </a:prstGeom>
                    <a:noFill/>
                    <a:ln>
                      <a:noFill/>
                    </a:ln>
                  </pic:spPr>
                </pic:pic>
              </a:graphicData>
            </a:graphic>
          </wp:inline>
        </w:drawing>
      </w:r>
    </w:p>
    <w:p w14:paraId="01C4457E" w14:textId="77777777" w:rsidR="00D66CEF" w:rsidRPr="00C132B9" w:rsidRDefault="00D66CEF" w:rsidP="00C132B9"/>
    <w:sectPr w:rsidR="00D66CEF" w:rsidRPr="00C132B9" w:rsidSect="00F61C60">
      <w:footerReference w:type="default" r:id="rId62"/>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CEC45" w14:textId="77777777" w:rsidR="00AD5B26" w:rsidRDefault="00AD5B26" w:rsidP="00EB1996">
      <w:pPr>
        <w:spacing w:after="0" w:line="240" w:lineRule="auto"/>
      </w:pPr>
      <w:r>
        <w:separator/>
      </w:r>
    </w:p>
  </w:endnote>
  <w:endnote w:type="continuationSeparator" w:id="0">
    <w:p w14:paraId="358AD9A8" w14:textId="77777777" w:rsidR="00AD5B26" w:rsidRDefault="00AD5B26" w:rsidP="00EB1996">
      <w:pPr>
        <w:spacing w:after="0" w:line="240" w:lineRule="auto"/>
      </w:pPr>
      <w:r>
        <w:continuationSeparator/>
      </w:r>
    </w:p>
  </w:endnote>
  <w:endnote w:type="continuationNotice" w:id="1">
    <w:p w14:paraId="0FEAEDE3" w14:textId="77777777" w:rsidR="00AD5B26" w:rsidRDefault="00AD5B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A5379" w14:textId="77777777" w:rsidR="00AD5B26" w:rsidRDefault="00AD5B26" w:rsidP="00EB1996">
      <w:pPr>
        <w:spacing w:after="0" w:line="240" w:lineRule="auto"/>
      </w:pPr>
      <w:r>
        <w:separator/>
      </w:r>
    </w:p>
  </w:footnote>
  <w:footnote w:type="continuationSeparator" w:id="0">
    <w:p w14:paraId="7E5F9FA9" w14:textId="77777777" w:rsidR="00AD5B26" w:rsidRDefault="00AD5B26" w:rsidP="00EB1996">
      <w:pPr>
        <w:spacing w:after="0" w:line="240" w:lineRule="auto"/>
      </w:pPr>
      <w:r>
        <w:continuationSeparator/>
      </w:r>
    </w:p>
  </w:footnote>
  <w:footnote w:type="continuationNotice" w:id="1">
    <w:p w14:paraId="1B9C348A" w14:textId="77777777" w:rsidR="00AD5B26" w:rsidRDefault="00AD5B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FDA"/>
    <w:rsid w:val="00030192"/>
    <w:rsid w:val="000304FB"/>
    <w:rsid w:val="00030EA1"/>
    <w:rsid w:val="0003119A"/>
    <w:rsid w:val="00031205"/>
    <w:rsid w:val="0003137E"/>
    <w:rsid w:val="000319D7"/>
    <w:rsid w:val="00031B0D"/>
    <w:rsid w:val="0003219C"/>
    <w:rsid w:val="00032EAB"/>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779"/>
    <w:rsid w:val="00037FC0"/>
    <w:rsid w:val="00037FEA"/>
    <w:rsid w:val="00040AF9"/>
    <w:rsid w:val="00041607"/>
    <w:rsid w:val="000419F8"/>
    <w:rsid w:val="0004214D"/>
    <w:rsid w:val="0004257F"/>
    <w:rsid w:val="000428FD"/>
    <w:rsid w:val="00042F33"/>
    <w:rsid w:val="00043042"/>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4DD"/>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656"/>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08F4"/>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5C4"/>
    <w:rsid w:val="00297712"/>
    <w:rsid w:val="002978FA"/>
    <w:rsid w:val="002A0AC3"/>
    <w:rsid w:val="002A0ACE"/>
    <w:rsid w:val="002A0CE1"/>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3000E1"/>
    <w:rsid w:val="0030045C"/>
    <w:rsid w:val="0030046E"/>
    <w:rsid w:val="003006A2"/>
    <w:rsid w:val="0030098C"/>
    <w:rsid w:val="00300BD1"/>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3C"/>
    <w:rsid w:val="003D6BAE"/>
    <w:rsid w:val="003D7B7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B3B"/>
    <w:rsid w:val="0040023B"/>
    <w:rsid w:val="004002C8"/>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EB"/>
    <w:rsid w:val="00420BAD"/>
    <w:rsid w:val="00420FB3"/>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36B"/>
    <w:rsid w:val="0050263D"/>
    <w:rsid w:val="00502904"/>
    <w:rsid w:val="00502926"/>
    <w:rsid w:val="00502927"/>
    <w:rsid w:val="00502A36"/>
    <w:rsid w:val="00502FC1"/>
    <w:rsid w:val="00503684"/>
    <w:rsid w:val="0050419E"/>
    <w:rsid w:val="00504963"/>
    <w:rsid w:val="00504DF5"/>
    <w:rsid w:val="00505551"/>
    <w:rsid w:val="005056F8"/>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616"/>
    <w:rsid w:val="00530743"/>
    <w:rsid w:val="00531138"/>
    <w:rsid w:val="005312A3"/>
    <w:rsid w:val="00531B6A"/>
    <w:rsid w:val="00531B77"/>
    <w:rsid w:val="00531BE9"/>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C6F"/>
    <w:rsid w:val="005E01CF"/>
    <w:rsid w:val="005E05F5"/>
    <w:rsid w:val="005E0E4F"/>
    <w:rsid w:val="005E1038"/>
    <w:rsid w:val="005E1146"/>
    <w:rsid w:val="005E11D4"/>
    <w:rsid w:val="005E1478"/>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64A6"/>
    <w:rsid w:val="006167C3"/>
    <w:rsid w:val="006167E4"/>
    <w:rsid w:val="006178C8"/>
    <w:rsid w:val="0061791E"/>
    <w:rsid w:val="00617C60"/>
    <w:rsid w:val="00617D4D"/>
    <w:rsid w:val="00617FD5"/>
    <w:rsid w:val="0062077F"/>
    <w:rsid w:val="00620B70"/>
    <w:rsid w:val="006214A0"/>
    <w:rsid w:val="0062154B"/>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79A"/>
    <w:rsid w:val="0062585E"/>
    <w:rsid w:val="006260E6"/>
    <w:rsid w:val="006261C1"/>
    <w:rsid w:val="00626435"/>
    <w:rsid w:val="00626688"/>
    <w:rsid w:val="00626A58"/>
    <w:rsid w:val="00626E88"/>
    <w:rsid w:val="00626ECC"/>
    <w:rsid w:val="00626EEE"/>
    <w:rsid w:val="006302F8"/>
    <w:rsid w:val="006303C8"/>
    <w:rsid w:val="006307E0"/>
    <w:rsid w:val="006307E8"/>
    <w:rsid w:val="00630BAB"/>
    <w:rsid w:val="00630C05"/>
    <w:rsid w:val="00630DD5"/>
    <w:rsid w:val="00630E87"/>
    <w:rsid w:val="006314B7"/>
    <w:rsid w:val="00631516"/>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720"/>
    <w:rsid w:val="006A7147"/>
    <w:rsid w:val="006A72BA"/>
    <w:rsid w:val="006A74F1"/>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5703"/>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EF2"/>
    <w:rsid w:val="00743619"/>
    <w:rsid w:val="00743ADD"/>
    <w:rsid w:val="00743FE5"/>
    <w:rsid w:val="0074404D"/>
    <w:rsid w:val="00744BE2"/>
    <w:rsid w:val="007450B4"/>
    <w:rsid w:val="007453E7"/>
    <w:rsid w:val="0074550A"/>
    <w:rsid w:val="00745E3E"/>
    <w:rsid w:val="00745E56"/>
    <w:rsid w:val="00745FE9"/>
    <w:rsid w:val="00746495"/>
    <w:rsid w:val="00746785"/>
    <w:rsid w:val="00746B85"/>
    <w:rsid w:val="00746E38"/>
    <w:rsid w:val="0074738E"/>
    <w:rsid w:val="007477A6"/>
    <w:rsid w:val="00747BBD"/>
    <w:rsid w:val="00747E1A"/>
    <w:rsid w:val="0075033C"/>
    <w:rsid w:val="0075045D"/>
    <w:rsid w:val="00750BC9"/>
    <w:rsid w:val="00750F7D"/>
    <w:rsid w:val="00751083"/>
    <w:rsid w:val="00751343"/>
    <w:rsid w:val="007520A9"/>
    <w:rsid w:val="00752E86"/>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50CD"/>
    <w:rsid w:val="007A518A"/>
    <w:rsid w:val="007A53AE"/>
    <w:rsid w:val="007A53F8"/>
    <w:rsid w:val="007A5782"/>
    <w:rsid w:val="007A5A51"/>
    <w:rsid w:val="007A5D89"/>
    <w:rsid w:val="007A6174"/>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52F"/>
    <w:rsid w:val="0082087E"/>
    <w:rsid w:val="00820A5F"/>
    <w:rsid w:val="00820B3E"/>
    <w:rsid w:val="00820B45"/>
    <w:rsid w:val="00821662"/>
    <w:rsid w:val="00821D60"/>
    <w:rsid w:val="00821FED"/>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69A"/>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595"/>
    <w:rsid w:val="00884C5F"/>
    <w:rsid w:val="0088522A"/>
    <w:rsid w:val="00885553"/>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2D39"/>
    <w:rsid w:val="0089321F"/>
    <w:rsid w:val="0089346D"/>
    <w:rsid w:val="008934AC"/>
    <w:rsid w:val="008935F9"/>
    <w:rsid w:val="008938EA"/>
    <w:rsid w:val="00893B30"/>
    <w:rsid w:val="00893C38"/>
    <w:rsid w:val="00893D85"/>
    <w:rsid w:val="0089421A"/>
    <w:rsid w:val="008946DE"/>
    <w:rsid w:val="00894D97"/>
    <w:rsid w:val="00894E78"/>
    <w:rsid w:val="00894FC7"/>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535"/>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4A2"/>
    <w:rsid w:val="00905627"/>
    <w:rsid w:val="0090659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757"/>
    <w:rsid w:val="009A6AFD"/>
    <w:rsid w:val="009A71C0"/>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C78"/>
    <w:rsid w:val="009C0D23"/>
    <w:rsid w:val="009C0E7D"/>
    <w:rsid w:val="009C0FDE"/>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722"/>
    <w:rsid w:val="009E5C7B"/>
    <w:rsid w:val="009E5D81"/>
    <w:rsid w:val="009E5FD5"/>
    <w:rsid w:val="009E622F"/>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F4"/>
    <w:rsid w:val="009F464F"/>
    <w:rsid w:val="009F4D42"/>
    <w:rsid w:val="009F5413"/>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BD2"/>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FC"/>
    <w:rsid w:val="00A868C3"/>
    <w:rsid w:val="00A86B50"/>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2B78"/>
    <w:rsid w:val="00A93030"/>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935"/>
    <w:rsid w:val="00AA7E5E"/>
    <w:rsid w:val="00AB00D8"/>
    <w:rsid w:val="00AB0AB5"/>
    <w:rsid w:val="00AB0B32"/>
    <w:rsid w:val="00AB108C"/>
    <w:rsid w:val="00AB1587"/>
    <w:rsid w:val="00AB19FF"/>
    <w:rsid w:val="00AB243A"/>
    <w:rsid w:val="00AB2595"/>
    <w:rsid w:val="00AB28F6"/>
    <w:rsid w:val="00AB2DB9"/>
    <w:rsid w:val="00AB3221"/>
    <w:rsid w:val="00AB3775"/>
    <w:rsid w:val="00AB37DE"/>
    <w:rsid w:val="00AB3C75"/>
    <w:rsid w:val="00AB4033"/>
    <w:rsid w:val="00AB4AAD"/>
    <w:rsid w:val="00AB4B49"/>
    <w:rsid w:val="00AB4CEB"/>
    <w:rsid w:val="00AB4D8C"/>
    <w:rsid w:val="00AB52DA"/>
    <w:rsid w:val="00AB572B"/>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85D"/>
    <w:rsid w:val="00AF4D0D"/>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4AA"/>
    <w:rsid w:val="00B53CF1"/>
    <w:rsid w:val="00B547F9"/>
    <w:rsid w:val="00B55266"/>
    <w:rsid w:val="00B5533A"/>
    <w:rsid w:val="00B55400"/>
    <w:rsid w:val="00B558E1"/>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6E2"/>
    <w:rsid w:val="00B83A45"/>
    <w:rsid w:val="00B83AF3"/>
    <w:rsid w:val="00B83E1C"/>
    <w:rsid w:val="00B84297"/>
    <w:rsid w:val="00B84ADD"/>
    <w:rsid w:val="00B85722"/>
    <w:rsid w:val="00B85997"/>
    <w:rsid w:val="00B85FF9"/>
    <w:rsid w:val="00B860D7"/>
    <w:rsid w:val="00B8631F"/>
    <w:rsid w:val="00B86577"/>
    <w:rsid w:val="00B86F89"/>
    <w:rsid w:val="00B87310"/>
    <w:rsid w:val="00B87466"/>
    <w:rsid w:val="00B87589"/>
    <w:rsid w:val="00B876C7"/>
    <w:rsid w:val="00B8783B"/>
    <w:rsid w:val="00B911C4"/>
    <w:rsid w:val="00B916CD"/>
    <w:rsid w:val="00B9181C"/>
    <w:rsid w:val="00B918FE"/>
    <w:rsid w:val="00B923D9"/>
    <w:rsid w:val="00B92A0E"/>
    <w:rsid w:val="00B92C2A"/>
    <w:rsid w:val="00B934CB"/>
    <w:rsid w:val="00B93852"/>
    <w:rsid w:val="00B93D5B"/>
    <w:rsid w:val="00B94274"/>
    <w:rsid w:val="00B943C3"/>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5325"/>
    <w:rsid w:val="00CC55BD"/>
    <w:rsid w:val="00CC582D"/>
    <w:rsid w:val="00CC5C59"/>
    <w:rsid w:val="00CC602D"/>
    <w:rsid w:val="00CC60F2"/>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AE6"/>
    <w:rsid w:val="00CF2B25"/>
    <w:rsid w:val="00CF2C16"/>
    <w:rsid w:val="00CF2C84"/>
    <w:rsid w:val="00CF2E44"/>
    <w:rsid w:val="00CF2EDF"/>
    <w:rsid w:val="00CF3436"/>
    <w:rsid w:val="00CF375B"/>
    <w:rsid w:val="00CF3797"/>
    <w:rsid w:val="00CF3A45"/>
    <w:rsid w:val="00CF3F01"/>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84"/>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46E"/>
    <w:rsid w:val="00D7456D"/>
    <w:rsid w:val="00D747F0"/>
    <w:rsid w:val="00D74D2B"/>
    <w:rsid w:val="00D74D9E"/>
    <w:rsid w:val="00D752F6"/>
    <w:rsid w:val="00D755AD"/>
    <w:rsid w:val="00D755B0"/>
    <w:rsid w:val="00D755C3"/>
    <w:rsid w:val="00D75DB9"/>
    <w:rsid w:val="00D760E6"/>
    <w:rsid w:val="00D76132"/>
    <w:rsid w:val="00D76133"/>
    <w:rsid w:val="00D76152"/>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2173"/>
    <w:rsid w:val="00D824F8"/>
    <w:rsid w:val="00D825F1"/>
    <w:rsid w:val="00D82E36"/>
    <w:rsid w:val="00D82FCE"/>
    <w:rsid w:val="00D831AF"/>
    <w:rsid w:val="00D83312"/>
    <w:rsid w:val="00D83669"/>
    <w:rsid w:val="00D83AF8"/>
    <w:rsid w:val="00D83C10"/>
    <w:rsid w:val="00D842D3"/>
    <w:rsid w:val="00D8437F"/>
    <w:rsid w:val="00D85173"/>
    <w:rsid w:val="00D8528F"/>
    <w:rsid w:val="00D856B6"/>
    <w:rsid w:val="00D85828"/>
    <w:rsid w:val="00D859AE"/>
    <w:rsid w:val="00D85D85"/>
    <w:rsid w:val="00D861CA"/>
    <w:rsid w:val="00D863C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785"/>
    <w:rsid w:val="00E01D09"/>
    <w:rsid w:val="00E01F1B"/>
    <w:rsid w:val="00E020AC"/>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501E"/>
    <w:rsid w:val="00E85037"/>
    <w:rsid w:val="00E85205"/>
    <w:rsid w:val="00E8560D"/>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6449"/>
    <w:rsid w:val="00F267E0"/>
    <w:rsid w:val="00F26832"/>
    <w:rsid w:val="00F270D4"/>
    <w:rsid w:val="00F273CF"/>
    <w:rsid w:val="00F3006D"/>
    <w:rsid w:val="00F30843"/>
    <w:rsid w:val="00F30988"/>
    <w:rsid w:val="00F30C52"/>
    <w:rsid w:val="00F30E10"/>
    <w:rsid w:val="00F30EAD"/>
    <w:rsid w:val="00F30FC6"/>
    <w:rsid w:val="00F310BC"/>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BF8"/>
    <w:rsid w:val="00F47180"/>
    <w:rsid w:val="00F471C4"/>
    <w:rsid w:val="00F47F26"/>
    <w:rsid w:val="00F5003A"/>
    <w:rsid w:val="00F50462"/>
    <w:rsid w:val="00F50471"/>
    <w:rsid w:val="00F50908"/>
    <w:rsid w:val="00F51246"/>
    <w:rsid w:val="00F51286"/>
    <w:rsid w:val="00F51584"/>
    <w:rsid w:val="00F51652"/>
    <w:rsid w:val="00F52182"/>
    <w:rsid w:val="00F52310"/>
    <w:rsid w:val="00F5348A"/>
    <w:rsid w:val="00F536C4"/>
    <w:rsid w:val="00F5382F"/>
    <w:rsid w:val="00F53A4C"/>
    <w:rsid w:val="00F53B3D"/>
    <w:rsid w:val="00F53B4B"/>
    <w:rsid w:val="00F53C7E"/>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eveloper.mozilla.org/en-US/docs/Web/CSS/position" TargetMode="External"/><Relationship Id="rId26" Type="http://schemas.openxmlformats.org/officeDocument/2006/relationships/image" Target="media/image15.png"/><Relationship Id="rId39" Type="http://schemas.openxmlformats.org/officeDocument/2006/relationships/hyperlink" Target="https://developer.mozilla.org/en-US/docs/Web/CSS/flex" TargetMode="External"/><Relationship Id="rId21" Type="http://schemas.openxmlformats.org/officeDocument/2006/relationships/image" Target="media/image12.png"/><Relationship Id="rId34" Type="http://schemas.openxmlformats.org/officeDocument/2006/relationships/hyperlink" Target="https://developer.mozilla.org/en-US/docs/Web/CSS/align-items" TargetMode="External"/><Relationship Id="rId42" Type="http://schemas.openxmlformats.org/officeDocument/2006/relationships/hyperlink" Target="https://zellwk.com/blog/9-important-css-properties-you-must-know/"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openxmlformats.org/officeDocument/2006/relationships/hyperlink" Target="https://developer.mozilla.org/en-US/docs/Web/CSS/flex-direction" TargetMode="External"/><Relationship Id="rId32" Type="http://schemas.openxmlformats.org/officeDocument/2006/relationships/hyperlink" Target="https://developer.mozilla.org/en-US/docs/Web/CSS/flex-wra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en.wikipedia.org/wiki/HTML" TargetMode="External"/><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mozilla.org/en-US/docs/Web/CSS/display" TargetMode="External"/><Relationship Id="rId35" Type="http://schemas.openxmlformats.org/officeDocument/2006/relationships/image" Target="media/image20.png"/><Relationship Id="rId43" Type="http://schemas.openxmlformats.org/officeDocument/2006/relationships/hyperlink" Target="http://en.wikipedia.org/wiki/Fragment_identifier"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eveloper.mozilla.org/en-US/docs/Web/CSS/displa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HTML" TargetMode="External"/><Relationship Id="rId59" Type="http://schemas.openxmlformats.org/officeDocument/2006/relationships/hyperlink" Target="https://en.wikipedia.org/wiki/POST_(HTTP)" TargetMode="External"/><Relationship Id="rId20" Type="http://schemas.openxmlformats.org/officeDocument/2006/relationships/image" Target="media/image11.png"/><Relationship Id="rId41" Type="http://schemas.openxmlformats.org/officeDocument/2006/relationships/hyperlink" Target="https://www.taniarascia.com/overview-of-css-concepts/" TargetMode="External"/><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CSS/CSS_Grid_Layout" TargetMode="External"/><Relationship Id="rId28" Type="http://schemas.openxmlformats.org/officeDocument/2006/relationships/image" Target="media/image17.png"/><Relationship Id="rId36" Type="http://schemas.openxmlformats.org/officeDocument/2006/relationships/hyperlink" Target="https://developer.mozilla.org/en-US/docs/Web/CSS/justify-content" TargetMode="External"/><Relationship Id="rId49" Type="http://schemas.openxmlformats.org/officeDocument/2006/relationships/image" Target="media/image26.png"/><Relationship Id="rId57" Type="http://schemas.openxmlformats.org/officeDocument/2006/relationships/image" Target="media/image34.gif"/><Relationship Id="rId10" Type="http://schemas.openxmlformats.org/officeDocument/2006/relationships/image" Target="media/image3.png"/><Relationship Id="rId31" Type="http://schemas.openxmlformats.org/officeDocument/2006/relationships/hyperlink" Target="https://developer.mozilla.org/en-US/docs/Web/CSS/flex-basis" TargetMode="External"/><Relationship Id="rId44" Type="http://schemas.openxmlformats.org/officeDocument/2006/relationships/hyperlink" Target="https://stackoverflow.com/questions/6351570/what-is-the-difference-between-javascripts-getelementbyid-and-getelementsbyna" TargetMode="External"/><Relationship Id="rId52" Type="http://schemas.openxmlformats.org/officeDocument/2006/relationships/image" Target="media/image29.jpeg"/><Relationship Id="rId60" Type="http://schemas.openxmlformats.org/officeDocument/2006/relationships/hyperlink" Target="https://en.wikipedia.org/wiki/Form_(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57795</TotalTime>
  <Pages>51</Pages>
  <Words>13129</Words>
  <Characters>74839</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87793</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8732</cp:revision>
  <cp:lastPrinted>2019-08-11T03:38:00Z</cp:lastPrinted>
  <dcterms:created xsi:type="dcterms:W3CDTF">2019-06-23T17:08:00Z</dcterms:created>
  <dcterms:modified xsi:type="dcterms:W3CDTF">2021-01-15T06:10:00Z</dcterms:modified>
</cp:coreProperties>
</file>