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45EBDB2" w:rsidR="0060399D" w:rsidRPr="0060399D" w:rsidRDefault="0060399D" w:rsidP="000C5F40">
      <w:pPr>
        <w:pStyle w:val="Heading2"/>
      </w:pPr>
      <w:r>
        <w:t>HTML Basic</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w:t>
      </w:r>
      <w:proofErr w:type="spellStart"/>
      <w:r>
        <w:rPr>
          <w:rStyle w:val="HTMLCode"/>
          <w:rFonts w:ascii="Consolas" w:hAnsi="Consolas"/>
          <w:color w:val="000000"/>
        </w:rPr>
        <w:t>en</w:t>
      </w:r>
      <w:proofErr w:type="spellEnd"/>
      <w:r>
        <w:rPr>
          <w:rStyle w:val="HTMLCode"/>
          <w:rFonts w:ascii="Consolas" w:hAnsi="Consolas"/>
          <w:color w:val="000000"/>
        </w:rPr>
        <w:t>"&gt;</w:t>
      </w:r>
      <w:r>
        <w:rPr>
          <w:rFonts w:ascii="Segoe UI" w:hAnsi="Segoe UI" w:cs="Segoe UI"/>
          <w:color w:val="000000"/>
          <w:sz w:val="21"/>
          <w:szCs w:val="21"/>
        </w:rPr>
        <w:t>, the attribute </w:t>
      </w:r>
      <w:r>
        <w:rPr>
          <w:rStyle w:val="HTMLCode"/>
          <w:rFonts w:ascii="Consolas" w:hAnsi="Consolas"/>
          <w:color w:val="000000"/>
        </w:rPr>
        <w:t>lang="</w:t>
      </w:r>
      <w:proofErr w:type="spellStart"/>
      <w:r>
        <w:rPr>
          <w:rStyle w:val="HTMLCode"/>
          <w:rFonts w:ascii="Consolas" w:hAnsi="Consolas"/>
          <w:color w:val="000000"/>
        </w:rPr>
        <w:t>en</w:t>
      </w:r>
      <w:proofErr w:type="spellEnd"/>
      <w:r>
        <w:rPr>
          <w:rStyle w:val="HTMLCode"/>
          <w:rFonts w:ascii="Consolas" w:hAnsi="Consolas"/>
          <w:color w:val="000000"/>
        </w:rPr>
        <w:t>"</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&lt;</w:t>
      </w:r>
      <w:proofErr w:type="spellStart"/>
      <w:r>
        <w:rPr>
          <w:color w:val="000000"/>
        </w:rPr>
        <w:t>img</w:t>
      </w:r>
      <w:proofErr w:type="spellEnd"/>
      <w:r>
        <w:rPr>
          <w:color w:val="000000"/>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w:t>
      </w:r>
      <w:proofErr w:type="spellStart"/>
      <w:r w:rsidRPr="00531BE9">
        <w:rPr>
          <w:rStyle w:val="color-new"/>
        </w:rPr>
        <w:t>em</w:t>
      </w:r>
      <w:proofErr w:type="spellEnd"/>
      <w:r w:rsidRPr="00531BE9">
        <w:rPr>
          <w:rStyle w:val="color-new"/>
        </w:rPr>
        <w:t>&gt;</w:t>
      </w:r>
      <w:r w:rsidRPr="00531BE9">
        <w:t>markup</w:t>
      </w:r>
      <w:r w:rsidRPr="00531BE9">
        <w:rPr>
          <w:rStyle w:val="color-new"/>
        </w:rPr>
        <w:t>&lt;/</w:t>
      </w:r>
      <w:proofErr w:type="spellStart"/>
      <w:r w:rsidRPr="00531BE9">
        <w:rPr>
          <w:rStyle w:val="color-new"/>
        </w:rPr>
        <w:t>em</w:t>
      </w:r>
      <w:proofErr w:type="spellEnd"/>
      <w:r w:rsidRPr="00531BE9">
        <w:rPr>
          <w:rStyle w:val="color-new"/>
        </w:rPr>
        <w:t>&gt;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w:t>
      </w:r>
      <w:proofErr w:type="spellStart"/>
      <w:r>
        <w:rPr>
          <w:rStyle w:val="HTMLCode"/>
          <w:rFonts w:ascii="Consolas" w:eastAsiaTheme="minorHAnsi" w:hAnsi="Consolas"/>
          <w:color w:val="000000"/>
        </w:rPr>
        <w:t>hr</w:t>
      </w:r>
      <w:proofErr w:type="spellEnd"/>
      <w:r>
        <w:rPr>
          <w:rStyle w:val="HTMLCode"/>
          <w:rFonts w:ascii="Consolas" w:eastAsiaTheme="minorHAnsi" w:hAnsi="Consolas"/>
          <w:color w:val="000000"/>
        </w:rPr>
        <w:t>&gt;</w:t>
      </w:r>
      <w:r>
        <w:rPr>
          <w:rFonts w:ascii="Segoe UI" w:hAnsi="Segoe UI" w:cs="Segoe UI"/>
          <w:color w:val="000000"/>
          <w:sz w:val="21"/>
          <w:szCs w:val="21"/>
        </w:rPr>
        <w:t> is used to draw a horizontal rule; </w:t>
      </w:r>
      <w:r>
        <w:rPr>
          <w:rStyle w:val="HTMLCode"/>
          <w:rFonts w:ascii="Consolas" w:eastAsiaTheme="minorHAnsi" w:hAnsi="Consolas"/>
          <w:color w:val="000000"/>
        </w:rPr>
        <w:t>&lt;</w:t>
      </w:r>
      <w:proofErr w:type="spellStart"/>
      <w:r>
        <w:rPr>
          <w:rStyle w:val="HTMLCode"/>
          <w:rFonts w:ascii="Consolas" w:eastAsiaTheme="minorHAnsi" w:hAnsi="Consolas"/>
          <w:color w:val="000000"/>
        </w:rPr>
        <w:t>br</w:t>
      </w:r>
      <w:proofErr w:type="spellEnd"/>
      <w:r>
        <w:rPr>
          <w:rStyle w:val="HTMLCode"/>
          <w:rFonts w:ascii="Consolas" w:eastAsiaTheme="minorHAnsi" w:hAnsi="Consolas"/>
          <w:color w:val="000000"/>
        </w:rPr>
        <w:t>&gt;</w:t>
      </w:r>
      <w:r>
        <w:rPr>
          <w:rFonts w:ascii="Segoe UI" w:hAnsi="Segoe UI" w:cs="Segoe UI"/>
          <w:color w:val="000000"/>
          <w:sz w:val="21"/>
          <w:szCs w:val="21"/>
        </w:rPr>
        <w:t> to introduce a manual line-break; and </w:t>
      </w:r>
      <w:r>
        <w:rPr>
          <w:rStyle w:val="HTMLCode"/>
          <w:rFonts w:ascii="Consolas" w:eastAsiaTheme="minorHAnsi" w:hAnsi="Consolas"/>
          <w:color w:val="000000"/>
        </w:rPr>
        <w:t>&lt;</w:t>
      </w:r>
      <w:proofErr w:type="spellStart"/>
      <w:r>
        <w:rPr>
          <w:rStyle w:val="HTMLCode"/>
          <w:rFonts w:ascii="Consolas" w:eastAsiaTheme="minorHAnsi" w:hAnsi="Consolas"/>
          <w:color w:val="000000"/>
        </w:rPr>
        <w:t>img</w:t>
      </w:r>
      <w:proofErr w:type="spellEnd"/>
      <w:r>
        <w:rPr>
          <w:rStyle w:val="HTMLCode"/>
          <w:rFonts w:ascii="Consolas" w:eastAsiaTheme="minorHAnsi" w:hAnsi="Consolas"/>
          <w:color w:val="000000"/>
        </w:rPr>
        <w:t>&gt;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br</w:t>
      </w:r>
      <w:proofErr w:type="spellEnd"/>
      <w:r>
        <w:rPr>
          <w:rStyle w:val="color-new"/>
          <w:rFonts w:ascii="Consolas" w:hAnsi="Consolas"/>
          <w:color w:val="E31B23"/>
        </w:rPr>
        <w:t xml:space="preserve"> /&gt;</w:t>
      </w:r>
    </w:p>
    <w:p w14:paraId="36AA3919"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hr</w:t>
      </w:r>
      <w:proofErr w:type="spellEnd"/>
      <w:r>
        <w:rPr>
          <w:rStyle w:val="color-new"/>
          <w:rFonts w:ascii="Consolas" w:hAnsi="Consolas"/>
          <w:color w:val="E31B23"/>
        </w:rPr>
        <w:t xml:space="preserve">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w:t>
      </w:r>
      <w:proofErr w:type="spellStart"/>
      <w:r>
        <w:rPr>
          <w:rStyle w:val="color-new"/>
          <w:rFonts w:ascii="Consolas" w:hAnsi="Consolas"/>
          <w:color w:val="E31B23"/>
        </w:rPr>
        <w:t>img</w:t>
      </w:r>
      <w:proofErr w:type="spellEnd"/>
      <w:r>
        <w:rPr>
          <w:rStyle w:val="color-new"/>
          <w:rFonts w:ascii="Consolas" w:hAnsi="Consolas"/>
          <w:color w:val="E31B23"/>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quot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lt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gt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nbsp</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quot</w:t>
            </w:r>
            <w:proofErr w:type="spellEnd"/>
            <w:r w:rsidRPr="00A64F59">
              <w:rPr>
                <w:rFonts w:ascii="Calibri" w:eastAsia="Times New Roman" w:hAnsi="Calibri" w:cs="Calibri"/>
                <w:b/>
                <w:bCs/>
                <w:color w:val="FF0000"/>
              </w:rPr>
              <w: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lt</w:t>
            </w:r>
            <w:proofErr w:type="spellEnd"/>
            <w:r w:rsidRPr="00A64F59">
              <w:rPr>
                <w:rFonts w:ascii="Calibri" w:eastAsia="Times New Roman" w:hAnsi="Calibri" w:cs="Calibri"/>
                <w:b/>
                <w:bCs/>
                <w:color w:val="FF0000"/>
              </w:rPr>
              <w: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gt</w:t>
            </w:r>
            <w:proofErr w:type="spellEnd"/>
            <w:r w:rsidRPr="00A64F59">
              <w:rPr>
                <w:rFonts w:ascii="Calibri" w:eastAsia="Times New Roman" w:hAnsi="Calibri" w:cs="Calibri"/>
                <w:b/>
                <w:bCs/>
                <w:color w:val="FF0000"/>
              </w:rPr>
              <w: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nbsp</w:t>
            </w:r>
            <w:proofErr w:type="spellEnd"/>
            <w:r w:rsidRPr="00A64F59">
              <w:rPr>
                <w:rFonts w:ascii="Calibri" w:eastAsia="Times New Roman" w:hAnsi="Calibri" w:cs="Calibri"/>
                <w:b/>
                <w:bCs/>
                <w:color w:val="FF0000"/>
              </w:rPr>
              <w:t>;</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&amp;harr; &amp;</w:t>
            </w:r>
            <w:proofErr w:type="spellStart"/>
            <w:r w:rsidRPr="00A64F59">
              <w:rPr>
                <w:rFonts w:ascii="Calibri" w:eastAsia="Times New Roman" w:hAnsi="Calibri" w:cs="Calibri"/>
              </w:rPr>
              <w:t>hArr</w:t>
            </w:r>
            <w:proofErr w:type="spellEnd"/>
            <w:r w:rsidRPr="00A64F59">
              <w:rPr>
                <w:rFonts w:ascii="Calibri" w:eastAsia="Times New Roman" w:hAnsi="Calibri" w:cs="Calibri"/>
              </w:rPr>
              <w:t>;</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w:t>
            </w:r>
            <w:proofErr w:type="spellStart"/>
            <w:r w:rsidRPr="00A64F59">
              <w:rPr>
                <w:rFonts w:ascii="Calibri" w:eastAsia="Times New Roman" w:hAnsi="Calibri" w:cs="Calibri"/>
              </w:rPr>
              <w:t>plusmn</w:t>
            </w:r>
            <w:proofErr w:type="spellEnd"/>
            <w:r w:rsidRPr="00A64F59">
              <w:rPr>
                <w:rFonts w:ascii="Calibri" w:eastAsia="Times New Roman" w:hAnsi="Calibri" w:cs="Calibri"/>
              </w:rPr>
              <w:t>; &amp;</w:t>
            </w:r>
            <w:proofErr w:type="spellStart"/>
            <w:r w:rsidRPr="00A64F59">
              <w:rPr>
                <w:rFonts w:ascii="Calibri" w:eastAsia="Times New Roman" w:hAnsi="Calibri" w:cs="Calibri"/>
              </w:rPr>
              <w:t>infin</w:t>
            </w:r>
            <w:proofErr w:type="spellEnd"/>
            <w:r w:rsidRPr="00A64F59">
              <w:rPr>
                <w:rFonts w:ascii="Calibri" w:eastAsia="Times New Roman" w:hAnsi="Calibri" w:cs="Calibri"/>
              </w:rPr>
              <w:t>;</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π Π σ </w:t>
            </w:r>
            <w:proofErr w:type="spellStart"/>
            <w:r w:rsidRPr="00A64F59">
              <w:rPr>
                <w:rFonts w:ascii="Calibri" w:eastAsia="Times New Roman" w:hAnsi="Calibri" w:cs="Calibri"/>
              </w:rPr>
              <w:t>Σ</w:t>
            </w:r>
            <w:proofErr w:type="spellEnd"/>
            <w:r w:rsidRPr="00A64F59">
              <w:rPr>
                <w:rFonts w:ascii="Calibri" w:eastAsia="Times New Roman" w:hAnsi="Calibri" w:cs="Calibri"/>
              </w:rPr>
              <w:t xml:space="preserve"> ω </w:t>
            </w:r>
            <w:proofErr w:type="spellStart"/>
            <w:r w:rsidRPr="00A64F59">
              <w:rPr>
                <w:rFonts w:ascii="Calibri" w:eastAsia="Times New Roman" w:hAnsi="Calibri" w:cs="Calibri"/>
              </w:rPr>
              <w:t>Ω</w:t>
            </w:r>
            <w:proofErr w:type="spellEnd"/>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ge</w:t>
            </w:r>
            <w:proofErr w:type="spellEnd"/>
            <w:r w:rsidRPr="00A64F59">
              <w:rPr>
                <w:rFonts w:ascii="Calibri" w:eastAsia="Times New Roman" w:hAnsi="Calibri" w:cs="Calibri"/>
              </w:rPr>
              <w:t>; &amp;le; &amp;</w:t>
            </w:r>
            <w:proofErr w:type="spellStart"/>
            <w:r w:rsidRPr="00A64F59">
              <w:rPr>
                <w:rFonts w:ascii="Calibri" w:eastAsia="Times New Roman" w:hAnsi="Calibri" w:cs="Calibri"/>
              </w:rPr>
              <w:t>equiv</w:t>
            </w:r>
            <w:proofErr w:type="spellEnd"/>
            <w:r w:rsidRPr="00A64F59">
              <w:rPr>
                <w:rFonts w:ascii="Calibri" w:eastAsia="Times New Roman" w:hAnsi="Calibri" w:cs="Calibri"/>
              </w:rPr>
              <w:t>; &amp;</w:t>
            </w:r>
            <w:proofErr w:type="spellStart"/>
            <w:r w:rsidRPr="00A64F59">
              <w:rPr>
                <w:rFonts w:ascii="Calibri" w:eastAsia="Times New Roman" w:hAnsi="Calibri" w:cs="Calibri"/>
              </w:rPr>
              <w:t>asymp</w:t>
            </w:r>
            <w:proofErr w:type="spellEnd"/>
            <w:r w:rsidRPr="00A64F59">
              <w:rPr>
                <w:rFonts w:ascii="Calibri" w:eastAsia="Times New Roman" w:hAnsi="Calibri" w:cs="Calibri"/>
              </w:rPr>
              <w:t>;</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w:t>
            </w:r>
            <w:proofErr w:type="spellStart"/>
            <w:r w:rsidRPr="00A64F59">
              <w:rPr>
                <w:rFonts w:ascii="Calibri" w:eastAsia="Times New Roman" w:hAnsi="Calibri" w:cs="Calibri"/>
              </w:rPr>
              <w:t>sube</w:t>
            </w:r>
            <w:proofErr w:type="spellEnd"/>
            <w:r w:rsidRPr="00A64F59">
              <w:rPr>
                <w:rFonts w:ascii="Calibri" w:eastAsia="Times New Roman" w:hAnsi="Calibri" w:cs="Calibri"/>
              </w:rPr>
              <w:t>; &amp;supe; &amp;</w:t>
            </w:r>
            <w:proofErr w:type="spellStart"/>
            <w:r w:rsidRPr="00A64F59">
              <w:rPr>
                <w:rFonts w:ascii="Calibri" w:eastAsia="Times New Roman" w:hAnsi="Calibri" w:cs="Calibri"/>
              </w:rPr>
              <w:t>isin</w:t>
            </w:r>
            <w:proofErr w:type="spellEnd"/>
            <w:r w:rsidRPr="00A64F59">
              <w:rPr>
                <w:rFonts w:ascii="Calibri" w:eastAsia="Times New Roman" w:hAnsi="Calibri" w:cs="Calibri"/>
              </w:rPr>
              <w:t>;</w:t>
            </w:r>
          </w:p>
        </w:tc>
      </w:tr>
    </w:tbl>
    <w:p w14:paraId="0A74F3A5" w14:textId="77777777" w:rsidR="00605F88" w:rsidRDefault="00605F88" w:rsidP="00761A5E">
      <w:pPr>
        <w:pStyle w:val="Heading4"/>
      </w:pPr>
      <w:r>
        <w:t xml:space="preserve">HTML ignores extra white spaces and use </w:t>
      </w:r>
      <w:r w:rsidRPr="00925FEA">
        <w:t>&amp;</w:t>
      </w:r>
      <w:proofErr w:type="spellStart"/>
      <w:r w:rsidRPr="00925FEA">
        <w:t>nbsp</w:t>
      </w:r>
      <w:proofErr w:type="spellEnd"/>
      <w:r w:rsidRPr="00925FEA">
        <w:t>;</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w:t>
      </w:r>
      <w:proofErr w:type="spellStart"/>
      <w:r w:rsidRPr="00B144F5">
        <w:rPr>
          <w:rFonts w:ascii="Consolas" w:eastAsia="Times New Roman" w:hAnsi="Consolas" w:cs="Courier New"/>
          <w:color w:val="000000"/>
          <w:sz w:val="20"/>
          <w:szCs w:val="20"/>
        </w:rPr>
        <w:t>nbsp</w:t>
      </w:r>
      <w:proofErr w:type="spellEnd"/>
      <w:r w:rsidRPr="00B144F5">
        <w:rPr>
          <w:rFonts w:ascii="Consolas" w:eastAsia="Times New Roman" w:hAnsi="Consolas" w:cs="Courier New"/>
          <w:color w:val="000000"/>
          <w:sz w:val="20"/>
          <w:szCs w:val="20"/>
        </w:rPr>
        <w:t>;</w:t>
      </w:r>
    </w:p>
    <w:p w14:paraId="4BEEB8C5" w14:textId="77777777" w:rsidR="00605F88" w:rsidRPr="00925FEA" w:rsidRDefault="00605F88" w:rsidP="00605F88">
      <w:pPr>
        <w:pStyle w:val="Code"/>
      </w:pPr>
      <w:r w:rsidRPr="00925FEA">
        <w:t>&lt;p&gt;This paragraph contains special character &amp;</w:t>
      </w:r>
      <w:proofErr w:type="spellStart"/>
      <w:r w:rsidRPr="00925FEA">
        <w:t>quot</w:t>
      </w:r>
      <w:proofErr w:type="spellEnd"/>
      <w:r w:rsidRPr="00925FEA">
        <w:t>; &amp;</w:t>
      </w:r>
      <w:proofErr w:type="spellStart"/>
      <w:r w:rsidRPr="00925FEA">
        <w:t>lt</w:t>
      </w:r>
      <w:proofErr w:type="spellEnd"/>
      <w:r w:rsidRPr="00925FEA">
        <w:t>;, &amp;</w:t>
      </w:r>
      <w:proofErr w:type="spellStart"/>
      <w:r w:rsidRPr="00925FEA">
        <w:t>gt</w:t>
      </w:r>
      <w:proofErr w:type="spellEnd"/>
      <w:r w:rsidRPr="00925FEA">
        <w:t>; and &amp;amp;</w:t>
      </w:r>
    </w:p>
    <w:p w14:paraId="20333CBA" w14:textId="77777777" w:rsidR="00605F88" w:rsidRPr="00925FEA" w:rsidRDefault="00605F88" w:rsidP="00605F88">
      <w:pPr>
        <w:pStyle w:val="Code"/>
      </w:pPr>
      <w:r w:rsidRPr="00925FEA">
        <w:t>and those &amp;</w:t>
      </w:r>
      <w:proofErr w:type="spellStart"/>
      <w:r w:rsidRPr="00925FEA">
        <w:t>nbsp</w:t>
      </w:r>
      <w:proofErr w:type="spellEnd"/>
      <w:r w:rsidRPr="00925FEA">
        <w:t>;&amp;</w:t>
      </w:r>
      <w:proofErr w:type="spellStart"/>
      <w:r w:rsidRPr="00925FEA">
        <w:t>nbsp</w:t>
      </w:r>
      <w:proofErr w:type="spellEnd"/>
      <w:r w:rsidRPr="00925FEA">
        <w:t>; words &amp;</w:t>
      </w:r>
      <w:proofErr w:type="spellStart"/>
      <w:r w:rsidRPr="00925FEA">
        <w:t>nbsp</w:t>
      </w:r>
      <w:proofErr w:type="spellEnd"/>
      <w:r w:rsidRPr="00925FEA">
        <w:t>;&amp;</w:t>
      </w:r>
      <w:proofErr w:type="spellStart"/>
      <w:r w:rsidRPr="00925FEA">
        <w:t>nbsp</w:t>
      </w:r>
      <w:proofErr w:type="spellEnd"/>
      <w:r w:rsidRPr="00925FEA">
        <w:t>; have &amp;</w:t>
      </w:r>
      <w:proofErr w:type="spellStart"/>
      <w:r w:rsidRPr="00925FEA">
        <w:t>nbsp</w:t>
      </w:r>
      <w:proofErr w:type="spellEnd"/>
      <w:r w:rsidRPr="00925FEA">
        <w:t>;&amp;</w:t>
      </w:r>
      <w:proofErr w:type="spellStart"/>
      <w:r w:rsidRPr="00925FEA">
        <w:t>nbsp</w:t>
      </w:r>
      <w:proofErr w:type="spellEnd"/>
      <w:r w:rsidRPr="00925FEA">
        <w:t>;</w:t>
      </w:r>
    </w:p>
    <w:p w14:paraId="68AD7945" w14:textId="77777777" w:rsidR="00605F88" w:rsidRPr="00925FEA" w:rsidRDefault="00605F88" w:rsidP="00605F88">
      <w:pPr>
        <w:pStyle w:val="Code"/>
      </w:pPr>
      <w:r w:rsidRPr="00925FEA">
        <w:t>more &amp;</w:t>
      </w:r>
      <w:proofErr w:type="spellStart"/>
      <w:r w:rsidRPr="00925FEA">
        <w:t>nbsp</w:t>
      </w:r>
      <w:proofErr w:type="spellEnd"/>
      <w:r w:rsidRPr="00925FEA">
        <w:t>;&amp;</w:t>
      </w:r>
      <w:proofErr w:type="spellStart"/>
      <w:r w:rsidRPr="00925FEA">
        <w:t>nbsp</w:t>
      </w:r>
      <w:proofErr w:type="spellEnd"/>
      <w:r w:rsidRPr="00925FEA">
        <w:t>;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contains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 xml:space="preserve">&lt;link </w:t>
      </w:r>
      <w:proofErr w:type="spellStart"/>
      <w:r>
        <w:t>href</w:t>
      </w:r>
      <w:proofErr w:type="spellEnd"/>
      <w:r>
        <w:t>="</w:t>
      </w:r>
      <w:r>
        <w:rPr>
          <w:rStyle w:val="Emphasis"/>
          <w:rFonts w:ascii="Consolas" w:hAnsi="Consolas"/>
          <w:color w:val="000000"/>
        </w:rPr>
        <w:t>filename.css</w:t>
      </w:r>
      <w:r>
        <w:t xml:space="preserve">" </w:t>
      </w:r>
      <w:proofErr w:type="spellStart"/>
      <w:r>
        <w:t>rel</w:t>
      </w:r>
      <w:proofErr w:type="spellEnd"/>
      <w:r>
        <w:t>="stylesheet"&gt;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 xml:space="preserve">&lt;script </w:t>
      </w:r>
      <w:proofErr w:type="spellStart"/>
      <w:r>
        <w:t>src</w:t>
      </w:r>
      <w:proofErr w:type="spellEnd"/>
      <w:r>
        <w:t>="</w:t>
      </w:r>
      <w:r>
        <w:rPr>
          <w:rStyle w:val="Emphasis"/>
          <w:rFonts w:ascii="Consolas" w:hAnsi="Consolas"/>
          <w:color w:val="000000"/>
        </w:rPr>
        <w:t>filename.js</w:t>
      </w:r>
      <w:r>
        <w:t>"&gt;&lt;/script&gt;</w:t>
      </w:r>
    </w:p>
    <w:p w14:paraId="216F5765" w14:textId="157B8743" w:rsidR="00252C32" w:rsidRDefault="00761A5E" w:rsidP="00540620">
      <w:pPr>
        <w:pStyle w:val="Heading2"/>
      </w:pPr>
      <w:r>
        <w:t xml:space="preserve">HMTL </w:t>
      </w:r>
      <w:r w:rsidR="00FF632F">
        <w:t xml:space="preserve">visual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&lt;b&gt;, &lt;</w:t>
      </w:r>
      <w:proofErr w:type="spellStart"/>
      <w:r w:rsidR="00465CE8">
        <w:t>i</w:t>
      </w:r>
      <w:proofErr w:type="spellEnd"/>
      <w:r w:rsidR="00465CE8">
        <w:t xml:space="preserve">&gt;, &lt;u&gt;, </w:t>
      </w:r>
      <w:r w:rsidR="004D53E5">
        <w:t>&lt;</w:t>
      </w:r>
      <w:proofErr w:type="spellStart"/>
      <w:r w:rsidRPr="006E295E">
        <w:t>em</w:t>
      </w:r>
      <w:proofErr w:type="spellEnd"/>
      <w:r w:rsidRPr="006E295E">
        <w:t>&gt;,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w:t>
      </w:r>
      <w:proofErr w:type="spellStart"/>
      <w:r w:rsidR="00EA2C2C">
        <w:t>img</w:t>
      </w:r>
      <w:proofErr w:type="spellEnd"/>
      <w:r w:rsidR="00EA2C2C">
        <w:t>&gt;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w:t>
      </w:r>
      <w:proofErr w:type="spellStart"/>
      <w:r w:rsidR="00E40FD8" w:rsidRPr="00F51584">
        <w:rPr>
          <w:b/>
          <w:bCs/>
        </w:rPr>
        <w:t>br</w:t>
      </w:r>
      <w:proofErr w:type="spellEnd"/>
      <w:r w:rsidR="00E40FD8" w:rsidRPr="00F51584">
        <w:rPr>
          <w:b/>
          <w:bCs/>
        </w:rPr>
        <w:t>&gt;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w:t>
      </w:r>
      <w:proofErr w:type="spellStart"/>
      <w:r w:rsidR="009577E2" w:rsidRPr="00F51584">
        <w:rPr>
          <w:b/>
          <w:bCs/>
        </w:rPr>
        <w:t>hr</w:t>
      </w:r>
      <w:proofErr w:type="spellEnd"/>
      <w:r w:rsidR="009577E2" w:rsidRPr="00F51584">
        <w:rPr>
          <w:b/>
          <w:bCs/>
        </w:rPr>
        <w:t>&gt;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w:t>
      </w:r>
      <w:proofErr w:type="spellStart"/>
      <w:r>
        <w:t>args</w:t>
      </w:r>
      <w:proofErr w:type="spellEnd"/>
      <w:r>
        <w:t>) {</w:t>
      </w:r>
    </w:p>
    <w:p w14:paraId="4E3778BA" w14:textId="77777777" w:rsidR="00BA3F4B" w:rsidRDefault="00BA3F4B" w:rsidP="00D764B6">
      <w:pPr>
        <w:pStyle w:val="Code"/>
      </w:pPr>
      <w:r>
        <w:t xml:space="preserve">      </w:t>
      </w:r>
      <w:proofErr w:type="spellStart"/>
      <w:r>
        <w:t>System.out.println</w:t>
      </w:r>
      <w:proofErr w:type="spellEnd"/>
      <w:r>
        <w:t>("Hello");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w:t>
      </w:r>
      <w:proofErr w:type="spellStart"/>
      <w:r>
        <w:t>args</w:t>
      </w:r>
      <w:proofErr w:type="spellEnd"/>
      <w:r>
        <w:t>) {</w:t>
      </w:r>
    </w:p>
    <w:p w14:paraId="6E41E83F" w14:textId="77777777" w:rsidR="00BA3F4B" w:rsidRDefault="00BA3F4B" w:rsidP="00D764B6">
      <w:pPr>
        <w:pStyle w:val="Code"/>
      </w:pPr>
      <w:r>
        <w:t xml:space="preserve">      </w:t>
      </w:r>
      <w:proofErr w:type="spellStart"/>
      <w:r>
        <w:t>System.out.println</w:t>
      </w:r>
      <w:proofErr w:type="spellEnd"/>
      <w:r>
        <w:t>("Hello");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
    <w:p w14:paraId="66AC4909" w14:textId="77777777" w:rsidR="00BA3F4B" w:rsidRDefault="00BA3F4B" w:rsidP="00BB39D6">
      <w:pPr>
        <w:pStyle w:val="Code"/>
      </w:pPr>
      <w:r>
        <w:t xml:space="preserve">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p>
    <w:p w14:paraId="7A7ABE8D" w14:textId="77777777" w:rsidR="00BA3F4B" w:rsidRDefault="00BA3F4B" w:rsidP="00BB39D6">
      <w:pPr>
        <w:pStyle w:val="Code"/>
      </w:pPr>
      <w: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
    <w:p w14:paraId="51ED10B9" w14:textId="77777777" w:rsidR="00BA3F4B" w:rsidRDefault="00BA3F4B" w:rsidP="00BB39D6">
      <w:pPr>
        <w:pStyle w:val="Code"/>
      </w:pP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
    <w:p w14:paraId="0EA75975" w14:textId="77777777" w:rsidR="00BA3F4B" w:rsidRDefault="00BA3F4B" w:rsidP="00BB39D6">
      <w:pPr>
        <w:pStyle w:val="Code"/>
      </w:pP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p>
    <w:p w14:paraId="451FA596" w14:textId="77777777" w:rsidR="00BA3F4B" w:rsidRDefault="00BA3F4B" w:rsidP="00BB39D6">
      <w:pPr>
        <w:pStyle w:val="Code"/>
      </w:pPr>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
    <w:p w14:paraId="6A203B4A" w14:textId="77777777" w:rsidR="00BA3F4B" w:rsidRDefault="00BA3F4B" w:rsidP="00BB39D6">
      <w:pPr>
        <w:pStyle w:val="Code"/>
        <w:rPr>
          <w:rFonts w:cs="Courier New"/>
          <w:sz w:val="20"/>
          <w:szCs w:val="20"/>
        </w:rPr>
      </w:pP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proofErr w:type="spellStart"/>
      <w:r w:rsidR="005A3720">
        <w:t>img</w:t>
      </w:r>
      <w:proofErr w:type="spellEnd"/>
      <w:r w:rsidR="005A3720">
        <w:t xml:space="preserve">, video, iframe, </w:t>
      </w:r>
      <w:r w:rsidR="001064A6">
        <w:t xml:space="preserve">input, button, </w:t>
      </w:r>
      <w:r w:rsidR="000C2722">
        <w:t xml:space="preserve">strong, </w:t>
      </w:r>
      <w:proofErr w:type="spellStart"/>
      <w:r w:rsidR="000C2722">
        <w:t>em</w:t>
      </w:r>
      <w:proofErr w:type="spellEnd"/>
      <w:r w:rsidR="000C2722">
        <w:t xml:space="preserve">, code, q, </w:t>
      </w:r>
      <w:r w:rsidR="005F7283">
        <w:t xml:space="preserve">b, </w:t>
      </w:r>
      <w:proofErr w:type="spellStart"/>
      <w:r w:rsidR="005F7283">
        <w:t>i</w:t>
      </w:r>
      <w:proofErr w:type="spellEnd"/>
      <w:r w:rsidR="005F7283">
        <w:t>,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&lt;input&gt;, &lt;</w:t>
      </w:r>
      <w:proofErr w:type="spellStart"/>
      <w:r w:rsidR="00933C01">
        <w:rPr>
          <w:rFonts w:ascii="Segoe UI" w:hAnsi="Segoe UI" w:cs="Segoe UI"/>
          <w:color w:val="000000"/>
          <w:sz w:val="21"/>
          <w:szCs w:val="21"/>
          <w:shd w:val="clear" w:color="auto" w:fill="FFFFFF"/>
        </w:rPr>
        <w:t>img</w:t>
      </w:r>
      <w:proofErr w:type="spellEnd"/>
      <w:r w:rsidR="00933C01">
        <w:rPr>
          <w:rFonts w:ascii="Segoe UI" w:hAnsi="Segoe UI" w:cs="Segoe UI"/>
          <w:color w:val="000000"/>
          <w:sz w:val="21"/>
          <w:szCs w:val="21"/>
          <w:shd w:val="clear" w:color="auto" w:fill="FFFFFF"/>
        </w:rPr>
        <w:t xml:space="preserve">&gt;,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b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sample</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 xml:space="preserve"> exercitation </w:t>
      </w:r>
      <w:proofErr w:type="spellStart"/>
      <w:r>
        <w:t>ullamco</w:t>
      </w:r>
      <w:proofErr w:type="spellEnd"/>
      <w:r>
        <w:t xml:space="preserve"> </w:t>
      </w:r>
      <w:proofErr w:type="spellStart"/>
      <w:r>
        <w:t>laboris</w:t>
      </w:r>
      <w:proofErr w:type="spellEnd"/>
      <w:r>
        <w:t xml:space="preserve"> nisi </w:t>
      </w:r>
      <w:r>
        <w:br/>
      </w:r>
      <w:proofErr w:type="spellStart"/>
      <w:r>
        <w:t>ut</w:t>
      </w:r>
      <w:proofErr w:type="spellEnd"/>
      <w:r>
        <w:t xml:space="preserve"> </w:t>
      </w:r>
      <w:r>
        <w:rPr>
          <w:rStyle w:val="color-new"/>
          <w:rFonts w:ascii="Consolas" w:hAnsi="Consolas"/>
          <w:color w:val="E31B23"/>
        </w:rPr>
        <w:t>&lt;code&gt;</w:t>
      </w:r>
      <w:r>
        <w:t>code</w:t>
      </w:r>
      <w:r>
        <w:rPr>
          <w:rStyle w:val="color-new"/>
          <w:rFonts w:ascii="Consolas" w:hAnsi="Consolas"/>
          <w:color w:val="E31B23"/>
        </w:rPr>
        <w:t>&lt;/code&gt;</w:t>
      </w:r>
      <w:r>
        <w:t xml:space="preserve"> ex </w:t>
      </w:r>
      <w:proofErr w:type="spellStart"/>
      <w:r>
        <w:t>ea</w:t>
      </w:r>
      <w:proofErr w:type="spellEnd"/>
      <w:r>
        <w:t xml:space="preserve"> </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keyboard</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r>
        <w:br/>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r>
        <w:br/>
      </w:r>
      <w:proofErr w:type="spellStart"/>
      <w:r>
        <w:t>Excepteur</w:t>
      </w:r>
      <w:proofErr w:type="spellEnd"/>
      <w:r>
        <w:t xml:space="preserve"> </w:t>
      </w:r>
      <w:r>
        <w:rPr>
          <w:rStyle w:val="color-new"/>
          <w:rFonts w:ascii="Consolas" w:hAnsi="Consolas"/>
          <w:color w:val="E31B23"/>
        </w:rPr>
        <w:t>&lt;ins&gt;</w:t>
      </w:r>
      <w:r>
        <w:t>insert</w:t>
      </w:r>
      <w:r>
        <w:rPr>
          <w:rStyle w:val="color-new"/>
          <w:rFonts w:ascii="Consolas" w:hAnsi="Consolas"/>
          <w:color w:val="E31B23"/>
        </w:rPr>
        <w:t>&lt;/ins&gt;</w:t>
      </w:r>
      <w:r>
        <w:t xml:space="preserve"> </w:t>
      </w:r>
      <w:proofErr w:type="spellStart"/>
      <w:r>
        <w:t>occaecat</w:t>
      </w:r>
      <w:proofErr w:type="spellEnd"/>
      <w:r>
        <w:t xml:space="preserve"> </w:t>
      </w:r>
      <w:r>
        <w:rPr>
          <w:rStyle w:val="color-new"/>
          <w:rFonts w:ascii="Consolas" w:hAnsi="Consolas"/>
          <w:color w:val="E31B23"/>
        </w:rPr>
        <w:t>&lt;del&gt;</w:t>
      </w:r>
      <w:r>
        <w:t>delete</w:t>
      </w:r>
      <w:r>
        <w:rPr>
          <w:rStyle w:val="color-new"/>
          <w:rFonts w:ascii="Consolas" w:hAnsi="Consolas"/>
          <w:color w:val="E31B23"/>
        </w:rPr>
        <w:t>&lt;/del&gt;</w:t>
      </w:r>
      <w:r>
        <w:t xml:space="preserve"> non </w:t>
      </w:r>
      <w:proofErr w:type="spellStart"/>
      <w:r>
        <w:t>proident</w:t>
      </w:r>
      <w:proofErr w:type="spellEnd"/>
      <w:r>
        <w:t>,</w:t>
      </w:r>
    </w:p>
    <w:p w14:paraId="0D88EB8F" w14:textId="77777777" w:rsidR="005B057B" w:rsidRDefault="005B057B" w:rsidP="005B057B">
      <w:pPr>
        <w:pStyle w:val="Code"/>
      </w:pPr>
      <w:r>
        <w:t xml:space="preserve">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 xml:space="preserve">Lorem curly quoted,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sed do </w:t>
      </w:r>
      <w:r>
        <w:rPr>
          <w:rStyle w:val="HTMLCite"/>
          <w:rFonts w:ascii="Segoe UI" w:hAnsi="Segoe UI" w:cs="Segoe UI"/>
          <w:color w:val="000000"/>
        </w:rPr>
        <w:t>citation</w:t>
      </w:r>
      <w:r>
        <w:t>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w:t>
      </w:r>
      <w:r>
        <w:rPr>
          <w:rStyle w:val="HTMLSample"/>
          <w:rFonts w:eastAsiaTheme="minorHAnsi"/>
          <w:color w:val="000000"/>
        </w:rPr>
        <w:t>sample</w:t>
      </w:r>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w:t>
      </w:r>
      <w:r>
        <w:rPr>
          <w:rStyle w:val="HTMLCode"/>
          <w:rFonts w:ascii="Consolas" w:eastAsiaTheme="majorEastAsia" w:hAnsi="Consolas"/>
          <w:color w:val="000000"/>
        </w:rPr>
        <w:t>code</w:t>
      </w:r>
      <w:r>
        <w:t xml:space="preserve"> ex </w:t>
      </w:r>
      <w:proofErr w:type="spellStart"/>
      <w:r>
        <w:t>ea</w:t>
      </w:r>
      <w:proofErr w:type="spellEnd"/>
      <w:r>
        <w:t> </w:t>
      </w:r>
      <w:r>
        <w:rPr>
          <w:rStyle w:val="HTMLKeyboard"/>
          <w:rFonts w:eastAsiaTheme="majorEastAsia"/>
          <w:color w:val="000000"/>
        </w:rPr>
        <w:t>keyboard</w:t>
      </w:r>
      <w:r>
        <w:t>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w:t>
      </w:r>
      <w:ins w:id="0" w:author="Unknown">
        <w:r>
          <w:t>insert</w:t>
        </w:r>
      </w:ins>
      <w:r>
        <w:t> </w:t>
      </w:r>
      <w:proofErr w:type="spellStart"/>
      <w:r>
        <w:t>occaecat</w:t>
      </w:r>
      <w:proofErr w:type="spellEnd"/>
      <w:r>
        <w:t> </w:t>
      </w:r>
      <w:del w:id="1" w:author="Unknown">
        <w:r>
          <w:delText>delete</w:delText>
        </w:r>
      </w:del>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w:t>
      </w:r>
      <w:proofErr w:type="spellStart"/>
      <w:r w:rsidR="00102B74">
        <w:rPr>
          <w:rStyle w:val="HTMLCode"/>
          <w:rFonts w:ascii="Consolas" w:eastAsiaTheme="majorEastAsia" w:hAnsi="Consolas"/>
          <w:color w:val="000000"/>
        </w:rPr>
        <w:t>i</w:t>
      </w:r>
      <w:proofErr w:type="spellEnd"/>
      <w:r w:rsidR="00102B74">
        <w:rPr>
          <w:rStyle w:val="HTMLCode"/>
          <w:rFonts w:ascii="Consolas" w:eastAsiaTheme="majorEastAsia" w:hAnsi="Consolas"/>
          <w:color w:val="000000"/>
        </w:rPr>
        <w:t>&gt;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w:t>
      </w:r>
      <w:proofErr w:type="spellStart"/>
      <w:r w:rsidR="00995986">
        <w:t>img</w:t>
      </w:r>
      <w:proofErr w:type="spellEnd"/>
      <w:r w:rsidR="00995986">
        <w:t>)</w:t>
      </w:r>
    </w:p>
    <w:p w14:paraId="54040264" w14:textId="053B4C2C" w:rsidR="008176C6" w:rsidRPr="008176C6" w:rsidRDefault="008176C6" w:rsidP="008176C6">
      <w:r>
        <w:t>&lt;</w:t>
      </w:r>
      <w:proofErr w:type="spellStart"/>
      <w:r>
        <w:t>img</w:t>
      </w:r>
      <w:proofErr w:type="spellEnd"/>
      <w:r>
        <w:t>&gt;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proofErr w:type="spellStart"/>
      <w:r>
        <w:rPr>
          <w:rFonts w:ascii="Consolas" w:hAnsi="Consolas"/>
          <w:color w:val="000000"/>
        </w:rPr>
        <w:t>HyperText</w:t>
      </w:r>
      <w:proofErr w:type="spellEnd"/>
      <w:r>
        <w:rPr>
          <w:rFonts w:ascii="Consolas" w:hAnsi="Consolas"/>
          <w:color w:val="000000"/>
        </w:rPr>
        <w:t xml:space="preserve">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proofErr w:type="spellStart"/>
      <w:r>
        <w:rPr>
          <w:rFonts w:ascii="Segoe UI" w:hAnsi="Segoe UI" w:cs="Segoe UI"/>
          <w:color w:val="000000"/>
          <w:sz w:val="21"/>
          <w:szCs w:val="21"/>
        </w:rPr>
        <w:t>HyperText</w:t>
      </w:r>
      <w:proofErr w:type="spellEnd"/>
      <w:r>
        <w:rPr>
          <w:rFonts w:ascii="Segoe UI" w:hAnsi="Segoe UI" w:cs="Segoe UI"/>
          <w:color w:val="000000"/>
          <w:sz w:val="21"/>
          <w:szCs w:val="21"/>
        </w:rPr>
        <w:t xml:space="preserve">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w:t>
      </w:r>
      <w:proofErr w:type="spellStart"/>
      <w:r>
        <w:rPr>
          <w:rStyle w:val="font-code"/>
          <w:rFonts w:ascii="Consolas" w:hAnsi="Consolas" w:cs="Segoe UI"/>
          <w:color w:val="444444"/>
          <w:spacing w:val="15"/>
          <w:sz w:val="23"/>
          <w:szCs w:val="23"/>
        </w:rPr>
        <w:t>ol</w:t>
      </w:r>
      <w:proofErr w:type="spellEnd"/>
      <w:r>
        <w:rPr>
          <w:rStyle w:val="font-code"/>
          <w:rFonts w:ascii="Consolas" w:hAnsi="Consolas" w:cs="Segoe UI"/>
          <w:color w:val="444444"/>
          <w:spacing w:val="15"/>
          <w:sz w:val="23"/>
          <w:szCs w:val="23"/>
        </w:rPr>
        <w:t>&gt;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w:t>
      </w:r>
      <w:proofErr w:type="spellStart"/>
      <w:r>
        <w:rPr>
          <w:rStyle w:val="HTMLCode"/>
          <w:rFonts w:ascii="Consolas" w:eastAsiaTheme="majorEastAsia" w:hAnsi="Consolas"/>
          <w:color w:val="000000"/>
        </w:rPr>
        <w:t>i</w:t>
      </w:r>
      <w:proofErr w:type="spellEnd"/>
      <w:r>
        <w:rPr>
          <w:rStyle w:val="HTMLCode"/>
          <w:rFonts w:ascii="Consolas" w:eastAsiaTheme="majorEastAsia" w:hAnsi="Consolas"/>
          <w:color w:val="000000"/>
        </w:rPr>
        <w:t>"</w:t>
      </w:r>
      <w:r>
        <w:rPr>
          <w:rFonts w:ascii="Segoe UI" w:hAnsi="Segoe UI" w:cs="Segoe UI"/>
          <w:color w:val="000000"/>
          <w:sz w:val="21"/>
          <w:szCs w:val="21"/>
        </w:rPr>
        <w:t xml:space="preserve">: lowercase Roman numerals </w:t>
      </w:r>
      <w:proofErr w:type="spellStart"/>
      <w:r>
        <w:rPr>
          <w:rFonts w:ascii="Segoe UI" w:hAnsi="Segoe UI" w:cs="Segoe UI"/>
          <w:color w:val="000000"/>
          <w:sz w:val="21"/>
          <w:szCs w:val="21"/>
        </w:rPr>
        <w:t>i</w:t>
      </w:r>
      <w:proofErr w:type="spellEnd"/>
      <w:r>
        <w:rPr>
          <w:rFonts w:ascii="Segoe UI" w:hAnsi="Segoe UI" w:cs="Segoe UI"/>
          <w:color w:val="000000"/>
          <w:sz w:val="21"/>
          <w:szCs w:val="21"/>
        </w:rPr>
        <w:t>,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proofErr w:type="spellStart"/>
      <w:r w:rsidRPr="00DA3D84">
        <w:rPr>
          <w:rStyle w:val="HTMLCode"/>
          <w:rFonts w:ascii="Consolas" w:hAnsi="Consolas"/>
          <w:b/>
          <w:bCs/>
          <w:color w:val="000000"/>
        </w:rPr>
        <w:t>cellspacing</w:t>
      </w:r>
      <w:proofErr w:type="spellEnd"/>
      <w:r w:rsidRPr="00DA3D84">
        <w:rPr>
          <w:rStyle w:val="HTMLCode"/>
          <w:rFonts w:ascii="Consolas" w:hAnsi="Consolas"/>
          <w:b/>
          <w:bCs/>
          <w:color w:val="000000"/>
        </w:rPr>
        <w:t>="</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w:t>
      </w:r>
      <w:proofErr w:type="spellStart"/>
      <w:r w:rsidR="00355EA2" w:rsidRPr="00DA3D84">
        <w:rPr>
          <w:b/>
          <w:bCs/>
        </w:rPr>
        <w:t>th</w:t>
      </w:r>
      <w:proofErr w:type="spellEnd"/>
      <w:r w:rsidR="00355EA2" w:rsidRPr="00DA3D84">
        <w:rPr>
          <w:b/>
          <w:bCs/>
        </w:rPr>
        <w:t>&gt;...&lt;/</w:t>
      </w:r>
      <w:proofErr w:type="spellStart"/>
      <w:r w:rsidR="00355EA2" w:rsidRPr="00DA3D84">
        <w:rPr>
          <w:b/>
          <w:bCs/>
        </w:rPr>
        <w:t>th</w:t>
      </w:r>
      <w:proofErr w:type="spellEnd"/>
      <w:r w:rsidR="00355EA2" w:rsidRPr="00DA3D84">
        <w:rPr>
          <w:b/>
          <w:bCs/>
        </w:rPr>
        <w:t>&gt;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w:t>
      </w:r>
      <w:proofErr w:type="spellStart"/>
      <w:r w:rsidRPr="00E0060E">
        <w:rPr>
          <w:rStyle w:val="HTMLCode"/>
          <w:rFonts w:ascii="Consolas" w:hAnsi="Consolas"/>
          <w:i/>
          <w:iCs/>
          <w:color w:val="000000"/>
        </w:rPr>
        <w:t>nbsp</w:t>
      </w:r>
      <w:proofErr w:type="spellEnd"/>
      <w:r w:rsidRPr="00E0060E">
        <w:rPr>
          <w:rStyle w:val="HTMLCode"/>
          <w:rFonts w:ascii="Consolas" w:hAnsi="Consolas"/>
          <w:i/>
          <w:iCs/>
          <w:color w:val="000000"/>
        </w:rPr>
        <w:t>;&lt;/td&gt;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w:t>
      </w:r>
      <w:proofErr w:type="spellStart"/>
      <w:r w:rsidRPr="00C8677F">
        <w:t>thead</w:t>
      </w:r>
      <w:proofErr w:type="spellEnd"/>
      <w:r w:rsidRPr="00C8677F">
        <w:t>&gt;, Table Body &lt;</w:t>
      </w:r>
      <w:proofErr w:type="spellStart"/>
      <w:r w:rsidRPr="00C8677F">
        <w:t>tbody</w:t>
      </w:r>
      <w:proofErr w:type="spellEnd"/>
      <w:r w:rsidRPr="00C8677F">
        <w:t>&gt;</w:t>
      </w:r>
      <w:r w:rsidR="00037779">
        <w:t xml:space="preserve"> </w:t>
      </w:r>
      <w:r w:rsidRPr="00C8677F">
        <w:t> and Table Footer &lt;</w:t>
      </w:r>
      <w:proofErr w:type="spellStart"/>
      <w:r w:rsidRPr="00C8677F">
        <w:t>tfoot</w:t>
      </w:r>
      <w:proofErr w:type="spellEnd"/>
      <w:r w:rsidRPr="00C8677F">
        <w:t>&gt;</w:t>
      </w:r>
    </w:p>
    <w:p w14:paraId="1A66B553"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Used to define a header, body and footer </w:t>
      </w:r>
      <w:r>
        <w:rPr>
          <w:rStyle w:val="Emphasis"/>
          <w:rFonts w:ascii="Segoe UI" w:hAnsi="Segoe UI" w:cs="Segoe UI"/>
          <w:color w:val="000000"/>
          <w:sz w:val="21"/>
          <w:szCs w:val="21"/>
        </w:rPr>
        <w:t>sections</w:t>
      </w:r>
      <w:r>
        <w:rPr>
          <w:rFonts w:ascii="Segoe UI" w:hAnsi="Segoe UI" w:cs="Segoe UI"/>
          <w:color w:val="000000"/>
          <w:sz w:val="21"/>
          <w:szCs w:val="21"/>
        </w:rPr>
        <w:t> for a table. Browser may duplicate the header or footer when breaking the table across multiple pages (in print-out). They can also be used to apply styles to each of the sections.</w:t>
      </w:r>
    </w:p>
    <w:p w14:paraId="7146E6CC" w14:textId="77777777" w:rsidR="00C8677F" w:rsidRPr="00C8677F" w:rsidRDefault="00C8677F" w:rsidP="00C8677F">
      <w:pPr>
        <w:rPr>
          <w:b/>
          <w:bCs/>
        </w:rPr>
      </w:pPr>
      <w:r w:rsidRPr="00C8677F">
        <w:rPr>
          <w:b/>
          <w:bCs/>
        </w:rPr>
        <w:t>Column Group &lt;</w:t>
      </w:r>
      <w:proofErr w:type="spellStart"/>
      <w:r w:rsidRPr="00C8677F">
        <w:rPr>
          <w:b/>
          <w:bCs/>
        </w:rPr>
        <w:t>colgroup</w:t>
      </w:r>
      <w:proofErr w:type="spellEnd"/>
      <w:r w:rsidRPr="00C8677F">
        <w:rPr>
          <w:b/>
          <w:bCs/>
        </w:rPr>
        <w:t>&gt;...&lt;/</w:t>
      </w:r>
      <w:proofErr w:type="spellStart"/>
      <w:r w:rsidRPr="00C8677F">
        <w:rPr>
          <w:b/>
          <w:bCs/>
        </w:rPr>
        <w:t>colgroup</w:t>
      </w:r>
      <w:proofErr w:type="spellEnd"/>
      <w:r w:rsidRPr="00C8677F">
        <w:rPr>
          <w:b/>
          <w:bCs/>
        </w:rPr>
        <w:t>&gt;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proofErr w:type="spellStart"/>
      <w:r>
        <w:rPr>
          <w:rStyle w:val="Emphasis"/>
          <w:rFonts w:ascii="Consolas" w:hAnsi="Consolas" w:cs="Courier New"/>
          <w:color w:val="000000"/>
          <w:sz w:val="20"/>
          <w:szCs w:val="20"/>
        </w:rPr>
        <w:t>numOfColumns</w:t>
      </w:r>
      <w:proofErr w:type="spellEnd"/>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is automatically wrap under 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xml:space="preserve">&lt;!--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background-color:lightyellow</w:t>
      </w:r>
      <w:proofErr w:type="spellEnd"/>
      <w:r>
        <w:rPr>
          <w:rStyle w:val="color-new"/>
          <w:rFonts w:ascii="Consolas" w:eastAsiaTheme="majorEastAsia" w:hAnsi="Consolas"/>
          <w:color w:val="E31B23"/>
        </w:rPr>
        <w:t>"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background-color:white</w:t>
      </w:r>
      <w:proofErr w:type="spellEnd"/>
      <w:r>
        <w:rPr>
          <w:rStyle w:val="color-new"/>
          <w:rFonts w:ascii="Consolas" w:eastAsiaTheme="majorEastAsia" w:hAnsi="Consolas"/>
          <w:color w:val="E31B23"/>
        </w:rPr>
        <w:t>"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xml:space="preserve">&lt;!--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 xml:space="preserve"> style="</w:t>
      </w:r>
      <w:proofErr w:type="spellStart"/>
      <w:r>
        <w:rPr>
          <w:rStyle w:val="color-new"/>
          <w:rFonts w:ascii="Consolas" w:eastAsiaTheme="majorEastAsia" w:hAnsi="Consolas"/>
          <w:color w:val="E31B23"/>
        </w:rPr>
        <w:t>background-color:lightgrey</w:t>
      </w:r>
      <w:proofErr w:type="spellEnd"/>
      <w:r>
        <w:rPr>
          <w:rStyle w:val="color-new"/>
          <w:rFonts w:ascii="Consolas" w:eastAsiaTheme="majorEastAsia" w:hAnsi="Consolas"/>
          <w:color w:val="E31B23"/>
        </w:rPr>
        <w:t>"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rowspan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colspan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 we can use the attribute </w:t>
      </w:r>
      <w:proofErr w:type="spellStart"/>
      <w:r>
        <w:rPr>
          <w:rStyle w:val="HTMLCode"/>
          <w:rFonts w:ascii="Consolas" w:hAnsi="Consolas"/>
          <w:color w:val="000000"/>
        </w:rPr>
        <w:t>rowspan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numOfRows</w:t>
      </w:r>
      <w:proofErr w:type="spellEnd"/>
      <w:r>
        <w:rPr>
          <w:rStyle w:val="HTMLCode"/>
          <w:rFonts w:ascii="Consolas" w:hAnsi="Consolas"/>
          <w:color w:val="000000"/>
        </w:rPr>
        <w:t>"</w:t>
      </w:r>
      <w:r>
        <w:rPr>
          <w:rFonts w:ascii="Segoe UI" w:hAnsi="Segoe UI" w:cs="Segoe UI"/>
          <w:color w:val="000000"/>
          <w:sz w:val="21"/>
          <w:szCs w:val="21"/>
        </w:rPr>
        <w:t> or </w:t>
      </w:r>
      <w:proofErr w:type="spellStart"/>
      <w:r>
        <w:rPr>
          <w:rStyle w:val="HTMLCode"/>
          <w:rFonts w:ascii="Consolas" w:hAnsi="Consolas"/>
          <w:color w:val="000000"/>
        </w:rPr>
        <w:t>colspan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numOfColumns</w:t>
      </w:r>
      <w:proofErr w:type="spellEnd"/>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colspan</w:t>
      </w:r>
      <w:proofErr w:type="spellEnd"/>
      <w:r>
        <w:rPr>
          <w:rStyle w:val="color-new"/>
          <w:rFonts w:ascii="Consolas" w:hAnsi="Consolas"/>
          <w:color w:val="E31B23"/>
        </w:rPr>
        <w:t xml:space="preserve">="2"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 xml:space="preserve">Setting up a Hyperlink &lt;a </w:t>
      </w:r>
      <w:proofErr w:type="spellStart"/>
      <w:r w:rsidRPr="00D152DC">
        <w:rPr>
          <w:b/>
          <w:bCs/>
        </w:rPr>
        <w:t>href</w:t>
      </w:r>
      <w:proofErr w:type="spellEnd"/>
      <w:r w:rsidRPr="00D152DC">
        <w:rPr>
          <w:b/>
          <w:bCs/>
        </w:rPr>
        <w:t>="</w:t>
      </w:r>
      <w:proofErr w:type="spellStart"/>
      <w:r w:rsidRPr="00D152DC">
        <w:rPr>
          <w:b/>
          <w:bCs/>
        </w:rPr>
        <w:t>url</w:t>
      </w:r>
      <w:proofErr w:type="spellEnd"/>
      <w:r w:rsidRPr="00D152DC">
        <w:rPr>
          <w:b/>
          <w:bCs/>
        </w:rPr>
        <w:t>"&gt;...&lt;/a&gt;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w:t>
      </w:r>
      <w:proofErr w:type="spellStart"/>
      <w:r w:rsidRPr="00A65803">
        <w:t>href</w:t>
      </w:r>
      <w:proofErr w:type="spellEnd"/>
      <w:r w:rsidRPr="00A65803">
        <w:t>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="#ch2"&gt;</w:t>
      </w:r>
      <w:r>
        <w:rPr>
          <w:rFonts w:ascii="Consolas" w:hAnsi="Consolas"/>
          <w:color w:val="000000"/>
        </w:rPr>
        <w:t>Chapter 2</w:t>
      </w:r>
      <w:r>
        <w:rPr>
          <w:rStyle w:val="color-new"/>
          <w:rFonts w:ascii="Consolas" w:eastAsiaTheme="majorEastAsia" w:hAnsi="Consolas"/>
          <w:color w:val="E31B23"/>
        </w:rPr>
        <w:t>&lt;/a&gt;</w:t>
      </w:r>
    </w:p>
    <w:p w14:paraId="3D766DDE" w14:textId="32DB02CD"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Pr="005312A3">
        <w:t>Semantic Block Elements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w:t>
      </w:r>
      <w:proofErr w:type="spellStart"/>
      <w:r w:rsidRPr="0073720C">
        <w:rPr>
          <w:rStyle w:val="HTMLCode"/>
          <w:rFonts w:ascii="Consolas" w:eastAsiaTheme="minorHAnsi" w:hAnsi="Consolas"/>
          <w:color w:val="FF0000"/>
          <w:sz w:val="21"/>
          <w:szCs w:val="21"/>
          <w:shd w:val="clear" w:color="auto" w:fill="FFFFFF"/>
        </w:rPr>
        <w:t>figcaption</w:t>
      </w:r>
      <w:proofErr w:type="spellEnd"/>
      <w:r w:rsidRPr="0073720C">
        <w:rPr>
          <w:rStyle w:val="HTMLCode"/>
          <w:rFonts w:ascii="Consolas" w:eastAsiaTheme="minorHAnsi" w:hAnsi="Consolas"/>
          <w:color w:val="FF0000"/>
          <w:sz w:val="21"/>
          <w:szCs w:val="21"/>
          <w:shd w:val="clear" w:color="auto" w:fill="FFFFFF"/>
        </w:rPr>
        <w:t>&gt;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w:t>
      </w:r>
      <w:proofErr w:type="spellStart"/>
      <w:r w:rsidRPr="00FA1E44">
        <w:rPr>
          <w:rStyle w:val="font-code"/>
        </w:rPr>
        <w:t>figcaption</w:t>
      </w:r>
      <w:proofErr w:type="spellEnd"/>
      <w:r w:rsidRPr="00FA1E44">
        <w:rPr>
          <w:rStyle w:val="font-code"/>
        </w:rPr>
        <w:t>&gt;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w:t>
      </w:r>
      <w:proofErr w:type="spellStart"/>
      <w:r>
        <w:rPr>
          <w:rStyle w:val="HTMLCode"/>
          <w:rFonts w:ascii="Consolas" w:hAnsi="Consolas"/>
          <w:color w:val="000000"/>
        </w:rPr>
        <w:t>figcaption</w:t>
      </w:r>
      <w:proofErr w:type="spellEnd"/>
      <w:r>
        <w:rPr>
          <w:rStyle w:val="HTMLCode"/>
          <w:rFonts w:ascii="Consolas" w:hAnsi="Consolas"/>
          <w:color w:val="000000"/>
        </w:rPr>
        <w:t>&gt;...&lt;/</w:t>
      </w:r>
      <w:proofErr w:type="spellStart"/>
      <w:r>
        <w:rPr>
          <w:rStyle w:val="HTMLCode"/>
          <w:rFonts w:ascii="Consolas" w:hAnsi="Consolas"/>
          <w:color w:val="000000"/>
        </w:rPr>
        <w:t>figcaption</w:t>
      </w:r>
      <w:proofErr w:type="spellEnd"/>
      <w:r>
        <w:rPr>
          <w:rStyle w:val="HTMLCode"/>
          <w:rFonts w:ascii="Consolas" w:hAnsi="Consolas"/>
          <w:color w:val="000000"/>
        </w:rPr>
        <w:t>&gt;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figcaption</w:t>
      </w:r>
      <w:proofErr w:type="spellEnd"/>
      <w:r>
        <w:rPr>
          <w:rFonts w:ascii="Consolas" w:hAnsi="Consolas"/>
          <w:color w:val="000000"/>
        </w:rPr>
        <w:t>&gt;......&lt;/</w:t>
      </w:r>
      <w:proofErr w:type="spellStart"/>
      <w:r>
        <w:rPr>
          <w:rFonts w:ascii="Consolas" w:hAnsi="Consolas"/>
          <w:color w:val="000000"/>
        </w:rPr>
        <w:t>figcaption</w:t>
      </w:r>
      <w:proofErr w:type="spellEnd"/>
      <w:r>
        <w:rPr>
          <w:rFonts w:ascii="Consolas" w:hAnsi="Consolas"/>
          <w:color w:val="000000"/>
        </w:rPr>
        <w:t>&gt;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2FC35D5" w14:textId="2C72ABB0" w:rsidR="00C747F7" w:rsidRDefault="00C032CD" w:rsidP="00C747F7">
      <w:r>
        <w:t xml:space="preserve">The input data from users is submitted to the server through HTML forms, indicated by &lt;form&gt;, which contains </w:t>
      </w:r>
      <w:r w:rsidR="003805B8">
        <w:t xml:space="preserve">(many) </w:t>
      </w:r>
      <w:r>
        <w:t xml:space="preserve">input tags like &lt;input&gt;, </w:t>
      </w:r>
      <w:r w:rsidR="00C568F7">
        <w:t xml:space="preserve">&lt;button&gt;, </w:t>
      </w:r>
      <w:r>
        <w:t xml:space="preserve">&lt;select&gt;, </w:t>
      </w:r>
      <w:r w:rsidR="0068613D">
        <w:t>&lt;option&gt;, &lt;</w:t>
      </w:r>
      <w:proofErr w:type="spellStart"/>
      <w:r w:rsidR="0068613D">
        <w:t>textarea</w:t>
      </w:r>
      <w:proofErr w:type="spellEnd"/>
      <w:r w:rsidR="0068613D">
        <w:t xml:space="preserve">&gt;, </w:t>
      </w:r>
      <w:r w:rsidR="00FB065E">
        <w:t>&lt;keygen&gt;</w:t>
      </w:r>
      <w:r w:rsidR="0068613D">
        <w:t xml:space="preserve"> and label tag &lt;label&gt;</w:t>
      </w:r>
      <w:r w:rsidR="00C623B6">
        <w:t>.</w:t>
      </w:r>
    </w:p>
    <w:p w14:paraId="4631436C" w14:textId="57A81977" w:rsidR="00C623B6" w:rsidRDefault="000131BD" w:rsidP="00E412EE">
      <w:pPr>
        <w:pStyle w:val="Heading3"/>
      </w:pPr>
      <w:r>
        <w:lastRenderedPageBreak/>
        <w:t xml:space="preserve">HTML </w:t>
      </w:r>
      <w:r w:rsidR="00C623B6">
        <w:t>form</w:t>
      </w:r>
      <w:r>
        <w:t>s, which</w:t>
      </w:r>
      <w:r w:rsidR="00DF0678">
        <w:t xml:space="preserve"> </w:t>
      </w:r>
      <w:r>
        <w:t>contain input fields help submit user data to the server</w:t>
      </w:r>
    </w:p>
    <w:p w14:paraId="54286A5A" w14:textId="5D2405C8" w:rsidR="000131BD" w:rsidRDefault="000131BD" w:rsidP="000131BD">
      <w:pPr>
        <w:pStyle w:val="Heading4"/>
        <w:rPr>
          <w:rFonts w:eastAsia="Times New Roman"/>
        </w:rPr>
      </w:pPr>
      <w:r>
        <w:rPr>
          <w:rFonts w:eastAsia="Times New Roman"/>
        </w:rPr>
        <w:t>&lt;form&gt; with action and method properties</w:t>
      </w:r>
    </w:p>
    <w:p w14:paraId="705E1A0C" w14:textId="6D8CF88F"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An HTML form is enclosed by a </w:t>
      </w:r>
      <w:r w:rsidRPr="00DF0678">
        <w:rPr>
          <w:rFonts w:ascii="Consolas" w:eastAsia="Times New Roman" w:hAnsi="Consolas" w:cs="Courier New"/>
          <w:color w:val="000000"/>
          <w:sz w:val="20"/>
          <w:szCs w:val="20"/>
        </w:rPr>
        <w:t>&lt;form&gt;</w:t>
      </w:r>
      <w:r w:rsidRPr="00DF0678">
        <w:rPr>
          <w:rFonts w:ascii="Segoe UI" w:eastAsia="Times New Roman" w:hAnsi="Segoe UI" w:cs="Segoe UI"/>
          <w:color w:val="000000"/>
          <w:sz w:val="21"/>
          <w:szCs w:val="21"/>
        </w:rPr>
        <w:t xml:space="preserve"> element. </w:t>
      </w:r>
    </w:p>
    <w:p w14:paraId="25F8AA4B" w14:textId="77777777"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action</w:t>
      </w:r>
      <w:r w:rsidRPr="00DF0678">
        <w:rPr>
          <w:rFonts w:ascii="Segoe UI" w:eastAsia="Times New Roman" w:hAnsi="Segoe UI" w:cs="Segoe UI"/>
          <w:color w:val="000000"/>
          <w:sz w:val="21"/>
          <w:szCs w:val="21"/>
        </w:rPr>
        <w:t xml:space="preserve"> specifies the URL for which this web form is to be submitted, which </w:t>
      </w:r>
      <w:r w:rsidRPr="00DF0678">
        <w:rPr>
          <w:rFonts w:ascii="Segoe UI" w:eastAsia="Times New Roman" w:hAnsi="Segoe UI" w:cs="Segoe UI"/>
          <w:i/>
          <w:iCs/>
          <w:color w:val="000000"/>
          <w:sz w:val="21"/>
          <w:szCs w:val="21"/>
        </w:rPr>
        <w:t>default to the current page</w:t>
      </w:r>
      <w:r w:rsidRPr="00DF0678">
        <w:rPr>
          <w:rFonts w:ascii="Segoe UI" w:eastAsia="Times New Roman" w:hAnsi="Segoe UI" w:cs="Segoe UI"/>
          <w:color w:val="000000"/>
          <w:sz w:val="21"/>
          <w:szCs w:val="21"/>
        </w:rPr>
        <w:t xml:space="preserve">. </w:t>
      </w:r>
    </w:p>
    <w:p w14:paraId="6C47B704" w14:textId="15562C92" w:rsidR="00DF0678" w:rsidRP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method</w:t>
      </w:r>
      <w:r w:rsidRPr="00DF0678">
        <w:rPr>
          <w:rFonts w:ascii="Segoe UI" w:eastAsia="Times New Roman" w:hAnsi="Segoe UI" w:cs="Segoe UI"/>
          <w:color w:val="000000"/>
          <w:sz w:val="21"/>
          <w:szCs w:val="21"/>
        </w:rPr>
        <w:t> specifies the HTTP method used for submission, i.e., </w:t>
      </w:r>
      <w:r w:rsidRPr="00DF0678">
        <w:rPr>
          <w:rFonts w:ascii="Consolas" w:eastAsia="Times New Roman" w:hAnsi="Consolas" w:cs="Courier New"/>
          <w:color w:val="000000"/>
          <w:sz w:val="20"/>
          <w:szCs w:val="20"/>
        </w:rPr>
        <w:t>GET</w:t>
      </w:r>
      <w:r w:rsidRPr="00DF0678">
        <w:rPr>
          <w:rFonts w:ascii="Segoe UI" w:eastAsia="Times New Roman" w:hAnsi="Segoe UI" w:cs="Segoe UI"/>
          <w:color w:val="000000"/>
          <w:sz w:val="21"/>
          <w:szCs w:val="21"/>
        </w:rPr>
        <w:t> or </w:t>
      </w:r>
      <w:r w:rsidRPr="00DF0678">
        <w:rPr>
          <w:rFonts w:ascii="Consolas" w:eastAsia="Times New Roman" w:hAnsi="Consolas" w:cs="Courier New"/>
          <w:color w:val="000000"/>
          <w:sz w:val="20"/>
          <w:szCs w:val="20"/>
        </w:rPr>
        <w:t>POST</w:t>
      </w:r>
      <w:r>
        <w:rPr>
          <w:rFonts w:ascii="Segoe UI" w:eastAsia="Times New Roman" w:hAnsi="Segoe UI" w:cs="Segoe UI"/>
          <w:color w:val="000000"/>
          <w:sz w:val="21"/>
          <w:szCs w:val="21"/>
        </w:rPr>
        <w:t xml:space="preserve"> (</w:t>
      </w:r>
      <w:r w:rsidRPr="00DF0678">
        <w:rPr>
          <w:rFonts w:ascii="Segoe UI" w:eastAsia="Times New Roman" w:hAnsi="Segoe UI" w:cs="Segoe UI"/>
          <w:i/>
          <w:iCs/>
          <w:color w:val="000000"/>
          <w:sz w:val="21"/>
          <w:szCs w:val="21"/>
        </w:rPr>
        <w:t>with default of </w:t>
      </w:r>
      <w:r w:rsidRPr="00DF0678">
        <w:rPr>
          <w:rFonts w:ascii="Consolas" w:eastAsia="Times New Roman" w:hAnsi="Consolas" w:cs="Courier New"/>
          <w:i/>
          <w:iCs/>
          <w:color w:val="000000"/>
          <w:sz w:val="20"/>
          <w:szCs w:val="20"/>
        </w:rPr>
        <w:t>GET</w:t>
      </w:r>
      <w:r w:rsidRPr="00DF0678">
        <w:rPr>
          <w:rFonts w:ascii="Segoe UI" w:eastAsia="Times New Roman" w:hAnsi="Segoe UI" w:cs="Segoe UI"/>
          <w:color w:val="000000"/>
          <w:sz w:val="21"/>
          <w:szCs w:val="21"/>
        </w:rPr>
        <w:t>).</w:t>
      </w:r>
    </w:p>
    <w:p w14:paraId="16450E37"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 method="</w:t>
      </w:r>
      <w:proofErr w:type="spellStart"/>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w:t>
      </w:r>
      <w:proofErr w:type="spellEnd"/>
      <w:r w:rsidRPr="00DF0678">
        <w:rPr>
          <w:rFonts w:ascii="Consolas" w:eastAsia="Times New Roman" w:hAnsi="Consolas" w:cs="Courier New"/>
          <w:color w:val="000000"/>
          <w:sz w:val="20"/>
          <w:szCs w:val="20"/>
        </w:rPr>
        <w:t>" action="</w:t>
      </w:r>
      <w:proofErr w:type="spellStart"/>
      <w:r w:rsidRPr="00DF0678">
        <w:rPr>
          <w:rFonts w:ascii="Consolas" w:eastAsia="Times New Roman" w:hAnsi="Consolas" w:cs="Courier New"/>
          <w:i/>
          <w:iCs/>
          <w:color w:val="000000"/>
          <w:sz w:val="20"/>
          <w:szCs w:val="20"/>
        </w:rPr>
        <w:t>url</w:t>
      </w:r>
      <w:proofErr w:type="spellEnd"/>
      <w:r w:rsidRPr="00DF0678">
        <w:rPr>
          <w:rFonts w:ascii="Consolas" w:eastAsia="Times New Roman" w:hAnsi="Consolas" w:cs="Courier New"/>
          <w:color w:val="000000"/>
          <w:sz w:val="20"/>
          <w:szCs w:val="20"/>
        </w:rPr>
        <w:t>"&gt;</w:t>
      </w:r>
    </w:p>
    <w:p w14:paraId="69E3A74C" w14:textId="2531AF01" w:rsid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p>
    <w:p w14:paraId="723F0DE6" w14:textId="5BA44E35"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p>
    <w:p w14:paraId="78051A0D"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p>
    <w:p w14:paraId="76C55B55"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26B08E93" w14:textId="004C44A2" w:rsidR="00C623B6" w:rsidRDefault="00D63DD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input fields (or controls, widgets) and their labels are placed Inside the </w:t>
      </w:r>
      <w:r>
        <w:rPr>
          <w:rStyle w:val="HTMLCode"/>
          <w:rFonts w:ascii="Consolas" w:eastAsiaTheme="minorHAnsi" w:hAnsi="Consolas"/>
          <w:color w:val="000000"/>
          <w:sz w:val="21"/>
          <w:szCs w:val="21"/>
          <w:shd w:val="clear" w:color="auto" w:fill="FFFFFF"/>
        </w:rPr>
        <w:t>&lt;form&gt;</w:t>
      </w:r>
      <w:r>
        <w:rPr>
          <w:rFonts w:ascii="Segoe UI" w:hAnsi="Segoe UI" w:cs="Segoe UI"/>
          <w:color w:val="000000"/>
          <w:sz w:val="21"/>
          <w:szCs w:val="21"/>
          <w:shd w:val="clear" w:color="auto" w:fill="FFFFFF"/>
        </w:rPr>
        <w:t>.</w:t>
      </w:r>
    </w:p>
    <w:p w14:paraId="65FB116B" w14:textId="3F9A605B" w:rsidR="00E412EE" w:rsidRPr="00E412EE" w:rsidRDefault="00E412EE" w:rsidP="00E412EE">
      <w:pPr>
        <w:pStyle w:val="Heading4"/>
      </w:pPr>
      <w:r w:rsidRPr="00E412EE">
        <w:t>Labeling</w:t>
      </w:r>
      <w:r w:rsidR="004F7C0E">
        <w:t xml:space="preserve"> a single</w:t>
      </w:r>
      <w:r w:rsidRPr="00E412EE">
        <w:t> </w:t>
      </w:r>
      <w:r w:rsidR="004F7C0E">
        <w:t>input f</w:t>
      </w:r>
      <w:r w:rsidRPr="00E412EE">
        <w:t>ield:  &lt;label&gt; </w:t>
      </w:r>
    </w:p>
    <w:p w14:paraId="7B999651"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xml:space="preserve"> to label the input field. </w:t>
      </w:r>
    </w:p>
    <w:p w14:paraId="796E541D"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 labels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Pr>
          <w:rStyle w:val="HTMLCode"/>
          <w:rFonts w:ascii="Consolas" w:hAnsi="Consolas"/>
          <w:color w:val="000000"/>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w:t>
      </w:r>
    </w:p>
    <w:p w14:paraId="2A92433F" w14:textId="305073E6"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3802CD">
        <w:rPr>
          <w:rFonts w:ascii="Segoe UI" w:hAnsi="Segoe UI" w:cs="Segoe UI"/>
          <w:color w:val="000000"/>
          <w:sz w:val="21"/>
          <w:szCs w:val="21"/>
        </w:rPr>
        <w:t xml:space="preserve">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proofErr w:type="spellStart"/>
      <w:r w:rsidRPr="00A77768">
        <w:rPr>
          <w:rFonts w:ascii="Consolas" w:eastAsia="Times New Roman" w:hAnsi="Consolas" w:cs="Times New Roman"/>
          <w:color w:val="CE9178"/>
          <w:sz w:val="21"/>
          <w:szCs w:val="21"/>
        </w:rPr>
        <w:t>yourUserName</w:t>
      </w:r>
      <w:proofErr w:type="spellEnd"/>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proofErr w:type="spellStart"/>
      <w:r w:rsidRPr="00A77768">
        <w:rPr>
          <w:rFonts w:ascii="Consolas" w:eastAsia="Times New Roman" w:hAnsi="Consolas" w:cs="Times New Roman"/>
          <w:color w:val="569CD6"/>
          <w:sz w:val="21"/>
          <w:szCs w:val="21"/>
        </w:rPr>
        <w:t>br</w:t>
      </w:r>
      <w:proofErr w:type="spellEnd"/>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93291F">
      <w:pPr>
        <w:pStyle w:val="Heading4"/>
      </w:pPr>
      <w:r>
        <w:t xml:space="preserve">Labeling a group of input fields: </w:t>
      </w:r>
      <w:r w:rsidR="0093291F">
        <w:t>&lt;</w:t>
      </w:r>
      <w:proofErr w:type="spellStart"/>
      <w:r w:rsidR="0093291F">
        <w:t>fieldset</w:t>
      </w:r>
      <w:proofErr w:type="spellEnd"/>
      <w:r w:rsidR="0093291F">
        <w: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fieldset</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xml:space="preserve"> to provide a descriptive legend for the </w:t>
      </w:r>
      <w:proofErr w:type="spellStart"/>
      <w:r>
        <w:rPr>
          <w:rFonts w:ascii="Segoe UI" w:hAnsi="Segoe UI" w:cs="Segoe UI"/>
          <w:color w:val="000000"/>
          <w:sz w:val="21"/>
          <w:szCs w:val="21"/>
          <w:shd w:val="clear" w:color="auto" w:fill="FFFFFF"/>
        </w:rPr>
        <w:t>fieldset</w:t>
      </w:r>
      <w:proofErr w:type="spellEnd"/>
      <w:r>
        <w:rPr>
          <w:rFonts w:ascii="Segoe UI" w:hAnsi="Segoe UI" w:cs="Segoe UI"/>
          <w:color w:val="000000"/>
          <w:sz w:val="21"/>
          <w:szCs w:val="21"/>
          <w:shd w:val="clear" w:color="auto" w:fill="FFFFFF"/>
        </w:rPr>
        <w: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4997A4B6" w:rsidR="000E17B7" w:rsidRDefault="000E17B7" w:rsidP="000E17B7">
      <w:pPr>
        <w:pStyle w:val="Heading3"/>
        <w:rPr>
          <w:shd w:val="clear" w:color="auto" w:fill="FFFFFF"/>
        </w:rPr>
      </w:pPr>
      <w:r>
        <w:rPr>
          <w:shd w:val="clear" w:color="auto" w:fill="FFFFFF"/>
        </w:rPr>
        <w:t>Input fields: &lt;input&gt;, &lt;button&gt;, &lt;opt&gt;, &lt;</w:t>
      </w:r>
      <w:proofErr w:type="spellStart"/>
      <w:r>
        <w:rPr>
          <w:shd w:val="clear" w:color="auto" w:fill="FFFFFF"/>
        </w:rPr>
        <w:t>textarea</w:t>
      </w:r>
      <w:proofErr w:type="spellEnd"/>
      <w:r>
        <w:rPr>
          <w:shd w:val="clear" w:color="auto" w:fill="FFFFFF"/>
        </w:rPr>
        <w:t>&gt;, &lt;keygen&gt;</w:t>
      </w:r>
    </w:p>
    <w:p w14:paraId="6E26ABF3" w14:textId="26A2B71A"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xml:space="preserve">. </w:t>
      </w:r>
    </w:p>
    <w:p w14:paraId="721FD352" w14:textId="58938DFB"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most commonly used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(a singleton element), which has 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lastRenderedPageBreak/>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is a singleton 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3CB2EA49" w:rsidR="000F7CFE" w:rsidRPr="00C747F7"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xml:space="preserve"> in any publishing software like WinWord or </w:t>
      </w:r>
      <w:proofErr w:type="spellStart"/>
      <w:r w:rsidRPr="005C40F9">
        <w:rPr>
          <w:rFonts w:ascii="Segoe UI" w:eastAsia="Times New Roman" w:hAnsi="Segoe UI" w:cs="Segoe UI"/>
          <w:color w:val="000000"/>
          <w:sz w:val="21"/>
          <w:szCs w:val="21"/>
        </w:rPr>
        <w:t>LaTex</w:t>
      </w:r>
      <w:proofErr w:type="spellEnd"/>
      <w:r w:rsidRPr="005C40F9">
        <w:rPr>
          <w:rFonts w:ascii="Segoe UI" w:eastAsia="Times New Roman" w:hAnsi="Segoe UI" w:cs="Segoe UI"/>
          <w:color w:val="000000"/>
          <w:sz w:val="21"/>
          <w:szCs w:val="21"/>
        </w:rPr>
        <w:t>.</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proofErr w:type="spellStart"/>
      <w:r w:rsidRPr="001246C8">
        <w:rPr>
          <w:rStyle w:val="HTMLCode"/>
          <w:rFonts w:ascii="Consolas" w:eastAsiaTheme="majorEastAsia" w:hAnsi="Consolas"/>
          <w:color w:val="FF0000"/>
        </w:rPr>
        <w:t>name:value</w:t>
      </w:r>
      <w:proofErr w:type="spellEnd"/>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50759027" w14:textId="77777777" w:rsidR="00837967" w:rsidRDefault="00837967" w:rsidP="00976B01">
      <w:pPr>
        <w:pStyle w:val="Code"/>
        <w:rPr>
          <w:color w:val="000000"/>
        </w:rPr>
      </w:pPr>
      <w:r>
        <w:rPr>
          <w:color w:val="000000"/>
        </w:rPr>
        <w:t xml:space="preserve">  margin: 10px auto 10px auto;  </w:t>
      </w:r>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lastRenderedPageBreak/>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proofErr w:type="spellStart"/>
      <w:r w:rsidRPr="005B101A">
        <w:rPr>
          <w:rStyle w:val="HTMLCode"/>
          <w:rFonts w:ascii="Consolas" w:eastAsiaTheme="majorEastAsia" w:hAnsi="Consolas"/>
          <w:color w:val="FF0000"/>
        </w:rPr>
        <w:t>name:value</w:t>
      </w:r>
      <w:proofErr w:type="spellEnd"/>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proofErr w:type="spellStart"/>
      <w:r w:rsidR="005B101A" w:rsidRPr="005B101A">
        <w:rPr>
          <w:rStyle w:val="HTMLCode"/>
          <w:rFonts w:ascii="Consolas" w:eastAsiaTheme="majorEastAsia" w:hAnsi="Consolas"/>
          <w:color w:val="000000"/>
        </w:rPr>
        <w:t>name:value</w:t>
      </w:r>
      <w:proofErr w:type="spellEnd"/>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If the same set of styles is applicable to more than one elements, the selectors can be grouped together in one single rule (called Group-Selector). The </w:t>
      </w:r>
      <w:proofErr w:type="spellStart"/>
      <w:r>
        <w:rPr>
          <w:rFonts w:ascii="Segoe UI" w:hAnsi="Segoe UI" w:cs="Segoe UI"/>
          <w:color w:val="000000"/>
          <w:sz w:val="21"/>
          <w:szCs w:val="21"/>
        </w:rPr>
        <w:t>tagnames</w:t>
      </w:r>
      <w:proofErr w:type="spellEnd"/>
      <w:r>
        <w:rPr>
          <w:rFonts w:ascii="Segoe UI" w:hAnsi="Segoe UI" w:cs="Segoe UI"/>
          <w:color w:val="000000"/>
          <w:sz w:val="21"/>
          <w:szCs w:val="21"/>
        </w:rPr>
        <w:t xml:space="preserve">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w:t>
      </w:r>
      <w:proofErr w:type="spellStart"/>
      <w:r w:rsidRPr="00FC1576">
        <w:rPr>
          <w:rFonts w:ascii="Consolas" w:eastAsia="Times New Roman" w:hAnsi="Consolas" w:cs="Courier New"/>
          <w:color w:val="000000"/>
          <w:sz w:val="20"/>
          <w:szCs w:val="20"/>
        </w:rPr>
        <w:t>background-color:black</w:t>
      </w:r>
      <w:proofErr w:type="spellEnd"/>
      <w:r w:rsidRPr="00FC1576">
        <w:rPr>
          <w:rFonts w:ascii="Consolas" w:eastAsia="Times New Roman" w:hAnsi="Consolas" w:cs="Courier New"/>
          <w:color w:val="000000"/>
          <w:sz w:val="20"/>
          <w:szCs w:val="20"/>
        </w:rPr>
        <w:t xml:space="preserve">; </w:t>
      </w:r>
      <w:proofErr w:type="spellStart"/>
      <w:r w:rsidRPr="00FC1576">
        <w:rPr>
          <w:rFonts w:ascii="Consolas" w:eastAsia="Times New Roman" w:hAnsi="Consolas" w:cs="Courier New"/>
          <w:color w:val="000000"/>
          <w:sz w:val="20"/>
          <w:szCs w:val="20"/>
        </w:rPr>
        <w:t>color:white</w:t>
      </w:r>
      <w:proofErr w:type="spellEnd"/>
      <w:r w:rsidRPr="00FC1576">
        <w:rPr>
          <w:rFonts w:ascii="Consolas" w:eastAsia="Times New Roman" w:hAnsi="Consolas" w:cs="Courier New"/>
          <w:color w:val="000000"/>
          <w:sz w:val="20"/>
          <w:szCs w:val="20"/>
        </w:rPr>
        <w:t>;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xml:space="preserve"> followed by the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xml:space="preserve">, selects all elements with the given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w:t>
      </w:r>
      <w:proofErr w:type="spellStart"/>
      <w:r w:rsidRPr="00095251">
        <w:rPr>
          <w:rFonts w:ascii="Consolas" w:eastAsia="Times New Roman" w:hAnsi="Consolas" w:cs="Courier New"/>
          <w:color w:val="000000"/>
          <w:sz w:val="20"/>
          <w:szCs w:val="20"/>
        </w:rPr>
        <w:t>font-style:italic</w:t>
      </w:r>
      <w:proofErr w:type="spellEnd"/>
      <w:r w:rsidRPr="00095251">
        <w:rPr>
          <w:rFonts w:ascii="Consolas" w:eastAsia="Times New Roman" w:hAnsi="Consolas" w:cs="Courier New"/>
          <w:color w:val="000000"/>
          <w:sz w:val="20"/>
          <w:szCs w:val="20"/>
        </w:rPr>
        <w:t>;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w:t>
      </w:r>
      <w:proofErr w:type="spellStart"/>
      <w:r w:rsidRPr="00095251">
        <w:rPr>
          <w:rFonts w:ascii="Consolas" w:eastAsia="Times New Roman" w:hAnsi="Consolas" w:cs="Courier New"/>
          <w:color w:val="000000"/>
          <w:sz w:val="20"/>
          <w:szCs w:val="20"/>
        </w:rPr>
        <w:t>font-weight:bold</w:t>
      </w:r>
      <w:proofErr w:type="spellEnd"/>
      <w:r w:rsidRPr="00095251">
        <w:rPr>
          <w:rFonts w:ascii="Consolas" w:eastAsia="Times New Roman" w:hAnsi="Consolas" w:cs="Courier New"/>
          <w:color w:val="000000"/>
          <w:sz w:val="20"/>
          <w:szCs w:val="20"/>
        </w:rPr>
        <w:t>;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color:red</w:t>
      </w:r>
      <w:proofErr w:type="spellEnd"/>
      <w:r w:rsidRPr="00095251">
        <w:rPr>
          <w:rFonts w:ascii="Consolas" w:eastAsia="Times New Roman" w:hAnsi="Consolas" w:cs="Courier New"/>
          <w:color w:val="000000"/>
          <w:sz w:val="20"/>
          <w:szCs w:val="20"/>
        </w:rPr>
        <w:t>;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text-decoration:underline</w:t>
      </w:r>
      <w:proofErr w:type="spellEnd"/>
      <w:r w:rsidRPr="00095251">
        <w:rPr>
          <w:rFonts w:ascii="Consolas" w:eastAsia="Times New Roman" w:hAnsi="Consolas" w:cs="Courier New"/>
          <w:color w:val="000000"/>
          <w:sz w:val="20"/>
          <w:szCs w:val="20"/>
        </w:rPr>
        <w:t>;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lastRenderedPageBreak/>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w:t>
      </w:r>
      <w:proofErr w:type="spellStart"/>
      <w:r>
        <w:rPr>
          <w:rFonts w:ascii="Consolas" w:hAnsi="Consolas"/>
          <w:color w:val="000000"/>
        </w:rPr>
        <w:t>align:center</w:t>
      </w:r>
      <w:proofErr w:type="spellEnd"/>
      <w:r>
        <w:rPr>
          <w:rFonts w:ascii="Consolas" w:hAnsi="Consolas"/>
          <w:color w:val="000000"/>
        </w:rPr>
        <w:t xml:space="preserve">; </w:t>
      </w:r>
      <w:proofErr w:type="spellStart"/>
      <w:r>
        <w:rPr>
          <w:rFonts w:ascii="Consolas" w:hAnsi="Consolas"/>
          <w:color w:val="000000"/>
        </w:rPr>
        <w:t>font-style:bold</w:t>
      </w:r>
      <w:proofErr w:type="spellEnd"/>
      <w:r>
        <w:rPr>
          <w:rFonts w:ascii="Consolas" w:hAnsi="Consolas"/>
          <w:color w:val="000000"/>
        </w:rPr>
        <w:t>;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w:t>
      </w:r>
      <w:proofErr w:type="spellStart"/>
      <w:r>
        <w:rPr>
          <w:rFonts w:ascii="Consolas" w:hAnsi="Consolas"/>
          <w:color w:val="000000"/>
        </w:rPr>
        <w:t>text-transform:uppercase</w:t>
      </w:r>
      <w:proofErr w:type="spellEnd"/>
      <w:r>
        <w:rPr>
          <w:rFonts w:ascii="Consolas" w:hAnsi="Consolas"/>
          <w:color w:val="000000"/>
        </w:rPr>
        <w:t xml:space="preserv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w:t>
      </w:r>
      <w:proofErr w:type="spellStart"/>
      <w:r>
        <w:rPr>
          <w:rFonts w:ascii="Consolas" w:hAnsi="Consolas"/>
          <w:color w:val="000000"/>
        </w:rPr>
        <w:t>align:justify</w:t>
      </w:r>
      <w:proofErr w:type="spellEnd"/>
      <w:r>
        <w:rPr>
          <w:rFonts w:ascii="Consolas" w:hAnsi="Consolas"/>
          <w:color w:val="000000"/>
        </w:rPr>
        <w:t>;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w:t>
      </w:r>
      <w:proofErr w:type="spellStart"/>
      <w:r>
        <w:rPr>
          <w:rFonts w:ascii="Consolas" w:hAnsi="Consolas"/>
          <w:color w:val="000000"/>
        </w:rPr>
        <w:t>text-decoration:underline</w:t>
      </w:r>
      <w:proofErr w:type="spellEnd"/>
      <w:r>
        <w:rPr>
          <w:rFonts w:ascii="Consolas" w:hAnsi="Consolas"/>
          <w:color w:val="000000"/>
        </w:rPr>
        <w:t xml:space="preserv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w:t>
      </w:r>
      <w:proofErr w:type="spellStart"/>
      <w:r>
        <w:rPr>
          <w:rFonts w:ascii="Consolas" w:hAnsi="Consolas"/>
          <w:color w:val="000000"/>
        </w:rPr>
        <w:t>align:right</w:t>
      </w:r>
      <w:proofErr w:type="spellEnd"/>
      <w:r>
        <w:rPr>
          <w:rFonts w:ascii="Consolas" w:hAnsi="Consolas"/>
          <w:color w:val="000000"/>
        </w:rPr>
        <w: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w:t>
      </w:r>
      <w:proofErr w:type="spellStart"/>
      <w:r>
        <w:rPr>
          <w:rFonts w:ascii="Consolas" w:hAnsi="Consolas"/>
          <w:color w:val="000000"/>
        </w:rPr>
        <w:t>text-decoration:none</w:t>
      </w:r>
      <w:proofErr w:type="spellEnd"/>
      <w:r>
        <w:rPr>
          <w:rFonts w:ascii="Consolas" w:hAnsi="Consolas"/>
          <w:color w:val="000000"/>
        </w:rPr>
        <w:t xml:space="preserv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xml:space="preserve"> with </w:t>
      </w:r>
      <w:proofErr w:type="spellStart"/>
      <w:r w:rsidRPr="00AE14B9">
        <w:rPr>
          <w:rFonts w:ascii="Segoe UI" w:eastAsia="Times New Roman" w:hAnsi="Segoe UI" w:cs="Segoe UI"/>
          <w:color w:val="000000"/>
          <w:sz w:val="21"/>
          <w:szCs w:val="21"/>
        </w:rPr>
        <w:t>classname</w:t>
      </w:r>
      <w:proofErr w:type="spellEnd"/>
      <w:r w:rsidRPr="00AE14B9">
        <w:rPr>
          <w:rFonts w:ascii="Segoe UI" w:eastAsia="Times New Roman" w:hAnsi="Segoe UI" w:cs="Segoe UI"/>
          <w:color w:val="000000"/>
          <w:sz w:val="21"/>
          <w:szCs w:val="21"/>
        </w:rPr>
        <w:t xml:space="preserv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color:black</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AE14B9">
        <w:rPr>
          <w:rFonts w:ascii="Consolas" w:eastAsia="Times New Roman" w:hAnsi="Consolas" w:cs="Courier New"/>
          <w:color w:val="E31B23"/>
          <w:sz w:val="20"/>
          <w:szCs w:val="20"/>
        </w:rPr>
        <w:t>p.red</w:t>
      </w:r>
      <w:proofErr w:type="spellEnd"/>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color:red</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AE14B9">
        <w:rPr>
          <w:rFonts w:ascii="Consolas" w:eastAsia="Times New Roman" w:hAnsi="Consolas" w:cs="Courier New"/>
          <w:color w:val="E31B23"/>
          <w:sz w:val="20"/>
          <w:szCs w:val="20"/>
        </w:rPr>
        <w:t>p.blue</w:t>
      </w:r>
      <w:proofErr w:type="spellEnd"/>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color:blue</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lastRenderedPageBreak/>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w:t>
      </w:r>
      <w:proofErr w:type="spellStart"/>
      <w:r w:rsidR="00BF056B">
        <w:rPr>
          <w:rFonts w:ascii="Consolas" w:hAnsi="Consolas"/>
          <w:color w:val="000000"/>
        </w:rPr>
        <w:t>color:red</w:t>
      </w:r>
      <w:proofErr w:type="spellEnd"/>
      <w:r w:rsidR="00BF056B">
        <w:rPr>
          <w:rFonts w:ascii="Consolas" w:hAnsi="Consolas"/>
          <w:color w:val="000000"/>
        </w:rPr>
        <w:t>;</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w:t>
      </w:r>
      <w:r w:rsidR="00101E06">
        <w:rPr>
          <w:rFonts w:ascii="Consolas" w:eastAsia="Times New Roman" w:hAnsi="Consolas" w:cs="Courier New"/>
          <w:color w:val="000000"/>
          <w:sz w:val="20"/>
          <w:szCs w:val="20"/>
        </w:rPr>
        <w:t>red</w:t>
      </w:r>
      <w:proofErr w:type="spellEnd"/>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w:t>
      </w:r>
      <w:proofErr w:type="spellStart"/>
      <w:r w:rsidR="00534673" w:rsidRPr="00AE14B9">
        <w:rPr>
          <w:rFonts w:ascii="Consolas" w:eastAsia="Times New Roman" w:hAnsi="Consolas" w:cs="Courier New"/>
          <w:color w:val="000000"/>
          <w:sz w:val="20"/>
          <w:szCs w:val="20"/>
        </w:rPr>
        <w:t>color:red</w:t>
      </w:r>
      <w:proofErr w:type="spellEnd"/>
      <w:r w:rsidR="00534673" w:rsidRPr="00AE14B9">
        <w:rPr>
          <w:rFonts w:ascii="Consolas" w:eastAsia="Times New Roman" w:hAnsi="Consolas" w:cs="Courier New"/>
          <w:color w:val="000000"/>
          <w:sz w:val="20"/>
          <w:szCs w:val="20"/>
        </w:rPr>
        <w:t>;}</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w:t>
      </w:r>
      <w:r>
        <w:rPr>
          <w:rFonts w:ascii="Consolas" w:eastAsia="Times New Roman" w:hAnsi="Consolas" w:cs="Courier New"/>
          <w:color w:val="000000"/>
          <w:sz w:val="20"/>
          <w:szCs w:val="20"/>
        </w:rPr>
        <w:t>red</w:t>
      </w:r>
      <w:proofErr w:type="spellEnd"/>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w:t>
      </w:r>
      <w:proofErr w:type="spellStart"/>
      <w:r w:rsidRPr="00AE14B9">
        <w:rPr>
          <w:rFonts w:ascii="Consolas" w:eastAsia="Times New Roman" w:hAnsi="Consolas" w:cs="Courier New"/>
          <w:color w:val="000000"/>
          <w:sz w:val="20"/>
          <w:szCs w:val="20"/>
        </w:rPr>
        <w:t>color:red</w:t>
      </w:r>
      <w:proofErr w:type="spellEnd"/>
      <w:r w:rsidRPr="00AE14B9">
        <w:rPr>
          <w:rFonts w:ascii="Consolas" w:eastAsia="Times New Roman" w:hAnsi="Consolas" w:cs="Courier New"/>
          <w:color w:val="000000"/>
          <w:sz w:val="20"/>
          <w:szCs w:val="20"/>
        </w:rPr>
        <w:t xml:space="preserve">;}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xml:space="preserve">" for ordinary </w:t>
      </w:r>
      <w:proofErr w:type="spellStart"/>
      <w:r>
        <w:rPr>
          <w:rFonts w:ascii="Segoe UI" w:hAnsi="Segoe UI" w:cs="Segoe UI"/>
          <w:color w:val="000000"/>
          <w:sz w:val="21"/>
          <w:szCs w:val="21"/>
        </w:rPr>
        <w:t>classname</w:t>
      </w:r>
      <w:proofErr w:type="spellEnd"/>
      <w:r>
        <w:rPr>
          <w:rFonts w:ascii="Segoe UI" w:hAnsi="Segoe UI" w:cs="Segoe UI"/>
          <w:color w:val="000000"/>
          <w:sz w:val="21"/>
          <w:szCs w:val="21"/>
        </w:rPr>
        <w:t>.</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xml:space="preserve">;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xml:space="preserve">;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w:t>
      </w:r>
      <w:proofErr w:type="spellStart"/>
      <w:r>
        <w:rPr>
          <w:rFonts w:ascii="Consolas" w:hAnsi="Consolas"/>
          <w:color w:val="000000"/>
        </w:rPr>
        <w:t>color:lightblue</w:t>
      </w:r>
      <w:proofErr w:type="spellEnd"/>
      <w:r>
        <w:rPr>
          <w:rFonts w:ascii="Consolas" w:hAnsi="Consolas"/>
          <w:color w:val="000000"/>
        </w:rPr>
        <w:t xml:space="preserv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xml:space="preserv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w:t>
      </w:r>
      <w:proofErr w:type="spellStart"/>
      <w:r>
        <w:rPr>
          <w:rFonts w:ascii="Consolas" w:hAnsi="Consolas"/>
          <w:color w:val="000000"/>
        </w:rPr>
        <w:t>color:black</w:t>
      </w:r>
      <w:proofErr w:type="spellEnd"/>
      <w:r>
        <w:rPr>
          <w:rFonts w:ascii="Consolas" w:hAnsi="Consolas"/>
          <w:color w:val="000000"/>
        </w:rPr>
        <w:t xml:space="preserve">;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spellStart"/>
      <w:r>
        <w:rPr>
          <w:rFonts w:ascii="Consolas" w:hAnsi="Consolas"/>
          <w:color w:val="000000"/>
        </w:rPr>
        <w:t>title:before</w:t>
      </w:r>
      <w:proofErr w:type="spellEnd"/>
      <w:r>
        <w:rPr>
          <w:rFonts w:ascii="Consolas" w:hAnsi="Consolas"/>
          <w:color w:val="000000"/>
        </w:rPr>
        <w:t xml:space="preserv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spellStart"/>
      <w:r>
        <w:rPr>
          <w:rFonts w:ascii="Consolas" w:hAnsi="Consolas"/>
          <w:color w:val="000000"/>
        </w:rPr>
        <w:t>title:after</w:t>
      </w:r>
      <w:proofErr w:type="spellEnd"/>
      <w:r>
        <w:rPr>
          <w:rFonts w:ascii="Consolas" w:hAnsi="Consolas"/>
          <w:color w:val="000000"/>
        </w:rPr>
        <w:t xml:space="preserve">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w:t>
      </w:r>
      <w:proofErr w:type="spellStart"/>
      <w:r w:rsidR="00236ACA">
        <w:t>rel</w:t>
      </w:r>
      <w:proofErr w:type="spellEnd"/>
      <w:r w:rsidR="00236ACA">
        <w:t xml:space="preserve">=”stylesheet” </w:t>
      </w:r>
      <w:proofErr w:type="spellStart"/>
      <w:r w:rsidR="00236ACA">
        <w:t>href</w:t>
      </w:r>
      <w:proofErr w:type="spellEnd"/>
      <w:r w:rsidR="00236ACA">
        <w:t>=””</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lastRenderedPageBreak/>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 xml:space="preserve">style="font-size:18px; </w:t>
      </w:r>
      <w:proofErr w:type="spellStart"/>
      <w:r>
        <w:rPr>
          <w:rStyle w:val="color-new"/>
          <w:rFonts w:ascii="Consolas" w:hAnsi="Consolas"/>
          <w:color w:val="E31B23"/>
        </w:rPr>
        <w:t>font-family:cursive</w:t>
      </w:r>
      <w:proofErr w:type="spellEnd"/>
      <w:r>
        <w:rPr>
          <w:rStyle w:val="color-new"/>
          <w:rFonts w:ascii="Consolas" w:hAnsi="Consolas"/>
          <w:color w:val="E31B23"/>
        </w:rPr>
        <w:t>"</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w:t>
      </w:r>
      <w:proofErr w:type="spellStart"/>
      <w:r>
        <w:rPr>
          <w:rStyle w:val="color-new"/>
          <w:rFonts w:ascii="Consolas" w:eastAsiaTheme="majorEastAsia" w:hAnsi="Consolas"/>
          <w:color w:val="E31B23"/>
        </w:rPr>
        <w:t>background-color:cyan</w:t>
      </w:r>
      <w:proofErr w:type="spellEnd"/>
      <w:r>
        <w:rPr>
          <w:rStyle w:val="color-new"/>
          <w:rFonts w:ascii="Consolas" w:eastAsiaTheme="majorEastAsia" w:hAnsi="Consolas"/>
          <w:color w:val="E31B23"/>
        </w:rPr>
        <w:t xml:space="preserve">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w:t>
      </w:r>
      <w:proofErr w:type="spellStart"/>
      <w:r>
        <w:rPr>
          <w:rStyle w:val="color-new"/>
          <w:rFonts w:ascii="Consolas" w:eastAsiaTheme="majorEastAsia" w:hAnsi="Consolas"/>
          <w:color w:val="E31B23"/>
        </w:rPr>
        <w:t>color:white</w:t>
      </w:r>
      <w:proofErr w:type="spell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background-color:black</w:t>
      </w:r>
      <w:proofErr w:type="spellEnd"/>
      <w:r>
        <w:rPr>
          <w:rStyle w:val="color-new"/>
          <w:rFonts w:ascii="Consolas" w:eastAsiaTheme="majorEastAsia" w:hAnsi="Consolas"/>
          <w:color w:val="E31B23"/>
        </w:rPr>
        <w:t xml:space="preserve">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p.cursive</w:t>
      </w:r>
      <w:proofErr w:type="spellEnd"/>
      <w:r>
        <w:rPr>
          <w:rStyle w:val="color-new"/>
          <w:rFonts w:ascii="Consolas" w:eastAsiaTheme="majorEastAsia" w:hAnsi="Consolas"/>
          <w:color w:val="E31B23"/>
        </w:rPr>
        <w:t xml:space="preserve"> { font-size:18px; </w:t>
      </w:r>
      <w:proofErr w:type="spellStart"/>
      <w:r>
        <w:rPr>
          <w:rStyle w:val="color-new"/>
          <w:rFonts w:ascii="Consolas" w:eastAsiaTheme="majorEastAsia" w:hAnsi="Consolas"/>
          <w:color w:val="E31B23"/>
        </w:rPr>
        <w:t>font-family:cursive</w:t>
      </w:r>
      <w:proofErr w:type="spellEnd"/>
      <w:r>
        <w:rPr>
          <w:rStyle w:val="color-new"/>
          <w:rFonts w:ascii="Consolas" w:eastAsiaTheme="majorEastAsia" w:hAnsi="Consolas"/>
          <w:color w:val="E31B23"/>
        </w:rPr>
        <w:t xml:space="preser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 xml:space="preserve">&lt;link </w:t>
      </w:r>
      <w:proofErr w:type="spellStart"/>
      <w:r w:rsidR="00BC33C9" w:rsidRPr="00BC33C9">
        <w:rPr>
          <w:rStyle w:val="color-new"/>
          <w:rFonts w:ascii="Consolas" w:hAnsi="Consolas"/>
          <w:b/>
          <w:bCs/>
          <w:color w:val="E31B23"/>
        </w:rPr>
        <w:t>href</w:t>
      </w:r>
      <w:proofErr w:type="spellEnd"/>
      <w:r w:rsidR="00BC33C9" w:rsidRPr="00BC33C9">
        <w:rPr>
          <w:rStyle w:val="color-new"/>
          <w:rFonts w:ascii="Consolas" w:hAnsi="Consolas"/>
          <w:b/>
          <w:bCs/>
          <w:color w:val="E31B23"/>
        </w:rPr>
        <w:t xml:space="preserve">="External.css" </w:t>
      </w:r>
      <w:proofErr w:type="spellStart"/>
      <w:r w:rsidR="00BC33C9" w:rsidRPr="00BC33C9">
        <w:rPr>
          <w:rStyle w:val="color-new"/>
          <w:rFonts w:ascii="Consolas" w:hAnsi="Consolas"/>
          <w:b/>
          <w:bCs/>
          <w:color w:val="E31B23"/>
        </w:rPr>
        <w:t>rel</w:t>
      </w:r>
      <w:proofErr w:type="spellEnd"/>
      <w:r w:rsidR="00BC33C9" w:rsidRPr="00BC33C9">
        <w:rPr>
          <w:rStyle w:val="color-new"/>
          <w:rFonts w:ascii="Consolas" w:hAnsi="Consolas"/>
          <w:b/>
          <w:bCs/>
          <w:color w:val="E31B23"/>
        </w:rPr>
        <w:t>="stylesheet"&gt;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w:t>
      </w:r>
      <w:proofErr w:type="spellStart"/>
      <w:r w:rsidR="00E31C5C">
        <w:rPr>
          <w:rFonts w:ascii="Segoe UI" w:eastAsia="Times New Roman" w:hAnsi="Segoe UI" w:cs="Segoe UI"/>
          <w:color w:val="000000"/>
          <w:sz w:val="21"/>
          <w:szCs w:val="21"/>
        </w:rPr>
        <w:t>rel</w:t>
      </w:r>
      <w:proofErr w:type="spellEnd"/>
      <w:r w:rsidR="00E31C5C">
        <w:rPr>
          <w:rFonts w:ascii="Segoe UI" w:eastAsia="Times New Roman" w:hAnsi="Segoe UI" w:cs="Segoe UI"/>
          <w:color w:val="000000"/>
          <w:sz w:val="21"/>
          <w:szCs w:val="21"/>
        </w:rPr>
        <w:t>”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w:t>
      </w:r>
      <w:proofErr w:type="spellStart"/>
      <w:r>
        <w:rPr>
          <w:rFonts w:ascii="Consolas" w:hAnsi="Consolas"/>
          <w:color w:val="000000"/>
        </w:rPr>
        <w:t>background-color:cyan</w:t>
      </w:r>
      <w:proofErr w:type="spellEnd"/>
      <w:r>
        <w:rPr>
          <w:rFonts w:ascii="Consolas" w:hAnsi="Consolas"/>
          <w:color w:val="000000"/>
        </w:rPr>
        <w:t xml:space="preserve">; </w:t>
      </w:r>
      <w:proofErr w:type="spellStart"/>
      <w:r>
        <w:rPr>
          <w:rFonts w:ascii="Consolas" w:hAnsi="Consolas"/>
          <w:color w:val="000000"/>
        </w:rPr>
        <w:t>color:red</w:t>
      </w:r>
      <w:proofErr w:type="spellEnd"/>
      <w:r>
        <w:rPr>
          <w:rFonts w:ascii="Consolas" w:hAnsi="Consolas"/>
          <w:color w:val="000000"/>
        </w:rPr>
        <w:t>;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xml:space="preserve">; </w:t>
      </w:r>
      <w:proofErr w:type="spellStart"/>
      <w:r>
        <w:rPr>
          <w:rFonts w:ascii="Consolas" w:hAnsi="Consolas"/>
          <w:color w:val="000000"/>
        </w:rPr>
        <w:t>text-align:center</w:t>
      </w:r>
      <w:proofErr w:type="spellEnd"/>
      <w:r>
        <w:rPr>
          <w:rFonts w:ascii="Consolas" w:hAnsi="Consolas"/>
          <w:color w:val="000000"/>
        </w:rPr>
        <w:t>;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w:t>
      </w:r>
      <w:proofErr w:type="spellStart"/>
      <w:r>
        <w:rPr>
          <w:rFonts w:ascii="Consolas" w:hAnsi="Consolas"/>
          <w:color w:val="000000"/>
        </w:rPr>
        <w:t>font-variant:small-caps</w:t>
      </w:r>
      <w:proofErr w:type="spellEnd"/>
      <w:r>
        <w:rPr>
          <w:rFonts w:ascii="Consolas" w:hAnsi="Consolas"/>
          <w:color w:val="000000"/>
        </w:rPr>
        <w:t>;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w:t>
      </w:r>
      <w:proofErr w:type="spellStart"/>
      <w:r>
        <w:rPr>
          <w:rFonts w:ascii="Consolas" w:hAnsi="Consolas"/>
          <w:color w:val="000000"/>
        </w:rPr>
        <w:t>font-style:italic</w:t>
      </w:r>
      <w:proofErr w:type="spellEnd"/>
      <w:r>
        <w:rPr>
          <w:rFonts w:ascii="Consolas" w:hAnsi="Consolas"/>
          <w:color w:val="000000"/>
        </w:rPr>
        <w:t>;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w:t>
      </w:r>
      <w:proofErr w:type="spellStart"/>
      <w:r>
        <w:rPr>
          <w:rFonts w:ascii="Consolas" w:hAnsi="Consolas"/>
          <w:color w:val="000000"/>
        </w:rPr>
        <w:t>en</w:t>
      </w:r>
      <w:proofErr w:type="spellEnd"/>
      <w:r>
        <w:rPr>
          <w:rFonts w:ascii="Consolas" w:hAnsi="Consolas"/>
          <w:color w:val="000000"/>
        </w:rPr>
        <w:t>"&gt;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t>
      </w:r>
      <w:r>
        <w:rPr>
          <w:rStyle w:val="color-new"/>
          <w:rFonts w:ascii="Consolas" w:hAnsi="Consolas"/>
          <w:color w:val="E31B23"/>
        </w:rPr>
        <w:t xml:space="preserve">&lt;link </w:t>
      </w:r>
      <w:proofErr w:type="spellStart"/>
      <w:r>
        <w:rPr>
          <w:rStyle w:val="color-new"/>
          <w:rFonts w:ascii="Consolas" w:hAnsi="Consolas"/>
          <w:color w:val="E31B23"/>
        </w:rPr>
        <w:t>href</w:t>
      </w:r>
      <w:proofErr w:type="spellEnd"/>
      <w:r>
        <w:rPr>
          <w:rStyle w:val="color-new"/>
          <w:rFonts w:ascii="Consolas" w:hAnsi="Consolas"/>
          <w:color w:val="E31B23"/>
        </w:rPr>
        <w:t xml:space="preserve">="TestExternal.css" </w:t>
      </w:r>
      <w:proofErr w:type="spellStart"/>
      <w:r>
        <w:rPr>
          <w:rStyle w:val="color-new"/>
          <w:rFonts w:ascii="Consolas" w:hAnsi="Consolas"/>
          <w:color w:val="E31B23"/>
        </w:rPr>
        <w:t>rel</w:t>
      </w:r>
      <w:proofErr w:type="spellEnd"/>
      <w:r>
        <w:rPr>
          <w:rStyle w:val="color-new"/>
          <w:rFonts w:ascii="Consolas" w:hAnsi="Consolas"/>
          <w:color w:val="E31B23"/>
        </w:rPr>
        <w:t>="stylesheet"&gt;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 xml:space="preserve"> class="inherit-border"&gt;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w:t>
      </w:r>
      <w:proofErr w:type="spellStart"/>
      <w:r>
        <w:rPr>
          <w:rFonts w:ascii="Consolas" w:hAnsi="Consolas"/>
          <w:color w:val="000000"/>
        </w:rPr>
        <w:t>color:black</w:t>
      </w:r>
      <w:proofErr w:type="spellEnd"/>
      <w:r>
        <w:rPr>
          <w:rFonts w:ascii="Consolas" w:hAnsi="Consolas"/>
          <w:color w:val="000000"/>
        </w:rPr>
        <w:t xml:space="preserve">; </w:t>
      </w:r>
      <w:proofErr w:type="spellStart"/>
      <w:r>
        <w:rPr>
          <w:rFonts w:ascii="Consolas" w:hAnsi="Consolas"/>
          <w:color w:val="000000"/>
        </w:rPr>
        <w:t>background-color:white</w:t>
      </w:r>
      <w:proofErr w:type="spellEnd"/>
      <w:r>
        <w:rPr>
          <w:rFonts w:ascii="Consolas" w:hAnsi="Consolas"/>
          <w:color w:val="000000"/>
        </w:rPr>
        <w:t>;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spellStart"/>
      <w:r>
        <w:rPr>
          <w:rStyle w:val="color-new"/>
          <w:rFonts w:ascii="Consolas" w:hAnsi="Consolas"/>
          <w:color w:val="E31B23"/>
        </w:rPr>
        <w:t>p.red</w:t>
      </w:r>
      <w:proofErr w:type="spellEnd"/>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w:t>
      </w:r>
      <w:proofErr w:type="spellStart"/>
      <w:r>
        <w:rPr>
          <w:rFonts w:ascii="Consolas" w:hAnsi="Consolas"/>
          <w:color w:val="000000"/>
        </w:rPr>
        <w:t>color:yellow</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proofErr w:type="spellStart"/>
      <w:r>
        <w:rPr>
          <w:rStyle w:val="HTMLCode"/>
          <w:rFonts w:ascii="Consolas" w:eastAsiaTheme="majorEastAsia" w:hAnsi="Consolas"/>
          <w:color w:val="000000"/>
        </w:rPr>
        <w:t>p.red</w:t>
      </w:r>
      <w:proofErr w:type="spellEnd"/>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xml:space="preserve"> </w:t>
      </w:r>
      <w:r>
        <w:rPr>
          <w:rStyle w:val="color-new"/>
          <w:rFonts w:ascii="Consolas" w:hAnsi="Consolas"/>
          <w:color w:val="E31B23"/>
        </w:rPr>
        <w:t>!important</w:t>
      </w:r>
      <w:r>
        <w:rPr>
          <w:rFonts w:ascii="Consolas" w:hAnsi="Consolas"/>
          <w:color w:val="000000"/>
        </w:rPr>
        <w:t xml:space="preserve">; </w:t>
      </w:r>
      <w:proofErr w:type="spellStart"/>
      <w:r>
        <w:rPr>
          <w:rFonts w:ascii="Consolas" w:hAnsi="Consolas"/>
          <w:color w:val="000000"/>
        </w:rPr>
        <w:t>background-color:grey</w:t>
      </w:r>
      <w:proofErr w:type="spellEnd"/>
      <w:r>
        <w:rPr>
          <w:rFonts w:ascii="Consolas" w:hAnsi="Consolas"/>
          <w:color w:val="000000"/>
        </w:rPr>
        <w:t xml:space="preserve">;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xml:space="preserv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 xml:space="preserve">color is blue but background is </w:t>
      </w:r>
      <w:proofErr w:type="spellStart"/>
      <w:r>
        <w:rPr>
          <w:rFonts w:ascii="Consolas" w:hAnsi="Consolas"/>
          <w:color w:val="000000"/>
        </w:rPr>
        <w:t>lightblue</w:t>
      </w:r>
      <w:proofErr w:type="spellEnd"/>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proofErr w:type="spellStart"/>
      <w:r>
        <w:rPr>
          <w:rStyle w:val="Emphasis"/>
          <w:rFonts w:ascii="Consolas" w:hAnsi="Consolas" w:cs="Courier New"/>
          <w:color w:val="000000"/>
          <w:sz w:val="20"/>
          <w:szCs w:val="20"/>
        </w:rPr>
        <w:t>rr</w:t>
      </w:r>
      <w:proofErr w:type="spellEnd"/>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proofErr w:type="spellStart"/>
      <w:r>
        <w:rPr>
          <w:rStyle w:val="HTMLCode"/>
          <w:rFonts w:ascii="Consolas" w:eastAsiaTheme="minorHAnsi" w:hAnsi="Consolas"/>
          <w:color w:val="000000"/>
        </w:rPr>
        <w:t>rgb</w:t>
      </w:r>
      <w:proofErr w:type="spellEnd"/>
      <w:r>
        <w:rPr>
          <w:rStyle w:val="HTMLCode"/>
          <w:rFonts w:ascii="Consolas" w:eastAsiaTheme="minorHAnsi" w:hAnsi="Consolas"/>
          <w:color w:val="000000"/>
        </w:rPr>
        <w:t>(</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proofErr w:type="spellStart"/>
      <w:r>
        <w:rPr>
          <w:rStyle w:val="HTMLCode"/>
          <w:rFonts w:ascii="Consolas" w:eastAsiaTheme="minorHAnsi" w:hAnsi="Consolas"/>
          <w:color w:val="000000"/>
        </w:rPr>
        <w:t>rgba</w:t>
      </w:r>
      <w:proofErr w:type="spellEnd"/>
      <w:r>
        <w:rPr>
          <w:rStyle w:val="HTMLCode"/>
          <w:rFonts w:ascii="Consolas" w:eastAsiaTheme="minorHAnsi" w:hAnsi="Consolas"/>
          <w:color w:val="000000"/>
        </w:rPr>
        <w:t>(</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proofErr w:type="spellStart"/>
      <w:r>
        <w:rPr>
          <w:rStyle w:val="HTMLCode"/>
          <w:rFonts w:ascii="Consolas" w:eastAsiaTheme="minorHAnsi" w:hAnsi="Consolas"/>
          <w:color w:val="000000"/>
        </w:rPr>
        <w:t>hsl</w:t>
      </w:r>
      <w:proofErr w:type="spellEnd"/>
      <w:r>
        <w:rPr>
          <w:rStyle w:val="HTMLCode"/>
          <w:rFonts w:ascii="Consolas" w:eastAsiaTheme="minorHAnsi" w:hAnsi="Consolas"/>
          <w:color w:val="000000"/>
        </w:rPr>
        <w:t>(hue,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HSLA in the form of </w:t>
      </w:r>
      <w:proofErr w:type="spellStart"/>
      <w:r>
        <w:rPr>
          <w:rStyle w:val="HTMLCode"/>
          <w:rFonts w:ascii="Consolas" w:eastAsiaTheme="minorHAnsi" w:hAnsi="Consolas"/>
          <w:color w:val="000000"/>
        </w:rPr>
        <w:t>hsla</w:t>
      </w:r>
      <w:proofErr w:type="spellEnd"/>
      <w:r>
        <w:rPr>
          <w:rStyle w:val="HTMLCode"/>
          <w:rFonts w:ascii="Consolas" w:eastAsiaTheme="minorHAnsi" w:hAnsi="Consolas"/>
          <w:color w:val="000000"/>
        </w:rPr>
        <w:t>(hue,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The 16 pre-defined English color names as follows. These 16 colors are numerically generated and are really </w:t>
      </w:r>
      <w:proofErr w:type="spellStart"/>
      <w:r>
        <w:rPr>
          <w:rFonts w:ascii="Segoe UI" w:hAnsi="Segoe UI" w:cs="Segoe UI"/>
          <w:color w:val="000000"/>
          <w:sz w:val="21"/>
          <w:szCs w:val="21"/>
        </w:rPr>
        <w:t>really</w:t>
      </w:r>
      <w:proofErr w:type="spellEnd"/>
      <w:r>
        <w:rPr>
          <w:rFonts w:ascii="Segoe UI" w:hAnsi="Segoe UI" w:cs="Segoe UI"/>
          <w:color w:val="000000"/>
          <w:sz w:val="21"/>
          <w:szCs w:val="21"/>
        </w:rPr>
        <w:t xml:space="preserve"> ugly. You should avoid using them!! Many browsers also support other color names such as </w:t>
      </w:r>
      <w:proofErr w:type="spellStart"/>
      <w:r>
        <w:rPr>
          <w:rStyle w:val="HTMLCode"/>
          <w:rFonts w:ascii="Consolas" w:eastAsiaTheme="minorHAnsi" w:hAnsi="Consolas"/>
          <w:color w:val="000000"/>
        </w:rPr>
        <w:t>lightblue</w:t>
      </w:r>
      <w:proofErr w:type="spellEnd"/>
      <w:r>
        <w:rPr>
          <w:rFonts w:ascii="Segoe UI" w:hAnsi="Segoe UI" w:cs="Segoe UI"/>
          <w:color w:val="000000"/>
          <w:sz w:val="21"/>
          <w:szCs w:val="21"/>
        </w:rPr>
        <w:t>, </w:t>
      </w:r>
      <w:proofErr w:type="spellStart"/>
      <w:r>
        <w:rPr>
          <w:rStyle w:val="HTMLCode"/>
          <w:rFonts w:ascii="Consolas" w:eastAsiaTheme="minorHAnsi" w:hAnsi="Consolas"/>
          <w:color w:val="000000"/>
        </w:rPr>
        <w:t>lightgreen</w:t>
      </w:r>
      <w:proofErr w:type="spellEnd"/>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proofErr w:type="spellStart"/>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proofErr w:type="spellEnd"/>
      <w:r>
        <w:rPr>
          <w:rStyle w:val="line-heading-code-new"/>
          <w:rFonts w:ascii="Consolas" w:hAnsi="Consolas" w:cs="Segoe UI"/>
          <w:color w:val="E31B23"/>
          <w:sz w:val="23"/>
          <w:szCs w:val="23"/>
        </w:rPr>
        <w:t>)|</w:t>
      </w:r>
      <w:proofErr w:type="spellStart"/>
      <w:r>
        <w:rPr>
          <w:rStyle w:val="line-heading-code-new"/>
          <w:rFonts w:ascii="Consolas" w:hAnsi="Consolas" w:cs="Segoe UI"/>
          <w:color w:val="E31B23"/>
          <w:sz w:val="23"/>
          <w:szCs w:val="23"/>
        </w:rPr>
        <w:t>rgba</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proofErr w:type="spellEnd"/>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proofErr w:type="spellStart"/>
      <w:r>
        <w:rPr>
          <w:rStyle w:val="line-heading"/>
          <w:rFonts w:ascii="Consolas" w:hAnsi="Consolas" w:cs="Courier New"/>
          <w:b/>
          <w:bCs/>
          <w:color w:val="444444"/>
          <w:spacing w:val="15"/>
          <w:sz w:val="23"/>
          <w:szCs w:val="23"/>
        </w:rPr>
        <w:t>pt</w:t>
      </w:r>
      <w:proofErr w:type="spellEnd"/>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proofErr w:type="spellStart"/>
      <w:r w:rsidRPr="007453E7">
        <w:rPr>
          <w:rFonts w:ascii="Segoe UI" w:hAnsi="Segoe UI" w:cs="Segoe UI"/>
          <w:color w:val="000000"/>
          <w:sz w:val="21"/>
          <w:szCs w:val="21"/>
        </w:rPr>
        <w:t>em</w:t>
      </w:r>
      <w:proofErr w:type="spellEnd"/>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xml:space="preserve">. In the case of font-size, </w:t>
      </w:r>
      <w:proofErr w:type="spellStart"/>
      <w:r w:rsidR="00A5285E">
        <w:rPr>
          <w:rFonts w:ascii="Segoe UI" w:hAnsi="Segoe UI" w:cs="Segoe UI"/>
          <w:color w:val="000000"/>
          <w:sz w:val="21"/>
          <w:szCs w:val="21"/>
        </w:rPr>
        <w:t>em</w:t>
      </w:r>
      <w:proofErr w:type="spellEnd"/>
      <w:r w:rsidR="00A5285E">
        <w:rPr>
          <w:rFonts w:ascii="Segoe UI" w:hAnsi="Segoe UI" w:cs="Segoe UI"/>
          <w:color w:val="000000"/>
          <w:sz w:val="21"/>
          <w:szCs w:val="21"/>
        </w:rPr>
        <w:t xml:space="preserve">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vw</w:t>
      </w:r>
      <w:proofErr w:type="spellEnd"/>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vh</w:t>
      </w:r>
      <w:proofErr w:type="spellEnd"/>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vmin</w:t>
      </w:r>
      <w:proofErr w:type="spellEnd"/>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vmax</w:t>
      </w:r>
      <w:proofErr w:type="spellEnd"/>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lastRenderedPageBreak/>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max-height: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min-width: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lastRenderedPageBreak/>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proofErr w:type="spellStart"/>
      <w:r w:rsidRPr="00C37BE2">
        <w:rPr>
          <w:rStyle w:val="font-code"/>
        </w:rPr>
        <w:t>width:auto</w:t>
      </w:r>
      <w:proofErr w:type="spellEnd"/>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proofErr w:type="spellStart"/>
      <w:r>
        <w:rPr>
          <w:rStyle w:val="HTMLCode"/>
          <w:rFonts w:ascii="Consolas" w:hAnsi="Consolas"/>
          <w:color w:val="000000"/>
        </w:rPr>
        <w:t>width:auto</w:t>
      </w:r>
      <w:proofErr w:type="spellEnd"/>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proofErr w:type="spellStart"/>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proofErr w:type="spellEnd"/>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proofErr w:type="spellStart"/>
      <w:r w:rsidR="006C5703" w:rsidRPr="006C5703">
        <w:t>space</w:t>
      </w:r>
      <w:proofErr w:type="spellEnd"/>
      <w:r w:rsidR="006C5703" w:rsidRPr="006C5703">
        <w:t xml:space="preserv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 xml:space="preserve">margin-top: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margin-right: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r>
      <w:proofErr w:type="spellStart"/>
      <w:r w:rsidRPr="009742DB">
        <w:rPr>
          <w:rFonts w:ascii="Consolas" w:eastAsia="Times New Roman" w:hAnsi="Consolas" w:cs="Segoe UI"/>
          <w:color w:val="E31B23"/>
          <w:sz w:val="23"/>
          <w:szCs w:val="23"/>
        </w:rP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margin-left: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div#header</w:t>
      </w:r>
      <w:proofErr w:type="spellEnd"/>
      <w:r w:rsidRPr="0088301A">
        <w:rPr>
          <w:rFonts w:ascii="Consolas" w:eastAsia="Times New Roman" w:hAnsi="Consolas" w:cs="Courier New"/>
          <w:color w:val="000000"/>
          <w:sz w:val="20"/>
          <w:szCs w:val="20"/>
        </w:rPr>
        <w:t xml:space="preserve">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div#footer</w:t>
      </w:r>
      <w:proofErr w:type="spellEnd"/>
      <w:r w:rsidRPr="0088301A">
        <w:rPr>
          <w:rFonts w:ascii="Consolas" w:eastAsia="Times New Roman" w:hAnsi="Consolas" w:cs="Courier New"/>
          <w:color w:val="000000"/>
          <w:sz w:val="20"/>
          <w:szCs w:val="20"/>
        </w:rPr>
        <w:t xml:space="preserve">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div#content</w:t>
      </w:r>
      <w:proofErr w:type="spellEnd"/>
      <w:r w:rsidRPr="0088301A">
        <w:rPr>
          <w:rFonts w:ascii="Consolas" w:eastAsia="Times New Roman" w:hAnsi="Consolas" w:cs="Courier New"/>
          <w:color w:val="000000"/>
          <w:sz w:val="20"/>
          <w:szCs w:val="20"/>
        </w:rPr>
        <w:t xml:space="preserve">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 xml:space="preserve">border-width: </w:t>
      </w:r>
      <w:proofErr w:type="spellStart"/>
      <w:r w:rsidRPr="00DF37D8">
        <w:rPr>
          <w:rFonts w:ascii="Consolas" w:eastAsia="Times New Roman" w:hAnsi="Consolas" w:cs="Segoe UI"/>
          <w:color w:val="E31B23"/>
          <w:sz w:val="23"/>
          <w:szCs w:val="23"/>
        </w:rPr>
        <w:t>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proofErr w:type="spellEnd"/>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lastRenderedPageBreak/>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overview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17"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proofErr w:type="spellStart"/>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roofErr w:type="spellEnd"/>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proofErr w:type="spellStart"/>
      <w:r w:rsidRPr="00B97120">
        <w:rPr>
          <w:rStyle w:val="HTMLCode"/>
          <w:rFonts w:ascii="Consolas" w:eastAsiaTheme="majorEastAsia" w:hAnsi="Consolas"/>
          <w:color w:val="FF0000"/>
        </w:rPr>
        <w:t>position:static</w:t>
      </w:r>
      <w:proofErr w:type="spellEnd"/>
      <w:r>
        <w:rPr>
          <w:rFonts w:ascii="Segoe UI" w:hAnsi="Segoe UI" w:cs="Segoe UI"/>
          <w:color w:val="000000"/>
          <w:sz w:val="21"/>
          <w:szCs w:val="21"/>
        </w:rPr>
        <w:t>); you can remove the box from the normal flow and specify its location with respect to either its parent element (</w:t>
      </w:r>
      <w:proofErr w:type="spellStart"/>
      <w:r w:rsidRPr="00DE3AF1">
        <w:rPr>
          <w:rStyle w:val="HTMLCode"/>
          <w:rFonts w:ascii="Consolas" w:eastAsiaTheme="majorEastAsia" w:hAnsi="Consolas"/>
          <w:color w:val="FF0000"/>
        </w:rPr>
        <w:t>position:absolute</w:t>
      </w:r>
      <w:proofErr w:type="spellEnd"/>
      <w:r>
        <w:rPr>
          <w:rFonts w:ascii="Segoe UI" w:hAnsi="Segoe UI" w:cs="Segoe UI"/>
          <w:color w:val="000000"/>
          <w:sz w:val="21"/>
          <w:szCs w:val="21"/>
        </w:rPr>
        <w:t>) or the browser window (</w:t>
      </w:r>
      <w:proofErr w:type="spellStart"/>
      <w:r w:rsidRPr="00DE3AF1">
        <w:rPr>
          <w:rStyle w:val="HTMLCode"/>
          <w:rFonts w:ascii="Consolas" w:eastAsiaTheme="majorEastAsia" w:hAnsi="Consolas"/>
          <w:color w:val="FF0000"/>
        </w:rPr>
        <w:t>position:fixed</w:t>
      </w:r>
      <w:proofErr w:type="spellEnd"/>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proofErr w:type="spellStart"/>
      <w:r w:rsidRPr="00DE3AF1">
        <w:rPr>
          <w:rStyle w:val="HTMLCode"/>
          <w:rFonts w:ascii="Consolas" w:eastAsiaTheme="majorEastAsia" w:hAnsi="Consolas"/>
          <w:color w:val="FF0000"/>
        </w:rPr>
        <w:t>position:relative</w:t>
      </w:r>
      <w:proofErr w:type="spellEnd"/>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lastRenderedPageBreak/>
        <w:t>top: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proofErr w:type="spellStart"/>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proofErr w:type="spellEnd"/>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proofErr w:type="spellStart"/>
      <w:r w:rsidRPr="003D52D1">
        <w:rPr>
          <w:rStyle w:val="font-code"/>
        </w:rPr>
        <w:t>position:stati</w:t>
      </w:r>
      <w:r w:rsidR="003D52D1" w:rsidRPr="003D52D1">
        <w:rPr>
          <w:rStyle w:val="font-code"/>
        </w:rPr>
        <w:t>c</w:t>
      </w:r>
      <w:proofErr w:type="spellEnd"/>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proofErr w:type="spellStart"/>
      <w:r>
        <w:rPr>
          <w:rStyle w:val="HTMLCode"/>
          <w:rFonts w:ascii="Consolas" w:eastAsiaTheme="majorEastAsia" w:hAnsi="Consolas"/>
          <w:color w:val="000000"/>
        </w:rPr>
        <w:t>position:static</w:t>
      </w:r>
      <w:proofErr w:type="spellEnd"/>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0A06A6"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18"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proofErr w:type="spellStart"/>
      <w:r w:rsidRPr="007F3DE5">
        <w:rPr>
          <w:rStyle w:val="font-code"/>
        </w:rPr>
        <w:t>position:relative</w:t>
      </w:r>
      <w:proofErr w:type="spellEnd"/>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t>div#up</w:t>
      </w:r>
      <w:proofErr w:type="spellEnd"/>
      <w:r>
        <w:rPr>
          <w:rFonts w:ascii="Consolas" w:hAnsi="Consolas"/>
          <w:color w:val="000000"/>
        </w:rPr>
        <w:t xml:space="preserve">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proofErr w:type="spellStart"/>
      <w:r w:rsidRPr="007F3DE5">
        <w:rPr>
          <w:rStyle w:val="font-code"/>
        </w:rPr>
        <w:t>position:absolute</w:t>
      </w:r>
      <w:proofErr w:type="spellEnd"/>
      <w:r w:rsidR="00F66958">
        <w:rPr>
          <w:rStyle w:val="font-code"/>
        </w:rPr>
        <w:t xml:space="preserve"> for child and </w:t>
      </w:r>
      <w:proofErr w:type="spellStart"/>
      <w:r w:rsidR="00F66958">
        <w:rPr>
          <w:rStyle w:val="font-code"/>
        </w:rPr>
        <w:t>position:relative</w:t>
      </w:r>
      <w:proofErr w:type="spellEnd"/>
      <w:r w:rsidR="00F66958">
        <w:rPr>
          <w:rStyle w:val="font-code"/>
        </w:rPr>
        <w:t xml:space="preser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 xml:space="preserve">container { </w:t>
      </w:r>
      <w:proofErr w:type="spellStart"/>
      <w:r w:rsidRPr="00F66958">
        <w:rPr>
          <w:rStyle w:val="HTMLCode"/>
          <w:rFonts w:ascii="Consolas" w:eastAsiaTheme="majorEastAsia" w:hAnsi="Consolas"/>
          <w:color w:val="FF0000"/>
        </w:rPr>
        <w:t>position:relative</w:t>
      </w:r>
      <w:proofErr w:type="spellEnd"/>
      <w:r w:rsidRPr="00F66958">
        <w:rPr>
          <w:rStyle w:val="HTMLCode"/>
          <w:rFonts w:ascii="Consolas" w:eastAsiaTheme="majorEastAsia" w:hAnsi="Consolas"/>
          <w:color w:val="FF0000"/>
        </w:rPr>
        <w:t xml:space="preser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proofErr w:type="spellStart"/>
      <w:r w:rsidRPr="007F3DE5">
        <w:rPr>
          <w:rStyle w:val="font-code"/>
        </w:rPr>
        <w:t>position:fixed</w:t>
      </w:r>
      <w:proofErr w:type="spellEnd"/>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paragraph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 xml:space="preserve">float: </w:t>
      </w:r>
      <w:proofErr w:type="spellStart"/>
      <w:r>
        <w:rPr>
          <w:rStyle w:val="line-heading-code-new"/>
          <w:rFonts w:ascii="Consolas" w:eastAsiaTheme="majorEastAsia" w:hAnsi="Consolas" w:cs="Segoe UI"/>
          <w:color w:val="E31B23"/>
          <w:sz w:val="23"/>
          <w:szCs w:val="23"/>
        </w:rPr>
        <w:t>left|right|</w:t>
      </w:r>
      <w:r>
        <w:rPr>
          <w:rStyle w:val="underline"/>
          <w:rFonts w:ascii="Consolas" w:eastAsiaTheme="majorEastAsia" w:hAnsi="Consolas" w:cs="Segoe UI"/>
          <w:color w:val="E31B23"/>
          <w:sz w:val="23"/>
          <w:szCs w:val="23"/>
          <w:u w:val="single"/>
        </w:rPr>
        <w:t>none</w:t>
      </w:r>
      <w:proofErr w:type="spellEnd"/>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 xml:space="preserve">clear: </w:t>
      </w:r>
      <w:proofErr w:type="spellStart"/>
      <w:r>
        <w:rPr>
          <w:rStyle w:val="line-heading-code-new"/>
          <w:rFonts w:ascii="Consolas" w:eastAsiaTheme="majorEastAsia" w:hAnsi="Consolas" w:cs="Segoe UI"/>
          <w:color w:val="E31B23"/>
          <w:sz w:val="23"/>
          <w:szCs w:val="23"/>
        </w:rPr>
        <w:t>left|right|both|none</w:t>
      </w:r>
      <w:proofErr w:type="spellEnd"/>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w:t>
      </w:r>
      <w:proofErr w:type="spellStart"/>
      <w:r w:rsidR="005802AA">
        <w:rPr>
          <w:rFonts w:ascii="Segoe UI" w:hAnsi="Segoe UI" w:cs="Segoe UI"/>
          <w:color w:val="000000"/>
          <w:sz w:val="21"/>
          <w:szCs w:val="21"/>
        </w:rPr>
        <w:t>clear:left</w:t>
      </w:r>
      <w:proofErr w:type="spellEnd"/>
      <w:r w:rsidR="005802AA">
        <w:rPr>
          <w:rFonts w:ascii="Segoe UI" w:hAnsi="Segoe UI" w:cs="Segoe UI"/>
          <w:color w:val="000000"/>
          <w:sz w:val="21"/>
          <w:szCs w:val="21"/>
        </w:rPr>
        <w: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 xml:space="preserve">either as a row or as a </w:t>
      </w:r>
      <w:r>
        <w:rPr>
          <w:rFonts w:ascii="Arial" w:hAnsi="Arial" w:cs="Arial"/>
          <w:color w:val="212121"/>
          <w:spacing w:val="-1"/>
        </w:rPr>
        <w:lastRenderedPageBreak/>
        <w:t>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23"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24"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lastRenderedPageBreak/>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30"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1"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2"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proofErr w:type="spellStart"/>
      <w:r>
        <w:rPr>
          <w:rStyle w:val="HTMLCode"/>
          <w:rFonts w:ascii="Consolas" w:eastAsiaTheme="minorHAnsi" w:hAnsi="Consolas"/>
          <w:color w:val="212121"/>
          <w:spacing w:val="-1"/>
          <w:shd w:val="clear" w:color="auto" w:fill="EEEEEE"/>
        </w:rPr>
        <w:t>nowrap</w:t>
      </w:r>
      <w:proofErr w:type="spellEnd"/>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w:t>
      </w:r>
      <w:proofErr w:type="spellStart"/>
      <w:r w:rsidRPr="00A44427">
        <w:t>br</w:t>
      </w:r>
      <w:proofErr w:type="spellEnd"/>
      <w:r w:rsidRPr="00A44427">
        <w:t>&gt;has</w:t>
      </w:r>
    </w:p>
    <w:p w14:paraId="3652CA66" w14:textId="6A2D5E95"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&gt;extra</w:t>
      </w:r>
    </w:p>
    <w:p w14:paraId="212B7B15" w14:textId="0B222E12"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flex-wrap: </w:t>
      </w:r>
      <w:proofErr w:type="spellStart"/>
      <w:r>
        <w:rPr>
          <w:rFonts w:ascii="Arial" w:hAnsi="Arial" w:cs="Arial"/>
          <w:color w:val="212121"/>
          <w:spacing w:val="-1"/>
        </w:rPr>
        <w:t>wrap|nowrap</w:t>
      </w:r>
      <w:proofErr w:type="spellEnd"/>
      <w:r>
        <w:rPr>
          <w:rFonts w:ascii="Arial" w:hAnsi="Arial" w:cs="Arial"/>
          <w:color w:val="212121"/>
          <w:spacing w:val="-1"/>
        </w:rPr>
        <w:t xml:space="preserve">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w:t>
      </w:r>
      <w:proofErr w:type="spellStart"/>
      <w:r w:rsidR="00811D46">
        <w:rPr>
          <w:rFonts w:ascii="Arial" w:hAnsi="Arial" w:cs="Arial"/>
          <w:color w:val="212121"/>
          <w:spacing w:val="-1"/>
        </w:rPr>
        <w:t>nowrap</w:t>
      </w:r>
      <w:proofErr w:type="spellEnd"/>
      <w:r w:rsidR="00811D46">
        <w:rPr>
          <w:rFonts w:ascii="Arial" w:hAnsi="Arial" w:cs="Arial"/>
          <w:color w:val="212121"/>
          <w:spacing w:val="-1"/>
        </w:rPr>
        <w:t xml:space="preserve">)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34"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lastRenderedPageBreak/>
        <w:t>justify-content for main axis</w:t>
      </w:r>
      <w:r w:rsidR="00C173E1">
        <w:rPr>
          <w:b/>
          <w:bCs/>
        </w:rPr>
        <w:t xml:space="preserve">: </w:t>
      </w:r>
      <w:r>
        <w:rPr>
          <w:rFonts w:ascii="Arial" w:hAnsi="Arial" w:cs="Arial"/>
          <w:color w:val="212121"/>
          <w:spacing w:val="-1"/>
          <w:shd w:val="clear" w:color="auto" w:fill="FFFFFF"/>
        </w:rPr>
        <w:t>The </w:t>
      </w:r>
      <w:hyperlink r:id="rId36"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39"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proofErr w:type="spellStart"/>
      <w:r>
        <w:rPr>
          <w:rStyle w:val="HTMLCode"/>
          <w:rFonts w:ascii="Consolas" w:eastAsiaTheme="majorEastAsia" w:hAnsi="Consolas"/>
          <w:color w:val="212121"/>
          <w:spacing w:val="-1"/>
          <w:shd w:val="clear" w:color="auto" w:fill="EEEEEE"/>
        </w:rPr>
        <w:t>flex:initial</w:t>
      </w:r>
      <w:proofErr w:type="spellEnd"/>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18558213" w14:textId="77777777" w:rsidR="00A12BBB" w:rsidRPr="00852045" w:rsidRDefault="00A12BBB" w:rsidP="00852045"/>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relative, fixed, absolute</w:t>
      </w:r>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proofErr w:type="spellStart"/>
      <w:r w:rsidR="00753FAA">
        <w:t>css</w:t>
      </w:r>
      <w:proofErr w:type="spellEnd"/>
      <w:r w:rsidR="00753FAA">
        <w:t xml:space="preserve">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0A06A6" w:rsidP="009E34C2">
      <w:pPr>
        <w:pStyle w:val="q-text"/>
        <w:shd w:val="clear" w:color="auto" w:fill="FFFFFF"/>
        <w:spacing w:before="0" w:beforeAutospacing="0" w:after="240" w:afterAutospacing="0"/>
        <w:rPr>
          <w:rFonts w:ascii="Segoe UI" w:hAnsi="Segoe UI" w:cs="Segoe UI"/>
          <w:color w:val="282829"/>
          <w:sz w:val="23"/>
          <w:szCs w:val="23"/>
        </w:rPr>
      </w:pPr>
      <w:hyperlink r:id="rId41"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0A06A6" w:rsidP="009E34C2">
      <w:pPr>
        <w:pStyle w:val="q-text"/>
        <w:shd w:val="clear" w:color="auto" w:fill="FFFFFF"/>
        <w:spacing w:before="0" w:beforeAutospacing="0" w:after="240" w:afterAutospacing="0"/>
        <w:rPr>
          <w:rFonts w:ascii="Segoe UI" w:hAnsi="Segoe UI" w:cs="Segoe UI"/>
          <w:color w:val="282829"/>
          <w:sz w:val="23"/>
          <w:szCs w:val="23"/>
        </w:rPr>
      </w:pPr>
      <w:hyperlink r:id="rId42"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The most important concepts which </w:t>
      </w:r>
      <w:proofErr w:type="spellStart"/>
      <w:r>
        <w:rPr>
          <w:rFonts w:ascii="Segoe UI" w:hAnsi="Segoe UI" w:cs="Segoe UI"/>
          <w:color w:val="282829"/>
          <w:sz w:val="23"/>
          <w:szCs w:val="23"/>
        </w:rPr>
        <w:t>i</w:t>
      </w:r>
      <w:proofErr w:type="spellEnd"/>
      <w:r>
        <w:rPr>
          <w:rFonts w:ascii="Segoe UI" w:hAnsi="Segoe UI" w:cs="Segoe UI"/>
          <w:color w:val="282829"/>
          <w:sz w:val="23"/>
          <w:szCs w:val="23"/>
        </w:rPr>
        <w:t xml:space="preserve">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proofErr w:type="spellStart"/>
      <w:r w:rsidRPr="00960AE5">
        <w:rPr>
          <w:rFonts w:ascii="Segoe UI" w:eastAsia="Times New Roman" w:hAnsi="Segoe UI" w:cs="Segoe UI"/>
          <w:color w:val="282829"/>
          <w:sz w:val="23"/>
          <w:szCs w:val="23"/>
        </w:rPr>
        <w:t>css</w:t>
      </w:r>
      <w:proofErr w:type="spellEnd"/>
      <w:r w:rsidRPr="00960AE5">
        <w:rPr>
          <w:rFonts w:ascii="Segoe UI" w:eastAsia="Times New Roman" w:hAnsi="Segoe UI" w:cs="Segoe UI"/>
          <w:color w:val="282829"/>
          <w:sz w:val="23"/>
          <w:szCs w:val="23"/>
        </w:rPr>
        <w:t xml:space="preserve">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lastRenderedPageBreak/>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77777777" w:rsidR="00836DE5" w:rsidRDefault="00836DE5" w:rsidP="00836DE5">
      <w:pPr>
        <w:pStyle w:val="Heading1"/>
      </w:pPr>
      <w:r>
        <w:t>MICS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w:t>
      </w:r>
      <w:proofErr w:type="spellStart"/>
      <w:r>
        <w:t>em</w:t>
      </w:r>
      <w:proofErr w:type="spellEnd"/>
      <w:r>
        <w:t>&gt;,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w:t>
      </w:r>
      <w:proofErr w:type="spellStart"/>
      <w:r>
        <w:t>img</w:t>
      </w:r>
      <w:proofErr w:type="spellEnd"/>
      <w:r>
        <w:t xml:space="preserve"> </w:t>
      </w:r>
      <w:proofErr w:type="spellStart"/>
      <w:r>
        <w:t>src</w:t>
      </w:r>
      <w:proofErr w:type="spellEnd"/>
      <w:r>
        <w:t>=”path/to/</w:t>
      </w:r>
      <w:proofErr w:type="spellStart"/>
      <w:r>
        <w:t>img</w:t>
      </w:r>
      <w:proofErr w:type="spellEnd"/>
      <w:r>
        <w:t>”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 xml:space="preserve">&lt;a </w:t>
      </w:r>
      <w:proofErr w:type="spellStart"/>
      <w:r>
        <w:t>href</w:t>
      </w:r>
      <w:proofErr w:type="spellEnd"/>
      <w:r>
        <w:t>=”path/to/something”&gt; the title of the link &lt;/a&gt;</w:t>
      </w:r>
      <w:r>
        <w:br/>
        <w:t xml:space="preserve">&lt;a </w:t>
      </w:r>
      <w:proofErr w:type="spellStart"/>
      <w:r>
        <w:t>href</w:t>
      </w:r>
      <w:proofErr w:type="spellEnd"/>
      <w:r>
        <w:t>=”path/to/something” target=”blank”&gt; the title of the link &lt;/a&gt;</w:t>
      </w:r>
      <w:r>
        <w:br/>
        <w:t xml:space="preserve">Note the target=”blank”: open the link in a NEW tab. </w:t>
      </w:r>
    </w:p>
    <w:p w14:paraId="538F0A41" w14:textId="77777777" w:rsidR="006D3599" w:rsidRDefault="006D3599" w:rsidP="006D3599">
      <w:pPr>
        <w:pStyle w:val="ListParagraph"/>
      </w:pPr>
      <w:proofErr w:type="spellStart"/>
      <w:r>
        <w:lastRenderedPageBreak/>
        <w:t>href</w:t>
      </w:r>
      <w:proofErr w:type="spellEnd"/>
      <w:r>
        <w:t xml:space="preserve">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w:t>
      </w:r>
      <w:proofErr w:type="spellStart"/>
      <w:r>
        <w:t>ol</w:t>
      </w:r>
      <w:proofErr w:type="spellEnd"/>
      <w:r>
        <w:t>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w:t>
      </w:r>
      <w:proofErr w:type="spellStart"/>
      <w:r>
        <w:t>ol</w:t>
      </w:r>
      <w:proofErr w:type="spellEnd"/>
      <w:r>
        <w:t>&gt;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w:t>
      </w:r>
      <w:proofErr w:type="spellStart"/>
      <w:r>
        <w:t>thead</w:t>
      </w:r>
      <w:proofErr w:type="spellEnd"/>
      <w:r>
        <w:t>&gt;, &lt;</w:t>
      </w:r>
      <w:proofErr w:type="spellStart"/>
      <w:r>
        <w:t>tbody</w:t>
      </w:r>
      <w:proofErr w:type="spellEnd"/>
      <w:r>
        <w:t>&gt;, &lt;</w:t>
      </w:r>
      <w:proofErr w:type="spellStart"/>
      <w:r>
        <w:t>tfoot</w:t>
      </w:r>
      <w:proofErr w:type="spellEnd"/>
      <w:r>
        <w:t>&gt;</w:t>
      </w:r>
    </w:p>
    <w:p w14:paraId="44B6B703" w14:textId="77777777" w:rsidR="006D3599" w:rsidRDefault="006D3599" w:rsidP="006D3599">
      <w:pPr>
        <w:pStyle w:val="ListParagraph"/>
      </w:pPr>
      <w:r>
        <w:t xml:space="preserve">In order to merge columns, rows, one use </w:t>
      </w:r>
      <w:proofErr w:type="spellStart"/>
      <w:r>
        <w:t>colspan</w:t>
      </w:r>
      <w:proofErr w:type="spellEnd"/>
      <w:r>
        <w:t xml:space="preserve"> or </w:t>
      </w:r>
      <w:proofErr w:type="spellStart"/>
      <w:r>
        <w:t>rowspan</w:t>
      </w:r>
      <w:proofErr w:type="spellEnd"/>
      <w:r>
        <w:t xml:space="preserve">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43"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44"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w:t>
      </w:r>
      <w:proofErr w:type="spellStart"/>
      <w:r>
        <w:rPr>
          <w:rFonts w:ascii="Arial" w:hAnsi="Arial" w:cs="Arial"/>
          <w:color w:val="242729"/>
          <w:sz w:val="23"/>
          <w:szCs w:val="23"/>
          <w:shd w:val="clear" w:color="auto" w:fill="FFFFFF"/>
        </w:rPr>
        <w:t>passwordID</w:t>
      </w:r>
      <w:proofErr w:type="spellEnd"/>
      <w:r>
        <w:rPr>
          <w:rFonts w:ascii="Arial" w:hAnsi="Arial" w:cs="Arial"/>
          <w:color w:val="242729"/>
          <w:sz w:val="23"/>
          <w:szCs w:val="23"/>
          <w:shd w:val="clear" w:color="auto" w:fill="FFFFFF"/>
        </w:rPr>
        <w:t>”&gt;Password: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w:t>
      </w:r>
      <w:proofErr w:type="spellStart"/>
      <w:r>
        <w:rPr>
          <w:rFonts w:ascii="Arial" w:hAnsi="Arial" w:cs="Arial"/>
          <w:color w:val="242729"/>
          <w:sz w:val="23"/>
          <w:szCs w:val="23"/>
          <w:shd w:val="clear" w:color="auto" w:fill="FFFFFF"/>
        </w:rPr>
        <w:t>passwordID</w:t>
      </w:r>
      <w:proofErr w:type="spellEnd"/>
      <w:r>
        <w:rPr>
          <w:rFonts w:ascii="Arial" w:hAnsi="Arial" w:cs="Arial"/>
          <w:color w:val="242729"/>
          <w:sz w:val="23"/>
          <w:szCs w:val="23"/>
          <w:shd w:val="clear" w:color="auto" w:fill="FFFFFF"/>
        </w:rPr>
        <w:t>”&gt;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cols=”” rows=””&gt; type something here &lt;/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Button type=”submit”. Button allows non-text label on the button while input type=submit allows only </w:t>
      </w:r>
      <w:proofErr w:type="spellStart"/>
      <w:r>
        <w:rPr>
          <w:rFonts w:ascii="Arial" w:hAnsi="Arial" w:cs="Arial"/>
          <w:color w:val="242729"/>
          <w:sz w:val="23"/>
          <w:szCs w:val="23"/>
          <w:shd w:val="clear" w:color="auto" w:fill="FFFFFF"/>
        </w:rPr>
        <w:t>tẽt</w:t>
      </w:r>
      <w:proofErr w:type="spellEnd"/>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w:t>
      </w:r>
      <w:proofErr w:type="spellStart"/>
      <w:r>
        <w:rPr>
          <w:rFonts w:ascii="Arial" w:hAnsi="Arial" w:cs="Arial"/>
          <w:color w:val="242729"/>
          <w:sz w:val="23"/>
          <w:szCs w:val="23"/>
          <w:shd w:val="clear" w:color="auto" w:fill="FFFFFF"/>
        </w:rPr>
        <w:t>variable_name</w:t>
      </w:r>
      <w:proofErr w:type="spellEnd"/>
      <w:r>
        <w:rPr>
          <w:rFonts w:ascii="Arial" w:hAnsi="Arial" w:cs="Arial"/>
          <w:color w:val="242729"/>
          <w:sz w:val="23"/>
          <w:szCs w:val="23"/>
          <w:shd w:val="clear" w:color="auto" w:fill="FFFFFF"/>
        </w:rPr>
        <w:t>” value=”</w:t>
      </w:r>
      <w:proofErr w:type="spellStart"/>
      <w:r>
        <w:rPr>
          <w:rFonts w:ascii="Arial" w:hAnsi="Arial" w:cs="Arial"/>
          <w:color w:val="242729"/>
          <w:sz w:val="23"/>
          <w:szCs w:val="23"/>
          <w:shd w:val="clear" w:color="auto" w:fill="FFFFFF"/>
        </w:rPr>
        <w:t>valuetosubmit</w:t>
      </w:r>
      <w:proofErr w:type="spellEnd"/>
      <w:r>
        <w:rPr>
          <w:rFonts w:ascii="Arial" w:hAnsi="Arial" w:cs="Arial"/>
          <w:color w:val="242729"/>
          <w:sz w:val="23"/>
          <w:szCs w:val="23"/>
          <w:shd w:val="clear" w:color="auto" w:fill="FFFFFF"/>
        </w:rPr>
        <w: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Websites often have a dedicated section for navigational links (like Homepage, Back, Forward, </w:t>
      </w:r>
      <w:proofErr w:type="spellStart"/>
      <w:r>
        <w:rPr>
          <w:rFonts w:ascii="Arial" w:hAnsi="Arial" w:cs="Arial"/>
          <w:color w:val="242729"/>
          <w:sz w:val="23"/>
          <w:szCs w:val="23"/>
          <w:shd w:val="clear" w:color="auto" w:fill="FFFFFF"/>
        </w:rPr>
        <w:t>etc</w:t>
      </w:r>
      <w:proofErr w:type="spellEnd"/>
      <w:r>
        <w:rPr>
          <w:rFonts w:ascii="Arial" w:hAnsi="Arial" w:cs="Arial"/>
          <w:color w:val="242729"/>
          <w:sz w:val="23"/>
          <w:szCs w:val="23"/>
          <w:shd w:val="clear" w:color="auto" w:fill="FFFFFF"/>
        </w:rPr>
        <w:t>).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45"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46"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6D3599">
      <w:pPr>
        <w:pStyle w:val="Heading1"/>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 xml:space="preserve">&lt;link </w:t>
      </w:r>
      <w:proofErr w:type="spellStart"/>
      <w:r>
        <w:t>rel</w:t>
      </w:r>
      <w:proofErr w:type="spellEnd"/>
      <w:r>
        <w:t xml:space="preserve">=”stylesheet </w:t>
      </w:r>
      <w:proofErr w:type="spellStart"/>
      <w:r>
        <w:t>href</w:t>
      </w:r>
      <w:proofErr w:type="spellEnd"/>
      <w:r>
        <w:t>=”…”&gt;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proofErr w:type="spellStart"/>
      <w:r>
        <w:t>ul#mylist</w:t>
      </w:r>
      <w:proofErr w:type="spellEnd"/>
      <w:r>
        <w:t>{</w:t>
      </w:r>
    </w:p>
    <w:p w14:paraId="083485F2" w14:textId="77777777" w:rsidR="006D3599" w:rsidRDefault="006D3599" w:rsidP="006D3599">
      <w:r>
        <w:t>}</w:t>
      </w:r>
    </w:p>
    <w:p w14:paraId="62033B33" w14:textId="77777777" w:rsidR="006D3599" w:rsidRDefault="006D3599" w:rsidP="006D3599">
      <w:r>
        <w:t xml:space="preserve">#mylist is enough to identify which element but one still writes </w:t>
      </w:r>
      <w:proofErr w:type="spellStart"/>
      <w:r>
        <w:t>ul#mylist</w:t>
      </w:r>
      <w:proofErr w:type="spellEnd"/>
      <w:r>
        <w:t xml:space="preserve"> in order to show where </w:t>
      </w:r>
      <w:proofErr w:type="spellStart"/>
      <w:r>
        <w:t>mylist</w:t>
      </w:r>
      <w:proofErr w:type="spellEnd"/>
      <w:r>
        <w:t xml:space="preserve"> stays at. It’s in </w:t>
      </w:r>
      <w:proofErr w:type="spellStart"/>
      <w:r>
        <w:t>mylist</w:t>
      </w:r>
      <w:proofErr w:type="spellEnd"/>
      <w:r>
        <w: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Common </w:t>
      </w:r>
      <w:proofErr w:type="spellStart"/>
      <w:r>
        <w:rPr>
          <w:rFonts w:ascii="Arial" w:hAnsi="Arial" w:cs="Arial"/>
          <w:color w:val="242729"/>
          <w:sz w:val="23"/>
          <w:szCs w:val="23"/>
          <w:shd w:val="clear" w:color="auto" w:fill="FFFFFF"/>
        </w:rPr>
        <w:t>CLASSes</w:t>
      </w:r>
      <w:proofErr w:type="spellEnd"/>
      <w:r>
        <w:rPr>
          <w:rFonts w:ascii="Arial" w:hAnsi="Arial" w:cs="Arial"/>
          <w:color w:val="242729"/>
          <w:sz w:val="23"/>
          <w:szCs w:val="23"/>
          <w:shd w:val="clear" w:color="auto" w:fill="FFFFFF"/>
        </w:rPr>
        <w:t xml:space="preserve">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proofErr w:type="spellStart"/>
      <w:r>
        <w:t>Em</w:t>
      </w:r>
      <w:proofErr w:type="spellEnd"/>
      <w:r>
        <w:t xml:space="preserve">: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w:t>
      </w:r>
      <w:proofErr w:type="spellStart"/>
      <w:r>
        <w:t>url</w:t>
      </w:r>
      <w:proofErr w:type="spellEnd"/>
      <w:r>
        <w:t xml:space="preserve">(“a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 xml:space="preserve">left top, left center, left bottom, right top, right center, right bottom, center top, center </w:t>
      </w:r>
      <w:proofErr w:type="spellStart"/>
      <w:r>
        <w:t>center</w:t>
      </w:r>
      <w:proofErr w:type="spellEnd"/>
      <w:r>
        <w:t>,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w:t>
      </w:r>
      <w:proofErr w:type="spellStart"/>
      <w:r>
        <w:t>img</w:t>
      </w:r>
      <w:proofErr w:type="spellEnd"/>
      <w:r>
        <w:t>&gt;, &lt;</w:t>
      </w:r>
      <w:proofErr w:type="spellStart"/>
      <w:r>
        <w:t>i</w:t>
      </w:r>
      <w:proofErr w:type="spellEnd"/>
      <w:r>
        <w:t>&gt;, &lt;</w:t>
      </w:r>
      <w:proofErr w:type="spellStart"/>
      <w:r>
        <w:t>em</w:t>
      </w:r>
      <w:proofErr w:type="spellEnd"/>
      <w:r>
        <w:t>&gt;,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w:t>
      </w:r>
      <w:proofErr w:type="spellStart"/>
      <w:r>
        <w:t>i</w:t>
      </w:r>
      <w:proofErr w:type="spellEnd"/>
      <w:r>
        <w:t>&gt;, &lt;</w:t>
      </w:r>
      <w:proofErr w:type="spellStart"/>
      <w:r>
        <w:t>em</w:t>
      </w:r>
      <w:proofErr w:type="spellEnd"/>
      <w:r>
        <w:t>&gt;, &lt;u&gt;, &lt;</w:t>
      </w:r>
      <w:proofErr w:type="spellStart"/>
      <w:r>
        <w:t>img</w:t>
      </w:r>
      <w:proofErr w:type="spellEnd"/>
      <w:r>
        <w:t>&gt;,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transform: scale(</w:t>
      </w:r>
      <w:proofErr w:type="spellStart"/>
      <w:r>
        <w:t>x_scale</w:t>
      </w:r>
      <w:proofErr w:type="spellEnd"/>
      <w:r>
        <w:t xml:space="preserve">, </w:t>
      </w:r>
      <w:proofErr w:type="spellStart"/>
      <w:r>
        <w:t>y_scale</w:t>
      </w:r>
      <w:proofErr w:type="spellEnd"/>
      <w:r>
        <w:t xml:space="preserv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evenInner</w:t>
      </w:r>
      <w:proofErr w:type="spellEnd"/>
      <w:r>
        <w:rPr>
          <w:rFonts w:ascii="inherit" w:eastAsia="Times New Roman" w:hAnsi="inherit" w:cs="Courier New"/>
          <w:color w:val="242729"/>
          <w:sz w:val="20"/>
          <w:szCs w:val="20"/>
          <w:bdr w:val="none" w:sz="0" w:space="0" w:color="auto" w:frame="1"/>
        </w:rPr>
        <w:t>"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CB1EF2">
      <w:pPr>
        <w:pStyle w:val="Heading1"/>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proofErr w:type="spellStart"/>
      <w:r>
        <w:t>i</w:t>
      </w:r>
      <w:proofErr w:type="spellEnd"/>
      <w:r>
        <w:t>)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w:t>
      </w:r>
      <w:proofErr w:type="spellStart"/>
      <w:r>
        <w:t>i</w:t>
      </w:r>
      <w:proofErr w:type="spellEnd"/>
      <w:r>
        <w:t>&gt;,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p w14:paraId="2ED66A24" w14:textId="77777777" w:rsidR="006D3599" w:rsidRDefault="006D3599" w:rsidP="006D3599">
      <w:pPr>
        <w:pStyle w:val="Heading1"/>
      </w:pPr>
      <w:proofErr w:type="spellStart"/>
      <w:r>
        <w:rPr>
          <w:shd w:val="clear" w:color="auto" w:fill="FFFFFF"/>
        </w:rPr>
        <w:t>Javascript</w:t>
      </w:r>
      <w:proofErr w:type="spellEnd"/>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 xml:space="preserve">DOM allow </w:t>
      </w:r>
      <w:proofErr w:type="spellStart"/>
      <w:r>
        <w:t>Javascript</w:t>
      </w:r>
      <w:proofErr w:type="spellEnd"/>
      <w:r>
        <w:t xml:space="preserve"> to change content, structure, styles of HTML doc</w:t>
      </w:r>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proofErr w:type="spellStart"/>
      <w:r>
        <w:t>Javascript</w:t>
      </w:r>
      <w:proofErr w:type="spellEnd"/>
      <w:r>
        <w:t xml:space="preserve">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proofErr w:type="spellStart"/>
      <w:r>
        <w:t>getElementById</w:t>
      </w:r>
      <w:proofErr w:type="spellEnd"/>
      <w:r>
        <w:t xml:space="preserve"> method and </w:t>
      </w:r>
      <w:proofErr w:type="spellStart"/>
      <w:r>
        <w:t>innerHTML</w:t>
      </w:r>
      <w:proofErr w:type="spellEnd"/>
      <w:r>
        <w:t xml:space="preserve"> property are used to change element</w:t>
      </w:r>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 xml:space="preserve">HTML with </w:t>
      </w:r>
      <w:proofErr w:type="spellStart"/>
      <w:r>
        <w:rPr>
          <w:shd w:val="clear" w:color="auto" w:fill="FFFFFF"/>
        </w:rPr>
        <w:t>Javascript</w:t>
      </w:r>
      <w:proofErr w:type="spellEnd"/>
    </w:p>
    <w:p w14:paraId="320BBFE7" w14:textId="77777777" w:rsidR="006D3599" w:rsidRDefault="006D3599" w:rsidP="006D3599">
      <w:r>
        <w:t xml:space="preserve">Attributes for triggering something when an event occurs for any element (not only button, but also h1, </w:t>
      </w:r>
      <w:proofErr w:type="spellStart"/>
      <w:r>
        <w:t>img</w:t>
      </w:r>
      <w:proofErr w:type="spellEnd"/>
      <w:r>
        <w:t xml:space="preserve">, </w:t>
      </w:r>
      <w:proofErr w:type="spellStart"/>
      <w:r>
        <w:t>etc</w:t>
      </w:r>
      <w:proofErr w:type="spellEnd"/>
      <w:r>
        <w:t xml:space="preserve">): onclick, </w:t>
      </w:r>
      <w:proofErr w:type="spellStart"/>
      <w:r>
        <w:t>onmouseover</w:t>
      </w:r>
      <w:proofErr w:type="spellEnd"/>
      <w:r>
        <w:t>,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 xml:space="preserve">Exp: In the following, </w:t>
      </w:r>
      <w:proofErr w:type="spellStart"/>
      <w:r>
        <w:t>myDisplayer</w:t>
      </w:r>
      <w:proofErr w:type="spellEnd"/>
      <w:r>
        <w:t> is the name of a function and it is passed to </w:t>
      </w:r>
      <w:proofErr w:type="spellStart"/>
      <w:r>
        <w:t>myCalculator</w:t>
      </w:r>
      <w:proofErr w:type="spellEnd"/>
      <w:r>
        <w:t>()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myDisplayer</w:t>
      </w:r>
      <w:proofErr w:type="spellEnd"/>
      <w:r>
        <w:rPr>
          <w:rFonts w:ascii="Consolas" w:hAnsi="Consolas"/>
          <w:color w:val="000000"/>
          <w:sz w:val="23"/>
          <w:szCs w:val="23"/>
          <w:shd w:val="clear" w:color="auto" w:fill="FFFFFF"/>
        </w:rPr>
        <w:t>(some)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getElementById</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innerHTML</w:t>
      </w:r>
      <w:proofErr w:type="spellEnd"/>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myCalculator</w:t>
      </w:r>
      <w:proofErr w:type="spellEnd"/>
      <w:r>
        <w:rPr>
          <w:rFonts w:ascii="Consolas" w:hAnsi="Consolas"/>
          <w:color w:val="000000"/>
          <w:sz w:val="23"/>
          <w:szCs w:val="23"/>
          <w:shd w:val="clear" w:color="auto" w:fill="FFFFFF"/>
        </w:rPr>
        <w:t xml:space="preserve">(num1, num2, </w:t>
      </w:r>
      <w:proofErr w:type="spellStart"/>
      <w:r>
        <w:rPr>
          <w:rFonts w:ascii="Consolas" w:hAnsi="Consolas"/>
          <w:color w:val="000000"/>
          <w:sz w:val="23"/>
          <w:szCs w:val="23"/>
          <w:shd w:val="clear" w:color="auto" w:fill="FFFFFF"/>
        </w:rPr>
        <w:t>myCallback</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myCallback</w:t>
      </w:r>
      <w:proofErr w:type="spellEnd"/>
      <w:r>
        <w:rPr>
          <w:rFonts w:ascii="Consolas" w:hAnsi="Consolas"/>
          <w:color w:val="000000"/>
          <w:sz w:val="23"/>
          <w:szCs w:val="23"/>
          <w:shd w:val="clear" w:color="auto" w:fill="FFFFFF"/>
        </w:rPr>
        <w:t>(sum);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myCalculator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myDisplayer</w:t>
      </w:r>
      <w:proofErr w:type="spellEnd"/>
      <w:r>
        <w:rPr>
          <w:rFonts w:ascii="Consolas" w:hAnsi="Consolas"/>
          <w:color w:val="000000"/>
          <w:sz w:val="23"/>
          <w:szCs w:val="23"/>
          <w:shd w:val="clear" w:color="auto" w:fill="FFFFFF"/>
        </w:rPr>
        <w:t>);</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proofErr w:type="spellStart"/>
      <w:r>
        <w:t>Javascript</w:t>
      </w:r>
      <w:proofErr w:type="spellEnd"/>
      <w:r>
        <w:t xml:space="preserve"> asynchronous</w:t>
      </w:r>
    </w:p>
    <w:p w14:paraId="0F31AC50" w14:textId="77777777" w:rsidR="006D3599" w:rsidRDefault="006D3599" w:rsidP="006D3599">
      <w:pPr>
        <w:pStyle w:val="Heading1"/>
      </w:pPr>
      <w:r>
        <w:t>HTTP</w:t>
      </w:r>
    </w:p>
    <w:p w14:paraId="7FAC2724" w14:textId="77777777" w:rsidR="006D3599" w:rsidRDefault="006D3599" w:rsidP="006D3599">
      <w:pPr>
        <w:pStyle w:val="Heading3"/>
      </w:pPr>
      <w:r>
        <w:t>HTTP is stateless and media independent</w:t>
      </w:r>
    </w:p>
    <w:p w14:paraId="0A66851F" w14:textId="77777777" w:rsidR="006D3599" w:rsidRDefault="006D3599" w:rsidP="006D3599">
      <w:r>
        <w:t>The Hypertext Transfer Protocol (HTTP) is an application-level protocol for distributed, collaborative, hypermedia information systems. This is the foundation for data communication for the World Wide Web (i.e. internet) since 1990. HTTP is a generic and stateless protocol which can be used for other purposes as well using extensions of its request methods, error codes, and headers.</w:t>
      </w:r>
    </w:p>
    <w:p w14:paraId="1A0D9F40" w14:textId="77777777" w:rsidR="006D3599" w:rsidRDefault="006D3599" w:rsidP="006D3599">
      <w:r>
        <w:t>There are three basic features that make HTTP a simple but powerful protocol:</w:t>
      </w:r>
    </w:p>
    <w:p w14:paraId="17A31B71" w14:textId="77777777" w:rsidR="006D3599" w:rsidRDefault="006D3599" w:rsidP="00A25E03">
      <w:pPr>
        <w:pStyle w:val="ListParagraph"/>
        <w:numPr>
          <w:ilvl w:val="0"/>
          <w:numId w:val="4"/>
        </w:numPr>
      </w:pPr>
      <w:r>
        <w:t>HTTP is connectionless: The HTTP client, i.e., a browser initiates an HTTP request and after a request is made, the client waits for the response. The server processes the request and sends a response back after which client disconnect the connection. So client and server knows about each other during current request and response only. Further requests are made on new connection as if client and server are new to each other.</w:t>
      </w:r>
    </w:p>
    <w:p w14:paraId="67607293" w14:textId="77777777" w:rsidR="006D3599" w:rsidRDefault="006D3599" w:rsidP="00A25E03">
      <w:pPr>
        <w:pStyle w:val="ListParagraph"/>
        <w:numPr>
          <w:ilvl w:val="0"/>
          <w:numId w:val="4"/>
        </w:numPr>
      </w:pPr>
      <w:r>
        <w:t>HTTP is media independent: It means, any type of data can be sent by HTTP as long as both the client and the server know how to handle the data content. It is required for the client as well as the server to specify the content type using appropriate MIME-type.</w:t>
      </w:r>
    </w:p>
    <w:p w14:paraId="7A1857E7" w14:textId="77777777" w:rsidR="006D3599" w:rsidRDefault="006D3599" w:rsidP="00A25E03">
      <w:pPr>
        <w:pStyle w:val="ListParagraph"/>
        <w:numPr>
          <w:ilvl w:val="0"/>
          <w:numId w:val="4"/>
        </w:numPr>
      </w:pPr>
      <w:r>
        <w:t>HTTP is stateless: As mentioned above, HTTP is connectionless and it is a direct result of HTTP being a stateless protocol. The server and client are aware of each other only during a current request. Afterwards, both of them forget about each other. Due to this nature of the protocol, neither the client nor the browser can retain information between different requests across the web pages.</w:t>
      </w:r>
    </w:p>
    <w:p w14:paraId="12F12558" w14:textId="77777777" w:rsidR="006D3599" w:rsidRDefault="006D3599" w:rsidP="006D3599">
      <w:pPr>
        <w:pStyle w:val="Heading3"/>
      </w:pPr>
      <w:r>
        <w:lastRenderedPageBreak/>
        <w:t>HTTP message</w:t>
      </w:r>
    </w:p>
    <w:p w14:paraId="48324E26" w14:textId="77777777" w:rsidR="006D3599" w:rsidRDefault="006D3599" w:rsidP="006D3599">
      <w:r>
        <w:t>HTTP is based on the client-server architecture model and a stateless request/response protocol that operates by exchanging messages across a reliable TCP/IP connection.</w:t>
      </w:r>
    </w:p>
    <w:p w14:paraId="4CECF5F3" w14:textId="77777777" w:rsidR="006D3599" w:rsidRDefault="006D3599" w:rsidP="006D3599">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HTTP requests and HTTP responses consists of the following four items.</w:t>
      </w:r>
    </w:p>
    <w:p w14:paraId="39A44591"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 Start-line</w:t>
      </w:r>
    </w:p>
    <w:p w14:paraId="6E0DA0CB"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Zero or more header fields followed by CRLF</w:t>
      </w:r>
    </w:p>
    <w:p w14:paraId="1BDE72C6"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An empty line (i.e., a line with nothing preceding the CRLF)indicating the end of the header fields</w:t>
      </w:r>
    </w:p>
    <w:p w14:paraId="3FE5E67A"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Optionally a message-body</w:t>
      </w:r>
    </w:p>
    <w:p w14:paraId="71C7BA46" w14:textId="77777777" w:rsidR="006D3599" w:rsidRDefault="006D3599" w:rsidP="006D3599">
      <w:pPr>
        <w:pStyle w:val="Heading4"/>
      </w:pPr>
      <w:r>
        <w:t>Message Start-Line</w:t>
      </w:r>
    </w:p>
    <w:p w14:paraId="1641F51C" w14:textId="77777777" w:rsidR="006D3599" w:rsidRDefault="006D3599" w:rsidP="006D3599">
      <w:r>
        <w:t>A start-line will have the following generic syntax:</w:t>
      </w:r>
    </w:p>
    <w:p w14:paraId="7B64F960" w14:textId="77777777" w:rsidR="006D3599" w:rsidRDefault="006D3599" w:rsidP="006D3599">
      <w:pPr>
        <w:pStyle w:val="HTMLPreformatted"/>
        <w:rPr>
          <w:sz w:val="23"/>
          <w:szCs w:val="23"/>
        </w:rPr>
      </w:pPr>
      <w:r>
        <w:rPr>
          <w:sz w:val="23"/>
          <w:szCs w:val="23"/>
        </w:rPr>
        <w:t>start-line = Request-Line | Status-Line</w:t>
      </w:r>
    </w:p>
    <w:p w14:paraId="6BBFDFA5"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AF39BE0" w14:textId="77777777" w:rsidR="006D3599" w:rsidRDefault="006D3599" w:rsidP="006D3599">
      <w:pPr>
        <w:pStyle w:val="HTMLPreformatted"/>
        <w:rPr>
          <w:sz w:val="23"/>
          <w:szCs w:val="23"/>
        </w:rPr>
      </w:pPr>
      <w:r>
        <w:rPr>
          <w:sz w:val="23"/>
          <w:szCs w:val="23"/>
        </w:rPr>
        <w:t>GET /hello.htm HTTP/1.1     (This is Request-Line sent by the client)</w:t>
      </w:r>
    </w:p>
    <w:p w14:paraId="2EAFBF9C" w14:textId="77777777" w:rsidR="006D3599" w:rsidRDefault="006D3599" w:rsidP="006D3599">
      <w:pPr>
        <w:pStyle w:val="HTMLPreformatted"/>
        <w:rPr>
          <w:sz w:val="23"/>
          <w:szCs w:val="23"/>
        </w:rPr>
      </w:pPr>
    </w:p>
    <w:p w14:paraId="27569858" w14:textId="77777777" w:rsidR="006D3599" w:rsidRDefault="006D3599" w:rsidP="006D3599">
      <w:pPr>
        <w:pStyle w:val="HTMLPreformatted"/>
        <w:rPr>
          <w:sz w:val="23"/>
          <w:szCs w:val="23"/>
        </w:rPr>
      </w:pPr>
      <w:r>
        <w:rPr>
          <w:sz w:val="23"/>
          <w:szCs w:val="23"/>
        </w:rPr>
        <w:t>HTTP/1.1 200 OK             (This is Status-Line sent by the server)</w:t>
      </w:r>
    </w:p>
    <w:p w14:paraId="401F252F"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Header Fields</w:t>
      </w:r>
    </w:p>
    <w:p w14:paraId="05E2654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 fields provide required information about the request or response, or about the object sent in the message body. Each header field is of this form:</w:t>
      </w:r>
    </w:p>
    <w:p w14:paraId="5954092B" w14:textId="77777777" w:rsidR="006D3599" w:rsidRDefault="006D3599" w:rsidP="006D3599">
      <w:pPr>
        <w:pStyle w:val="HTMLPreformatted"/>
        <w:rPr>
          <w:sz w:val="23"/>
          <w:szCs w:val="23"/>
        </w:rPr>
      </w:pPr>
      <w:r>
        <w:rPr>
          <w:sz w:val="23"/>
          <w:szCs w:val="23"/>
        </w:rPr>
        <w:t>message-header = field-name ":" [ field-value ]</w:t>
      </w:r>
    </w:p>
    <w:p w14:paraId="07F08F3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2B1F2BD" w14:textId="77777777" w:rsidR="006D3599" w:rsidRDefault="006D3599" w:rsidP="006D3599">
      <w:pPr>
        <w:pStyle w:val="HTMLPreformatted"/>
        <w:rPr>
          <w:sz w:val="23"/>
          <w:szCs w:val="23"/>
        </w:rPr>
      </w:pPr>
      <w:r>
        <w:rPr>
          <w:sz w:val="23"/>
          <w:szCs w:val="23"/>
        </w:rPr>
        <w:t xml:space="preserve">User-Agent: curl/7.16.3 </w:t>
      </w:r>
      <w:proofErr w:type="spellStart"/>
      <w:r>
        <w:rPr>
          <w:sz w:val="23"/>
          <w:szCs w:val="23"/>
        </w:rPr>
        <w:t>libcurl</w:t>
      </w:r>
      <w:proofErr w:type="spellEnd"/>
      <w:r>
        <w:rPr>
          <w:sz w:val="23"/>
          <w:szCs w:val="23"/>
        </w:rPr>
        <w:t xml:space="preserve">/7.16.3 OpenSSL/0.9.7l </w:t>
      </w:r>
      <w:proofErr w:type="spellStart"/>
      <w:r>
        <w:rPr>
          <w:sz w:val="23"/>
          <w:szCs w:val="23"/>
        </w:rPr>
        <w:t>zlib</w:t>
      </w:r>
      <w:proofErr w:type="spellEnd"/>
      <w:r>
        <w:rPr>
          <w:sz w:val="23"/>
          <w:szCs w:val="23"/>
        </w:rPr>
        <w:t>/1.2.3</w:t>
      </w:r>
    </w:p>
    <w:p w14:paraId="6FBA0F61" w14:textId="77777777" w:rsidR="006D3599" w:rsidRDefault="006D3599" w:rsidP="006D3599">
      <w:pPr>
        <w:pStyle w:val="HTMLPreformatted"/>
        <w:rPr>
          <w:sz w:val="23"/>
          <w:szCs w:val="23"/>
        </w:rPr>
      </w:pPr>
      <w:r>
        <w:rPr>
          <w:sz w:val="23"/>
          <w:szCs w:val="23"/>
        </w:rPr>
        <w:t>Host: www.example.com</w:t>
      </w:r>
    </w:p>
    <w:p w14:paraId="4FECEA75"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 mi</w:t>
      </w:r>
    </w:p>
    <w:p w14:paraId="4EEB6BD6" w14:textId="77777777" w:rsidR="006D3599" w:rsidRDefault="006D3599" w:rsidP="006D3599">
      <w:pPr>
        <w:pStyle w:val="HTMLPreformatted"/>
        <w:rPr>
          <w:sz w:val="23"/>
          <w:szCs w:val="23"/>
        </w:rPr>
      </w:pPr>
      <w:r>
        <w:rPr>
          <w:sz w:val="23"/>
          <w:szCs w:val="23"/>
        </w:rPr>
        <w:t>Date: Mon, 27 Jul 2009 12:28:53 GMT</w:t>
      </w:r>
    </w:p>
    <w:p w14:paraId="3894C8B5" w14:textId="77777777" w:rsidR="006D3599" w:rsidRDefault="006D3599" w:rsidP="006D3599">
      <w:pPr>
        <w:pStyle w:val="HTMLPreformatted"/>
        <w:rPr>
          <w:sz w:val="23"/>
          <w:szCs w:val="23"/>
        </w:rPr>
      </w:pPr>
      <w:r>
        <w:rPr>
          <w:sz w:val="23"/>
          <w:szCs w:val="23"/>
        </w:rPr>
        <w:t>Server: Apache</w:t>
      </w:r>
    </w:p>
    <w:p w14:paraId="3EE4AB09" w14:textId="77777777" w:rsidR="006D3599" w:rsidRDefault="006D3599" w:rsidP="006D3599">
      <w:pPr>
        <w:pStyle w:val="HTMLPreformatted"/>
        <w:rPr>
          <w:sz w:val="23"/>
          <w:szCs w:val="23"/>
        </w:rPr>
      </w:pPr>
      <w:r>
        <w:rPr>
          <w:sz w:val="23"/>
          <w:szCs w:val="23"/>
        </w:rPr>
        <w:t>Last-Modified: Wed, 22 Jul 2009 19:15:56 GMT</w:t>
      </w:r>
    </w:p>
    <w:p w14:paraId="65824598" w14:textId="77777777" w:rsidR="006D3599" w:rsidRDefault="006D3599" w:rsidP="006D3599">
      <w:pPr>
        <w:pStyle w:val="HTMLPreformatted"/>
        <w:rPr>
          <w:sz w:val="23"/>
          <w:szCs w:val="23"/>
        </w:rPr>
      </w:pPr>
      <w:proofErr w:type="spellStart"/>
      <w:r>
        <w:rPr>
          <w:sz w:val="23"/>
          <w:szCs w:val="23"/>
        </w:rPr>
        <w:t>ETag</w:t>
      </w:r>
      <w:proofErr w:type="spellEnd"/>
      <w:r>
        <w:rPr>
          <w:sz w:val="23"/>
          <w:szCs w:val="23"/>
        </w:rPr>
        <w:t>: "34aa387-d-1568eb00"</w:t>
      </w:r>
    </w:p>
    <w:p w14:paraId="51B4C371" w14:textId="77777777" w:rsidR="006D3599" w:rsidRDefault="006D3599" w:rsidP="006D3599">
      <w:pPr>
        <w:pStyle w:val="HTMLPreformatted"/>
        <w:rPr>
          <w:sz w:val="23"/>
          <w:szCs w:val="23"/>
        </w:rPr>
      </w:pPr>
      <w:r>
        <w:rPr>
          <w:sz w:val="23"/>
          <w:szCs w:val="23"/>
        </w:rPr>
        <w:t>Accept-Ranges: bytes</w:t>
      </w:r>
    </w:p>
    <w:p w14:paraId="1EBA9D1F" w14:textId="77777777" w:rsidR="006D3599" w:rsidRDefault="006D3599" w:rsidP="006D3599">
      <w:pPr>
        <w:pStyle w:val="HTMLPreformatted"/>
        <w:rPr>
          <w:sz w:val="23"/>
          <w:szCs w:val="23"/>
        </w:rPr>
      </w:pPr>
      <w:r>
        <w:rPr>
          <w:sz w:val="23"/>
          <w:szCs w:val="23"/>
        </w:rPr>
        <w:t>Content-Length: 51</w:t>
      </w:r>
    </w:p>
    <w:p w14:paraId="782A6448" w14:textId="77777777" w:rsidR="006D3599" w:rsidRDefault="006D3599" w:rsidP="006D3599">
      <w:pPr>
        <w:pStyle w:val="HTMLPreformatted"/>
        <w:rPr>
          <w:sz w:val="23"/>
          <w:szCs w:val="23"/>
        </w:rPr>
      </w:pPr>
      <w:r>
        <w:rPr>
          <w:sz w:val="23"/>
          <w:szCs w:val="23"/>
        </w:rPr>
        <w:t>Vary: Accept-Encoding</w:t>
      </w:r>
    </w:p>
    <w:p w14:paraId="0D561CF0" w14:textId="77777777" w:rsidR="006D3599" w:rsidRDefault="006D3599" w:rsidP="006D3599">
      <w:pPr>
        <w:pStyle w:val="HTMLPreformatted"/>
        <w:rPr>
          <w:sz w:val="23"/>
          <w:szCs w:val="23"/>
        </w:rPr>
      </w:pPr>
      <w:r>
        <w:rPr>
          <w:sz w:val="23"/>
          <w:szCs w:val="23"/>
        </w:rPr>
        <w:t>Content-Type: text/plain</w:t>
      </w:r>
    </w:p>
    <w:p w14:paraId="3BA0E38D"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r>
        <w:t>Message Body</w:t>
      </w:r>
    </w:p>
    <w:p w14:paraId="264673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77BDBF8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 including files, images, etc.). Shown below is the simple content of a message body:</w:t>
      </w:r>
    </w:p>
    <w:p w14:paraId="456A1FC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rFonts w:eastAsiaTheme="majorEastAsia"/>
          <w:color w:val="000088"/>
          <w:sz w:val="23"/>
          <w:szCs w:val="23"/>
        </w:rPr>
        <w:t>&lt;html&gt;</w:t>
      </w:r>
    </w:p>
    <w:p w14:paraId="1352A8F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65287C4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D35396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&lt;h1&gt;</w:t>
      </w:r>
      <w:r>
        <w:rPr>
          <w:rStyle w:val="pln"/>
          <w:color w:val="000000"/>
          <w:sz w:val="23"/>
          <w:szCs w:val="23"/>
        </w:rPr>
        <w:t>Hello, World!</w:t>
      </w:r>
      <w:r>
        <w:rPr>
          <w:rStyle w:val="tag"/>
          <w:rFonts w:eastAsiaTheme="majorEastAsia"/>
          <w:color w:val="000088"/>
          <w:sz w:val="23"/>
          <w:szCs w:val="23"/>
        </w:rPr>
        <w:t>&lt;/h1&gt;</w:t>
      </w:r>
    </w:p>
    <w:p w14:paraId="5DE86E2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8D59A9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7597777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rFonts w:eastAsiaTheme="majorEastAsia"/>
          <w:color w:val="000088"/>
          <w:sz w:val="23"/>
          <w:szCs w:val="23"/>
        </w:rPr>
        <w:t>&lt;/html&gt;</w:t>
      </w:r>
    </w:p>
    <w:p w14:paraId="4ECE819E"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HTTP message example</w:t>
      </w:r>
    </w:p>
    <w:p w14:paraId="634F7A90"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1</w:t>
      </w:r>
    </w:p>
    <w:p w14:paraId="7B1DE3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44A58D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E26354B" w14:textId="77777777" w:rsidR="006D3599" w:rsidRDefault="006D3599" w:rsidP="006D3599">
      <w:pPr>
        <w:pStyle w:val="HTMLPreformatted"/>
        <w:rPr>
          <w:color w:val="FF0000"/>
          <w:sz w:val="23"/>
          <w:szCs w:val="23"/>
        </w:rPr>
      </w:pPr>
      <w:r>
        <w:rPr>
          <w:color w:val="FF0000"/>
          <w:sz w:val="23"/>
          <w:szCs w:val="23"/>
        </w:rPr>
        <w:t>GET /hello.htm HTTP/1.1</w:t>
      </w:r>
    </w:p>
    <w:p w14:paraId="3AD74355" w14:textId="77777777" w:rsidR="006D3599" w:rsidRDefault="006D3599" w:rsidP="006D3599">
      <w:pPr>
        <w:pStyle w:val="HTMLPreformatted"/>
        <w:rPr>
          <w:sz w:val="23"/>
          <w:szCs w:val="23"/>
        </w:rPr>
      </w:pPr>
      <w:r>
        <w:rPr>
          <w:sz w:val="23"/>
          <w:szCs w:val="23"/>
        </w:rPr>
        <w:t>User-Agent: Mozilla/4.0 (compatible; MSIE5.01; Windows NT)</w:t>
      </w:r>
    </w:p>
    <w:p w14:paraId="6F3ED97C" w14:textId="77777777" w:rsidR="006D3599" w:rsidRDefault="006D3599" w:rsidP="006D3599">
      <w:pPr>
        <w:pStyle w:val="HTMLPreformatted"/>
        <w:rPr>
          <w:sz w:val="23"/>
          <w:szCs w:val="23"/>
        </w:rPr>
      </w:pPr>
      <w:r>
        <w:rPr>
          <w:sz w:val="23"/>
          <w:szCs w:val="23"/>
        </w:rPr>
        <w:t>Host: www.tutorialspoint.com</w:t>
      </w:r>
    </w:p>
    <w:p w14:paraId="592A606F"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-us</w:t>
      </w:r>
    </w:p>
    <w:p w14:paraId="49C25BDD"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deflate</w:t>
      </w:r>
    </w:p>
    <w:p w14:paraId="404B0972" w14:textId="77777777" w:rsidR="006D3599" w:rsidRDefault="006D3599" w:rsidP="006D3599">
      <w:pPr>
        <w:pStyle w:val="HTMLPreformatted"/>
        <w:rPr>
          <w:sz w:val="23"/>
          <w:szCs w:val="23"/>
        </w:rPr>
      </w:pPr>
      <w:r>
        <w:rPr>
          <w:sz w:val="23"/>
          <w:szCs w:val="23"/>
        </w:rPr>
        <w:t>Connection: Keep-Alive</w:t>
      </w:r>
    </w:p>
    <w:p w14:paraId="19B644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066979D" w14:textId="77777777" w:rsidR="006D3599" w:rsidRDefault="006D3599" w:rsidP="006D3599">
      <w:pPr>
        <w:pStyle w:val="HTMLPreformatted"/>
        <w:rPr>
          <w:color w:val="FF0000"/>
          <w:sz w:val="23"/>
          <w:szCs w:val="23"/>
        </w:rPr>
      </w:pPr>
      <w:r>
        <w:rPr>
          <w:color w:val="FF0000"/>
          <w:sz w:val="23"/>
          <w:szCs w:val="23"/>
        </w:rPr>
        <w:t>HTTP/1.1 200 OK</w:t>
      </w:r>
    </w:p>
    <w:p w14:paraId="7AD31582" w14:textId="77777777" w:rsidR="006D3599" w:rsidRDefault="006D3599" w:rsidP="006D3599">
      <w:pPr>
        <w:pStyle w:val="HTMLPreformatted"/>
        <w:rPr>
          <w:sz w:val="23"/>
          <w:szCs w:val="23"/>
        </w:rPr>
      </w:pPr>
      <w:r>
        <w:rPr>
          <w:sz w:val="23"/>
          <w:szCs w:val="23"/>
        </w:rPr>
        <w:t>Date: Mon, 27 Jul 2009 12:28:53 GMT</w:t>
      </w:r>
    </w:p>
    <w:p w14:paraId="0EED1444" w14:textId="77777777" w:rsidR="006D3599" w:rsidRDefault="006D3599" w:rsidP="006D3599">
      <w:pPr>
        <w:pStyle w:val="HTMLPreformatted"/>
        <w:rPr>
          <w:sz w:val="23"/>
          <w:szCs w:val="23"/>
        </w:rPr>
      </w:pPr>
      <w:r>
        <w:rPr>
          <w:sz w:val="23"/>
          <w:szCs w:val="23"/>
        </w:rPr>
        <w:t>Server: Apache/2.2.14 (Win32)</w:t>
      </w:r>
    </w:p>
    <w:p w14:paraId="382F361E" w14:textId="77777777" w:rsidR="006D3599" w:rsidRDefault="006D3599" w:rsidP="006D3599">
      <w:pPr>
        <w:pStyle w:val="HTMLPreformatted"/>
        <w:rPr>
          <w:sz w:val="23"/>
          <w:szCs w:val="23"/>
        </w:rPr>
      </w:pPr>
      <w:r>
        <w:rPr>
          <w:sz w:val="23"/>
          <w:szCs w:val="23"/>
        </w:rPr>
        <w:t>Last-Modified: Wed, 22 Jul 2009 19:15:56 GMT</w:t>
      </w:r>
    </w:p>
    <w:p w14:paraId="063BE655" w14:textId="77777777" w:rsidR="006D3599" w:rsidRDefault="006D3599" w:rsidP="006D3599">
      <w:pPr>
        <w:pStyle w:val="HTMLPreformatted"/>
        <w:rPr>
          <w:sz w:val="23"/>
          <w:szCs w:val="23"/>
        </w:rPr>
      </w:pPr>
      <w:r>
        <w:rPr>
          <w:sz w:val="23"/>
          <w:szCs w:val="23"/>
        </w:rPr>
        <w:t>Content-Length: 88</w:t>
      </w:r>
    </w:p>
    <w:p w14:paraId="42FFFEA8" w14:textId="77777777" w:rsidR="006D3599" w:rsidRDefault="006D3599" w:rsidP="006D3599">
      <w:pPr>
        <w:pStyle w:val="HTMLPreformatted"/>
        <w:rPr>
          <w:sz w:val="23"/>
          <w:szCs w:val="23"/>
        </w:rPr>
      </w:pPr>
      <w:r>
        <w:rPr>
          <w:sz w:val="23"/>
          <w:szCs w:val="23"/>
        </w:rPr>
        <w:t>Content-Type: text/html</w:t>
      </w:r>
    </w:p>
    <w:p w14:paraId="71D93A36" w14:textId="77777777" w:rsidR="006D3599" w:rsidRDefault="006D3599" w:rsidP="006D3599">
      <w:pPr>
        <w:pStyle w:val="HTMLPreformatted"/>
        <w:rPr>
          <w:sz w:val="23"/>
          <w:szCs w:val="23"/>
        </w:rPr>
      </w:pPr>
      <w:r>
        <w:rPr>
          <w:sz w:val="23"/>
          <w:szCs w:val="23"/>
        </w:rPr>
        <w:t>Connection: Closed</w:t>
      </w:r>
    </w:p>
    <w:p w14:paraId="359B18E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1A168C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6E0FD15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FDEB8C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World!</w:t>
      </w:r>
      <w:r>
        <w:rPr>
          <w:rStyle w:val="tag"/>
          <w:color w:val="000088"/>
          <w:sz w:val="23"/>
          <w:szCs w:val="23"/>
        </w:rPr>
        <w:t>&lt;/h1&gt;</w:t>
      </w:r>
    </w:p>
    <w:p w14:paraId="4E63200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D08AE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1A6CA78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5633B42"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2</w:t>
      </w:r>
    </w:p>
    <w:p w14:paraId="5AE537A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t.html</w:t>
      </w:r>
      <w:r>
        <w:t> page that does not exist on the web server running on tutorialspoint.com.</w:t>
      </w:r>
    </w:p>
    <w:p w14:paraId="2695ECD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60AC041E" w14:textId="77777777" w:rsidR="006D3599" w:rsidRDefault="006D3599" w:rsidP="006D3599">
      <w:pPr>
        <w:pStyle w:val="HTMLPreformatted"/>
        <w:rPr>
          <w:color w:val="FF0000"/>
          <w:sz w:val="23"/>
          <w:szCs w:val="23"/>
        </w:rPr>
      </w:pPr>
      <w:r>
        <w:rPr>
          <w:color w:val="FF0000"/>
          <w:sz w:val="23"/>
          <w:szCs w:val="23"/>
        </w:rPr>
        <w:t>GET /</w:t>
      </w:r>
      <w:r>
        <w:rPr>
          <w:b/>
          <w:bCs/>
          <w:color w:val="FF0000"/>
          <w:sz w:val="23"/>
          <w:szCs w:val="23"/>
        </w:rPr>
        <w:t>t.html</w:t>
      </w:r>
      <w:r>
        <w:rPr>
          <w:color w:val="FF0000"/>
          <w:sz w:val="23"/>
          <w:szCs w:val="23"/>
        </w:rPr>
        <w:t xml:space="preserve"> HTTP/1.1</w:t>
      </w:r>
    </w:p>
    <w:p w14:paraId="4226D115" w14:textId="77777777" w:rsidR="006D3599" w:rsidRDefault="006D3599" w:rsidP="006D3599">
      <w:pPr>
        <w:pStyle w:val="HTMLPreformatted"/>
        <w:rPr>
          <w:sz w:val="23"/>
          <w:szCs w:val="23"/>
        </w:rPr>
      </w:pPr>
      <w:r>
        <w:rPr>
          <w:sz w:val="23"/>
          <w:szCs w:val="23"/>
        </w:rPr>
        <w:t>User-Agent: Mozilla/4.0 (compatible; MSIE5.01; Windows NT)</w:t>
      </w:r>
    </w:p>
    <w:p w14:paraId="662FF8D4" w14:textId="77777777" w:rsidR="006D3599" w:rsidRDefault="006D3599" w:rsidP="006D3599">
      <w:pPr>
        <w:pStyle w:val="HTMLPreformatted"/>
        <w:rPr>
          <w:sz w:val="23"/>
          <w:szCs w:val="23"/>
        </w:rPr>
      </w:pPr>
      <w:r>
        <w:rPr>
          <w:sz w:val="23"/>
          <w:szCs w:val="23"/>
        </w:rPr>
        <w:t>Host: www.tutorialspoint.com</w:t>
      </w:r>
    </w:p>
    <w:p w14:paraId="5969D3ED"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-us</w:t>
      </w:r>
    </w:p>
    <w:p w14:paraId="4BF40F0D"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deflate</w:t>
      </w:r>
    </w:p>
    <w:p w14:paraId="6CF24B66" w14:textId="77777777" w:rsidR="006D3599" w:rsidRDefault="006D3599" w:rsidP="006D3599">
      <w:pPr>
        <w:pStyle w:val="HTMLPreformatted"/>
        <w:rPr>
          <w:sz w:val="23"/>
          <w:szCs w:val="23"/>
        </w:rPr>
      </w:pPr>
      <w:r>
        <w:rPr>
          <w:sz w:val="23"/>
          <w:szCs w:val="23"/>
        </w:rPr>
        <w:t>Connection: Keep-Alive</w:t>
      </w:r>
    </w:p>
    <w:p w14:paraId="2643748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4DB1FAA" w14:textId="77777777" w:rsidR="006D3599" w:rsidRDefault="006D3599" w:rsidP="006D3599">
      <w:pPr>
        <w:pStyle w:val="HTMLPreformatted"/>
        <w:rPr>
          <w:color w:val="FF0000"/>
          <w:sz w:val="23"/>
          <w:szCs w:val="23"/>
        </w:rPr>
      </w:pPr>
      <w:r>
        <w:rPr>
          <w:color w:val="FF0000"/>
          <w:sz w:val="23"/>
          <w:szCs w:val="23"/>
        </w:rPr>
        <w:t>HTTP/1.1 404 Not Found</w:t>
      </w:r>
    </w:p>
    <w:p w14:paraId="655A7973" w14:textId="77777777" w:rsidR="006D3599" w:rsidRDefault="006D3599" w:rsidP="006D3599">
      <w:pPr>
        <w:pStyle w:val="HTMLPreformatted"/>
        <w:rPr>
          <w:sz w:val="23"/>
          <w:szCs w:val="23"/>
        </w:rPr>
      </w:pPr>
      <w:r>
        <w:rPr>
          <w:sz w:val="23"/>
          <w:szCs w:val="23"/>
        </w:rPr>
        <w:t>Date: Sun, 18 Oct 2012 10:36:20 GMT</w:t>
      </w:r>
    </w:p>
    <w:p w14:paraId="5AF20F8F" w14:textId="77777777" w:rsidR="006D3599" w:rsidRDefault="006D3599" w:rsidP="006D3599">
      <w:pPr>
        <w:pStyle w:val="HTMLPreformatted"/>
        <w:rPr>
          <w:sz w:val="23"/>
          <w:szCs w:val="23"/>
        </w:rPr>
      </w:pPr>
      <w:r>
        <w:rPr>
          <w:sz w:val="23"/>
          <w:szCs w:val="23"/>
        </w:rPr>
        <w:t>Server: Apache/2.2.14 (Win32)</w:t>
      </w:r>
    </w:p>
    <w:p w14:paraId="134BD88A" w14:textId="77777777" w:rsidR="006D3599" w:rsidRDefault="006D3599" w:rsidP="006D3599">
      <w:pPr>
        <w:pStyle w:val="HTMLPreformatted"/>
        <w:rPr>
          <w:sz w:val="23"/>
          <w:szCs w:val="23"/>
        </w:rPr>
      </w:pPr>
      <w:r>
        <w:rPr>
          <w:sz w:val="23"/>
          <w:szCs w:val="23"/>
        </w:rPr>
        <w:t>Content-Length: 230</w:t>
      </w:r>
    </w:p>
    <w:p w14:paraId="5FBED5B6" w14:textId="77777777" w:rsidR="006D3599" w:rsidRDefault="006D3599" w:rsidP="006D3599">
      <w:pPr>
        <w:pStyle w:val="HTMLPreformatted"/>
        <w:rPr>
          <w:sz w:val="23"/>
          <w:szCs w:val="23"/>
        </w:rPr>
      </w:pPr>
      <w:r>
        <w:rPr>
          <w:sz w:val="23"/>
          <w:szCs w:val="23"/>
        </w:rPr>
        <w:t>Content-Type: text/html; charset=iso-8859-1</w:t>
      </w:r>
    </w:p>
    <w:p w14:paraId="37198E12" w14:textId="77777777" w:rsidR="006D3599" w:rsidRDefault="006D3599" w:rsidP="006D3599">
      <w:pPr>
        <w:pStyle w:val="HTMLPreformatted"/>
        <w:rPr>
          <w:sz w:val="23"/>
          <w:szCs w:val="23"/>
        </w:rPr>
      </w:pPr>
      <w:r>
        <w:rPr>
          <w:sz w:val="23"/>
          <w:szCs w:val="23"/>
        </w:rPr>
        <w:t>Connection: Closed</w:t>
      </w:r>
    </w:p>
    <w:p w14:paraId="6A6C120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4EFD111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5D85FBD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1C634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741A007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404 Not Found</w:t>
      </w:r>
      <w:r>
        <w:rPr>
          <w:rStyle w:val="tag"/>
          <w:color w:val="000088"/>
          <w:sz w:val="23"/>
          <w:szCs w:val="23"/>
        </w:rPr>
        <w:t>&lt;/title&gt;</w:t>
      </w:r>
    </w:p>
    <w:p w14:paraId="24900B4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450D71F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DAF6E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E3E459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Not Found</w:t>
      </w:r>
      <w:r>
        <w:rPr>
          <w:rStyle w:val="tag"/>
          <w:color w:val="000088"/>
          <w:sz w:val="23"/>
          <w:szCs w:val="23"/>
        </w:rPr>
        <w:t>&lt;/h1&gt;</w:t>
      </w:r>
    </w:p>
    <w:p w14:paraId="3600BDF9"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&lt;p&gt;</w:t>
      </w:r>
      <w:r>
        <w:rPr>
          <w:rStyle w:val="pln"/>
          <w:color w:val="000000"/>
          <w:sz w:val="23"/>
          <w:szCs w:val="23"/>
        </w:rPr>
        <w:t>The requested URL /t.html was not found on this server.</w:t>
      </w:r>
      <w:r>
        <w:rPr>
          <w:rStyle w:val="tag"/>
          <w:color w:val="000088"/>
          <w:sz w:val="23"/>
          <w:szCs w:val="23"/>
        </w:rPr>
        <w:t>&lt;/p&gt;</w:t>
      </w:r>
    </w:p>
    <w:p w14:paraId="5584C6B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61C7F20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9C11E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4681A0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3</w:t>
      </w:r>
    </w:p>
    <w:p w14:paraId="38BB0DC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 but the request goes with an incorrect HTTP version:</w:t>
      </w:r>
    </w:p>
    <w:p w14:paraId="7B0B7A14"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025750B9" w14:textId="77777777" w:rsidR="006D3599" w:rsidRDefault="006D3599" w:rsidP="006D3599">
      <w:pPr>
        <w:pStyle w:val="HTMLPreformatted"/>
        <w:rPr>
          <w:color w:val="FF0000"/>
          <w:sz w:val="23"/>
          <w:szCs w:val="23"/>
        </w:rPr>
      </w:pPr>
      <w:r>
        <w:rPr>
          <w:color w:val="FF0000"/>
          <w:sz w:val="23"/>
          <w:szCs w:val="23"/>
        </w:rPr>
        <w:t xml:space="preserve">GET /hello.htm </w:t>
      </w:r>
      <w:r>
        <w:rPr>
          <w:b/>
          <w:bCs/>
          <w:color w:val="FF0000"/>
          <w:sz w:val="23"/>
          <w:szCs w:val="23"/>
        </w:rPr>
        <w:t>HTTP1</w:t>
      </w:r>
    </w:p>
    <w:p w14:paraId="6AC07BA2" w14:textId="77777777" w:rsidR="006D3599" w:rsidRDefault="006D3599" w:rsidP="006D3599">
      <w:pPr>
        <w:pStyle w:val="HTMLPreformatted"/>
        <w:rPr>
          <w:sz w:val="23"/>
          <w:szCs w:val="23"/>
        </w:rPr>
      </w:pPr>
      <w:r>
        <w:rPr>
          <w:sz w:val="23"/>
          <w:szCs w:val="23"/>
        </w:rPr>
        <w:t>User-Agent: Mozilla/4.0 (compatible; MSIE5.01; Windows NT)</w:t>
      </w:r>
    </w:p>
    <w:p w14:paraId="7553D90E" w14:textId="77777777" w:rsidR="006D3599" w:rsidRDefault="006D3599" w:rsidP="006D3599">
      <w:pPr>
        <w:pStyle w:val="HTMLPreformatted"/>
        <w:rPr>
          <w:sz w:val="23"/>
          <w:szCs w:val="23"/>
        </w:rPr>
      </w:pPr>
      <w:r>
        <w:rPr>
          <w:sz w:val="23"/>
          <w:szCs w:val="23"/>
        </w:rPr>
        <w:t>Host: www.tutorialspoint.com</w:t>
      </w:r>
    </w:p>
    <w:p w14:paraId="2CBAF1D0"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-us</w:t>
      </w:r>
    </w:p>
    <w:p w14:paraId="1ADB78A1"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deflate</w:t>
      </w:r>
    </w:p>
    <w:p w14:paraId="70AF7793" w14:textId="77777777" w:rsidR="006D3599" w:rsidRDefault="006D3599" w:rsidP="006D3599">
      <w:pPr>
        <w:pStyle w:val="HTMLPreformatted"/>
        <w:rPr>
          <w:sz w:val="23"/>
          <w:szCs w:val="23"/>
        </w:rPr>
      </w:pPr>
      <w:r>
        <w:rPr>
          <w:sz w:val="23"/>
          <w:szCs w:val="23"/>
        </w:rPr>
        <w:t>Connection: Keep-Alive</w:t>
      </w:r>
    </w:p>
    <w:p w14:paraId="168B405C"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7730C9EF" w14:textId="77777777" w:rsidR="006D3599" w:rsidRDefault="006D3599" w:rsidP="006D3599">
      <w:pPr>
        <w:pStyle w:val="HTMLPreformatted"/>
        <w:rPr>
          <w:color w:val="FF0000"/>
          <w:sz w:val="23"/>
          <w:szCs w:val="23"/>
        </w:rPr>
      </w:pPr>
      <w:r>
        <w:rPr>
          <w:color w:val="FF0000"/>
          <w:sz w:val="23"/>
          <w:szCs w:val="23"/>
        </w:rPr>
        <w:t>HTTP/1.1 400 Bad Request</w:t>
      </w:r>
    </w:p>
    <w:p w14:paraId="25BFBEBA" w14:textId="77777777" w:rsidR="006D3599" w:rsidRDefault="006D3599" w:rsidP="006D3599">
      <w:pPr>
        <w:pStyle w:val="HTMLPreformatted"/>
        <w:rPr>
          <w:sz w:val="23"/>
          <w:szCs w:val="23"/>
        </w:rPr>
      </w:pPr>
      <w:r>
        <w:rPr>
          <w:sz w:val="23"/>
          <w:szCs w:val="23"/>
        </w:rPr>
        <w:t>Date: Sun, 18 Oct 2012 10:36:20 GMT</w:t>
      </w:r>
    </w:p>
    <w:p w14:paraId="4804A46F" w14:textId="77777777" w:rsidR="006D3599" w:rsidRDefault="006D3599" w:rsidP="006D3599">
      <w:pPr>
        <w:pStyle w:val="HTMLPreformatted"/>
        <w:rPr>
          <w:sz w:val="23"/>
          <w:szCs w:val="23"/>
        </w:rPr>
      </w:pPr>
      <w:r>
        <w:rPr>
          <w:sz w:val="23"/>
          <w:szCs w:val="23"/>
        </w:rPr>
        <w:t>Server: Apache/2.2.14 (Win32)</w:t>
      </w:r>
    </w:p>
    <w:p w14:paraId="75251F5F" w14:textId="77777777" w:rsidR="006D3599" w:rsidRDefault="006D3599" w:rsidP="006D3599">
      <w:pPr>
        <w:pStyle w:val="HTMLPreformatted"/>
        <w:rPr>
          <w:sz w:val="23"/>
          <w:szCs w:val="23"/>
        </w:rPr>
      </w:pPr>
      <w:r>
        <w:rPr>
          <w:sz w:val="23"/>
          <w:szCs w:val="23"/>
        </w:rPr>
        <w:t>Content-Length: 230</w:t>
      </w:r>
    </w:p>
    <w:p w14:paraId="2C3172AE" w14:textId="77777777" w:rsidR="006D3599" w:rsidRDefault="006D3599" w:rsidP="006D3599">
      <w:pPr>
        <w:pStyle w:val="HTMLPreformatted"/>
        <w:rPr>
          <w:sz w:val="23"/>
          <w:szCs w:val="23"/>
        </w:rPr>
      </w:pPr>
      <w:r>
        <w:rPr>
          <w:sz w:val="23"/>
          <w:szCs w:val="23"/>
        </w:rPr>
        <w:t>Content-Type: text/html; charset=iso-8859-1</w:t>
      </w:r>
    </w:p>
    <w:p w14:paraId="000937BC" w14:textId="77777777" w:rsidR="006D3599" w:rsidRDefault="006D3599" w:rsidP="006D3599">
      <w:pPr>
        <w:pStyle w:val="HTMLPreformatted"/>
        <w:rPr>
          <w:sz w:val="23"/>
          <w:szCs w:val="23"/>
        </w:rPr>
      </w:pPr>
      <w:r>
        <w:rPr>
          <w:sz w:val="23"/>
          <w:szCs w:val="23"/>
        </w:rPr>
        <w:t>Connection: Closed</w:t>
      </w:r>
    </w:p>
    <w:p w14:paraId="7CABD57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672898C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1B7A2FD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88FB6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57218B2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400 Bad Request</w:t>
      </w:r>
      <w:r>
        <w:rPr>
          <w:rStyle w:val="tag"/>
          <w:color w:val="000088"/>
          <w:sz w:val="23"/>
          <w:szCs w:val="23"/>
        </w:rPr>
        <w:t>&lt;/title&gt;</w:t>
      </w:r>
    </w:p>
    <w:p w14:paraId="3CE3AD0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0572EF2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54D17FD"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99E0B9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Bad Request</w:t>
      </w:r>
      <w:r>
        <w:rPr>
          <w:rStyle w:val="tag"/>
          <w:color w:val="000088"/>
          <w:sz w:val="23"/>
          <w:szCs w:val="23"/>
        </w:rPr>
        <w:t>&lt;/h1&gt;</w:t>
      </w:r>
    </w:p>
    <w:p w14:paraId="5F2E9E8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Your browser sent a request that this server could not understand.</w:t>
      </w:r>
      <w:r>
        <w:rPr>
          <w:rStyle w:val="tag"/>
          <w:color w:val="000088"/>
          <w:sz w:val="23"/>
          <w:szCs w:val="23"/>
        </w:rPr>
        <w:t>&lt;p&gt;</w:t>
      </w:r>
    </w:p>
    <w:p w14:paraId="1A848D9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The request line contained invalid characters following the protocol string.</w:t>
      </w:r>
      <w:r>
        <w:rPr>
          <w:rStyle w:val="tag"/>
          <w:color w:val="000088"/>
          <w:sz w:val="23"/>
          <w:szCs w:val="23"/>
        </w:rPr>
        <w:t>&lt;p&gt;</w:t>
      </w:r>
    </w:p>
    <w:p w14:paraId="6A39A17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3FF34AF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9084B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0A3FE17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4</w:t>
      </w:r>
    </w:p>
    <w:p w14:paraId="4FB906E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proofErr w:type="spellStart"/>
      <w:r>
        <w:rPr>
          <w:b/>
          <w:bCs/>
        </w:rPr>
        <w:t>process.cgi</w:t>
      </w:r>
      <w:proofErr w:type="spellEnd"/>
      <w:r>
        <w:t xml:space="preserve"> CGI page on a web server running on tutorialspoint.com. The server returns the </w:t>
      </w:r>
      <w:proofErr w:type="spellStart"/>
      <w:r>
        <w:t>passed</w:t>
      </w:r>
      <w:proofErr w:type="spellEnd"/>
      <w:r>
        <w:t xml:space="preserve"> name after setting them as cookies:</w:t>
      </w:r>
    </w:p>
    <w:p w14:paraId="084B2EC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474F489C" w14:textId="77777777" w:rsidR="006D3599" w:rsidRDefault="006D3599" w:rsidP="006D3599">
      <w:pPr>
        <w:pStyle w:val="HTMLPreformatted"/>
        <w:rPr>
          <w:color w:val="FF0000"/>
          <w:sz w:val="23"/>
          <w:szCs w:val="23"/>
        </w:rPr>
      </w:pPr>
      <w:r>
        <w:rPr>
          <w:color w:val="FF0000"/>
          <w:sz w:val="23"/>
          <w:szCs w:val="23"/>
        </w:rPr>
        <w:t>POST /</w:t>
      </w:r>
      <w:proofErr w:type="spellStart"/>
      <w:r>
        <w:rPr>
          <w:color w:val="FF0000"/>
          <w:sz w:val="23"/>
          <w:szCs w:val="23"/>
        </w:rPr>
        <w:t>cgi</w:t>
      </w:r>
      <w:proofErr w:type="spellEnd"/>
      <w:r>
        <w:rPr>
          <w:color w:val="FF0000"/>
          <w:sz w:val="23"/>
          <w:szCs w:val="23"/>
        </w:rPr>
        <w:t>-bin/</w:t>
      </w:r>
      <w:proofErr w:type="spellStart"/>
      <w:r>
        <w:rPr>
          <w:color w:val="FF0000"/>
          <w:sz w:val="23"/>
          <w:szCs w:val="23"/>
        </w:rPr>
        <w:t>process.cgi</w:t>
      </w:r>
      <w:proofErr w:type="spellEnd"/>
      <w:r>
        <w:rPr>
          <w:color w:val="FF0000"/>
          <w:sz w:val="23"/>
          <w:szCs w:val="23"/>
        </w:rPr>
        <w:t xml:space="preserve"> HTTP/1.1</w:t>
      </w:r>
    </w:p>
    <w:p w14:paraId="47A17638" w14:textId="77777777" w:rsidR="006D3599" w:rsidRDefault="006D3599" w:rsidP="006D3599">
      <w:pPr>
        <w:pStyle w:val="HTMLPreformatted"/>
        <w:rPr>
          <w:sz w:val="23"/>
          <w:szCs w:val="23"/>
        </w:rPr>
      </w:pPr>
      <w:r>
        <w:rPr>
          <w:sz w:val="23"/>
          <w:szCs w:val="23"/>
        </w:rPr>
        <w:t>User-Agent: Mozilla/4.0 (compatible; MSIE5.01; Windows NT)</w:t>
      </w:r>
    </w:p>
    <w:p w14:paraId="18410B40" w14:textId="77777777" w:rsidR="006D3599" w:rsidRDefault="006D3599" w:rsidP="006D3599">
      <w:pPr>
        <w:pStyle w:val="HTMLPreformatted"/>
        <w:rPr>
          <w:sz w:val="23"/>
          <w:szCs w:val="23"/>
        </w:rPr>
      </w:pPr>
      <w:r>
        <w:rPr>
          <w:sz w:val="23"/>
          <w:szCs w:val="23"/>
        </w:rPr>
        <w:t>Host: www.tutorialspoint.com</w:t>
      </w:r>
    </w:p>
    <w:p w14:paraId="125965FA" w14:textId="77777777" w:rsidR="006D3599" w:rsidRDefault="006D3599" w:rsidP="006D3599">
      <w:pPr>
        <w:pStyle w:val="HTMLPreformatted"/>
        <w:rPr>
          <w:sz w:val="23"/>
          <w:szCs w:val="23"/>
        </w:rPr>
      </w:pPr>
      <w:r>
        <w:rPr>
          <w:sz w:val="23"/>
          <w:szCs w:val="23"/>
        </w:rPr>
        <w:t>Content-Type: text/xml; charset=utf-8</w:t>
      </w:r>
    </w:p>
    <w:p w14:paraId="0AA9E57D" w14:textId="77777777" w:rsidR="006D3599" w:rsidRDefault="006D3599" w:rsidP="006D3599">
      <w:pPr>
        <w:pStyle w:val="HTMLPreformatted"/>
        <w:rPr>
          <w:sz w:val="23"/>
          <w:szCs w:val="23"/>
        </w:rPr>
      </w:pPr>
      <w:r>
        <w:rPr>
          <w:sz w:val="23"/>
          <w:szCs w:val="23"/>
        </w:rPr>
        <w:t>Content-Length: 60</w:t>
      </w:r>
    </w:p>
    <w:p w14:paraId="32D5B2B2"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-us</w:t>
      </w:r>
    </w:p>
    <w:p w14:paraId="4B3518AD"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deflate</w:t>
      </w:r>
    </w:p>
    <w:p w14:paraId="4F007FA9" w14:textId="77777777" w:rsidR="006D3599" w:rsidRDefault="006D3599" w:rsidP="006D3599">
      <w:pPr>
        <w:pStyle w:val="HTMLPreformatted"/>
        <w:rPr>
          <w:sz w:val="23"/>
          <w:szCs w:val="23"/>
        </w:rPr>
      </w:pPr>
      <w:r>
        <w:rPr>
          <w:sz w:val="23"/>
          <w:szCs w:val="23"/>
        </w:rPr>
        <w:t>Connection: Keep-Alive</w:t>
      </w:r>
    </w:p>
    <w:p w14:paraId="612E55ED" w14:textId="77777777" w:rsidR="006D3599" w:rsidRDefault="006D3599" w:rsidP="006D3599">
      <w:pPr>
        <w:pStyle w:val="HTMLPreformatted"/>
        <w:rPr>
          <w:sz w:val="23"/>
          <w:szCs w:val="23"/>
        </w:rPr>
      </w:pPr>
    </w:p>
    <w:p w14:paraId="49A355A4" w14:textId="77777777" w:rsidR="006D3599" w:rsidRDefault="006D3599" w:rsidP="006D3599">
      <w:pPr>
        <w:pStyle w:val="HTMLPreformatted"/>
        <w:rPr>
          <w:sz w:val="23"/>
          <w:szCs w:val="23"/>
        </w:rPr>
      </w:pPr>
      <w:r>
        <w:rPr>
          <w:sz w:val="23"/>
          <w:szCs w:val="23"/>
        </w:rPr>
        <w:t>first=</w:t>
      </w:r>
      <w:proofErr w:type="spellStart"/>
      <w:r>
        <w:rPr>
          <w:sz w:val="23"/>
          <w:szCs w:val="23"/>
        </w:rPr>
        <w:t>Zara&amp;last</w:t>
      </w:r>
      <w:proofErr w:type="spellEnd"/>
      <w:r>
        <w:rPr>
          <w:sz w:val="23"/>
          <w:szCs w:val="23"/>
        </w:rPr>
        <w:t>=Ali</w:t>
      </w:r>
    </w:p>
    <w:p w14:paraId="1A1947A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56DF7C2E" w14:textId="77777777" w:rsidR="006D3599" w:rsidRDefault="006D3599" w:rsidP="006D3599">
      <w:pPr>
        <w:pStyle w:val="HTMLPreformatted"/>
        <w:rPr>
          <w:color w:val="FF0000"/>
          <w:sz w:val="23"/>
          <w:szCs w:val="23"/>
        </w:rPr>
      </w:pPr>
      <w:r>
        <w:rPr>
          <w:color w:val="FF0000"/>
          <w:sz w:val="23"/>
          <w:szCs w:val="23"/>
        </w:rPr>
        <w:lastRenderedPageBreak/>
        <w:t>HTTP/1.1 200 OK</w:t>
      </w:r>
    </w:p>
    <w:p w14:paraId="56ABE3BA" w14:textId="77777777" w:rsidR="006D3599" w:rsidRDefault="006D3599" w:rsidP="006D3599">
      <w:pPr>
        <w:pStyle w:val="HTMLPreformatted"/>
        <w:rPr>
          <w:sz w:val="23"/>
          <w:szCs w:val="23"/>
        </w:rPr>
      </w:pPr>
      <w:r>
        <w:rPr>
          <w:sz w:val="23"/>
          <w:szCs w:val="23"/>
        </w:rPr>
        <w:t>Date: Mon, 27 Jul 2009 12:28:53 GMT</w:t>
      </w:r>
    </w:p>
    <w:p w14:paraId="1B4C2972" w14:textId="77777777" w:rsidR="006D3599" w:rsidRDefault="006D3599" w:rsidP="006D3599">
      <w:pPr>
        <w:pStyle w:val="HTMLPreformatted"/>
        <w:rPr>
          <w:sz w:val="23"/>
          <w:szCs w:val="23"/>
        </w:rPr>
      </w:pPr>
      <w:r>
        <w:rPr>
          <w:sz w:val="23"/>
          <w:szCs w:val="23"/>
        </w:rPr>
        <w:t>Server: Apache/2.2.14 (Win32)</w:t>
      </w:r>
    </w:p>
    <w:p w14:paraId="53DEA9D8" w14:textId="77777777" w:rsidR="006D3599" w:rsidRDefault="006D3599" w:rsidP="006D3599">
      <w:pPr>
        <w:pStyle w:val="HTMLPreformatted"/>
        <w:rPr>
          <w:sz w:val="23"/>
          <w:szCs w:val="23"/>
        </w:rPr>
      </w:pPr>
      <w:r>
        <w:rPr>
          <w:sz w:val="23"/>
          <w:szCs w:val="23"/>
        </w:rPr>
        <w:t>Content-Length: 88</w:t>
      </w:r>
    </w:p>
    <w:p w14:paraId="20269C7C" w14:textId="77777777" w:rsidR="006D3599" w:rsidRDefault="006D3599" w:rsidP="006D3599">
      <w:pPr>
        <w:pStyle w:val="HTMLPreformatted"/>
        <w:rPr>
          <w:sz w:val="23"/>
          <w:szCs w:val="23"/>
        </w:rPr>
      </w:pPr>
      <w:r>
        <w:rPr>
          <w:sz w:val="23"/>
          <w:szCs w:val="23"/>
        </w:rPr>
        <w:t>Set-Cookie: first=</w:t>
      </w:r>
      <w:proofErr w:type="spellStart"/>
      <w:r>
        <w:rPr>
          <w:sz w:val="23"/>
          <w:szCs w:val="23"/>
        </w:rPr>
        <w:t>Zara,last</w:t>
      </w:r>
      <w:proofErr w:type="spellEnd"/>
      <w:r>
        <w:rPr>
          <w:sz w:val="23"/>
          <w:szCs w:val="23"/>
        </w:rPr>
        <w:t>=</w:t>
      </w:r>
      <w:proofErr w:type="spellStart"/>
      <w:r>
        <w:rPr>
          <w:sz w:val="23"/>
          <w:szCs w:val="23"/>
        </w:rPr>
        <w:t>Ali;domain</w:t>
      </w:r>
      <w:proofErr w:type="spellEnd"/>
      <w:r>
        <w:rPr>
          <w:sz w:val="23"/>
          <w:szCs w:val="23"/>
        </w:rPr>
        <w:t>=</w:t>
      </w:r>
      <w:proofErr w:type="spellStart"/>
      <w:r>
        <w:rPr>
          <w:sz w:val="23"/>
          <w:szCs w:val="23"/>
        </w:rPr>
        <w:t>tutorialspoint.com;Expires</w:t>
      </w:r>
      <w:proofErr w:type="spellEnd"/>
      <w:r>
        <w:rPr>
          <w:sz w:val="23"/>
          <w:szCs w:val="23"/>
        </w:rPr>
        <w:t>=Mon, 19-</w:t>
      </w:r>
    </w:p>
    <w:p w14:paraId="044E12CC" w14:textId="77777777" w:rsidR="006D3599" w:rsidRDefault="006D3599" w:rsidP="006D3599">
      <w:pPr>
        <w:pStyle w:val="HTMLPreformatted"/>
        <w:rPr>
          <w:sz w:val="23"/>
          <w:szCs w:val="23"/>
        </w:rPr>
      </w:pPr>
      <w:r>
        <w:rPr>
          <w:sz w:val="23"/>
          <w:szCs w:val="23"/>
        </w:rPr>
        <w:t xml:space="preserve">Nov-2010 04:38:14 </w:t>
      </w:r>
      <w:proofErr w:type="spellStart"/>
      <w:r>
        <w:rPr>
          <w:sz w:val="23"/>
          <w:szCs w:val="23"/>
        </w:rPr>
        <w:t>GMT;Path</w:t>
      </w:r>
      <w:proofErr w:type="spellEnd"/>
      <w:r>
        <w:rPr>
          <w:sz w:val="23"/>
          <w:szCs w:val="23"/>
        </w:rPr>
        <w:t>=/</w:t>
      </w:r>
    </w:p>
    <w:p w14:paraId="4233D61B" w14:textId="77777777" w:rsidR="006D3599" w:rsidRDefault="006D3599" w:rsidP="006D3599">
      <w:pPr>
        <w:pStyle w:val="HTMLPreformatted"/>
        <w:rPr>
          <w:sz w:val="23"/>
          <w:szCs w:val="23"/>
        </w:rPr>
      </w:pPr>
      <w:r>
        <w:rPr>
          <w:sz w:val="23"/>
          <w:szCs w:val="23"/>
        </w:rPr>
        <w:t>Content-Type: text/html</w:t>
      </w:r>
    </w:p>
    <w:p w14:paraId="59A993E9" w14:textId="77777777" w:rsidR="006D3599" w:rsidRDefault="006D3599" w:rsidP="006D3599">
      <w:pPr>
        <w:pStyle w:val="HTMLPreformatted"/>
        <w:rPr>
          <w:sz w:val="23"/>
          <w:szCs w:val="23"/>
        </w:rPr>
      </w:pPr>
      <w:r>
        <w:rPr>
          <w:sz w:val="23"/>
          <w:szCs w:val="23"/>
        </w:rPr>
        <w:t>Connection: Closed</w:t>
      </w:r>
    </w:p>
    <w:p w14:paraId="599C442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5AEEBB2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8F53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C7A07B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Zara Ali</w:t>
      </w:r>
      <w:r>
        <w:rPr>
          <w:rStyle w:val="tag"/>
          <w:color w:val="000088"/>
          <w:sz w:val="23"/>
          <w:szCs w:val="23"/>
        </w:rPr>
        <w:t>&lt;/h1&gt;</w:t>
      </w:r>
    </w:p>
    <w:p w14:paraId="70877B5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893430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47EFA3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76531E25"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vs POST</w:t>
      </w:r>
    </w:p>
    <w:p w14:paraId="6DB87AC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Methods of HTTP: GET, POST, PUT, HEAD, DELETE, PATCH, OPTIONS.</w:t>
      </w:r>
    </w:p>
    <w:p w14:paraId="594B48E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3838EF0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method is used to appends form data to the URL in name or value pair. Example:</w:t>
      </w:r>
    </w:p>
    <w:p w14:paraId="7B36DE51"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GET/</w:t>
      </w:r>
      <w:proofErr w:type="spellStart"/>
      <w:r>
        <w:rPr>
          <w:rFonts w:ascii="Consolas" w:hAnsi="Consolas"/>
          <w:color w:val="222222"/>
        </w:rPr>
        <w:t>RegisterStudent.asp?user</w:t>
      </w:r>
      <w:proofErr w:type="spellEnd"/>
      <w:r>
        <w:rPr>
          <w:rFonts w:ascii="Consolas" w:hAnsi="Consolas"/>
          <w:color w:val="222222"/>
        </w:rPr>
        <w:t>=value1&amp;pass=value2</w:t>
      </w:r>
    </w:p>
    <w:p w14:paraId="02FBD685" w14:textId="2B6AE0FD"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18B69F0" wp14:editId="5A0C782B">
            <wp:extent cx="61214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1400" cy="2905760"/>
                    </a:xfrm>
                    <a:prstGeom prst="rect">
                      <a:avLst/>
                    </a:prstGeom>
                    <a:noFill/>
                    <a:ln>
                      <a:noFill/>
                    </a:ln>
                  </pic:spPr>
                </pic:pic>
              </a:graphicData>
            </a:graphic>
          </wp:inline>
        </w:drawing>
      </w:r>
    </w:p>
    <w:p w14:paraId="126160F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POST method requests that a web server accepts the data enclosed in the body of the request message, most likely for storing it.</w:t>
      </w:r>
      <w:hyperlink r:id="rId59" w:anchor="cite_note-RFC_def-1" w:history="1">
        <w:r>
          <w:rPr>
            <w:rStyle w:val="Hyperlink"/>
            <w:vertAlign w:val="superscript"/>
          </w:rPr>
          <w:t>[1]</w:t>
        </w:r>
      </w:hyperlink>
      <w:r>
        <w:t> It is often used when uploading a file or when submitting a completed </w:t>
      </w:r>
      <w:hyperlink r:id="rId60" w:tooltip="Form (HTML)" w:history="1">
        <w:r>
          <w:rPr>
            <w:rStyle w:val="Hyperlink"/>
          </w:rPr>
          <w:t>web form</w:t>
        </w:r>
      </w:hyperlink>
      <w:r>
        <w:t>. Example:</w:t>
      </w:r>
    </w:p>
    <w:p w14:paraId="3CD2BE5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POST/RegisterStudent.asp HTTP/1.1  </w:t>
      </w:r>
    </w:p>
    <w:p w14:paraId="7BDD5783"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Host: www.guru99.com  </w:t>
      </w:r>
    </w:p>
    <w:p w14:paraId="75732E1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user=value1&amp;pass=value2  </w:t>
      </w:r>
    </w:p>
    <w:p w14:paraId="5EBCA2D7" w14:textId="3213E413"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C6BD8A7" wp14:editId="324C3ED9">
            <wp:extent cx="57404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0400" cy="3261360"/>
                    </a:xfrm>
                    <a:prstGeom prst="rect">
                      <a:avLst/>
                    </a:prstGeom>
                    <a:noFill/>
                    <a:ln>
                      <a:noFill/>
                    </a:ln>
                  </pic:spPr>
                </pic:pic>
              </a:graphicData>
            </a:graphic>
          </wp:inline>
        </w:drawing>
      </w:r>
    </w:p>
    <w:p w14:paraId="01C4457E" w14:textId="77777777" w:rsidR="00D66CEF" w:rsidRPr="00C132B9" w:rsidRDefault="00D66CEF" w:rsidP="00C132B9"/>
    <w:sectPr w:rsidR="00D66CEF" w:rsidRPr="00C132B9" w:rsidSect="00F61C60">
      <w:footerReference w:type="default" r:id="rId62"/>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85052" w14:textId="77777777" w:rsidR="000A06A6" w:rsidRDefault="000A06A6" w:rsidP="00EB1996">
      <w:pPr>
        <w:spacing w:after="0" w:line="240" w:lineRule="auto"/>
      </w:pPr>
      <w:r>
        <w:separator/>
      </w:r>
    </w:p>
  </w:endnote>
  <w:endnote w:type="continuationSeparator" w:id="0">
    <w:p w14:paraId="07FA1071" w14:textId="77777777" w:rsidR="000A06A6" w:rsidRDefault="000A06A6" w:rsidP="00EB1996">
      <w:pPr>
        <w:spacing w:after="0" w:line="240" w:lineRule="auto"/>
      </w:pPr>
      <w:r>
        <w:continuationSeparator/>
      </w:r>
    </w:p>
  </w:endnote>
  <w:endnote w:type="continuationNotice" w:id="1">
    <w:p w14:paraId="2DF4A140" w14:textId="77777777" w:rsidR="000A06A6" w:rsidRDefault="000A0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00734" w14:textId="77777777" w:rsidR="000A06A6" w:rsidRDefault="000A06A6" w:rsidP="00EB1996">
      <w:pPr>
        <w:spacing w:after="0" w:line="240" w:lineRule="auto"/>
      </w:pPr>
      <w:r>
        <w:separator/>
      </w:r>
    </w:p>
  </w:footnote>
  <w:footnote w:type="continuationSeparator" w:id="0">
    <w:p w14:paraId="17C726BA" w14:textId="77777777" w:rsidR="000A06A6" w:rsidRDefault="000A06A6" w:rsidP="00EB1996">
      <w:pPr>
        <w:spacing w:after="0" w:line="240" w:lineRule="auto"/>
      </w:pPr>
      <w:r>
        <w:continuationSeparator/>
      </w:r>
    </w:p>
  </w:footnote>
  <w:footnote w:type="continuationNotice" w:id="1">
    <w:p w14:paraId="0F6FA857" w14:textId="77777777" w:rsidR="000A06A6" w:rsidRDefault="000A06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FDA"/>
    <w:rsid w:val="00030192"/>
    <w:rsid w:val="000304FB"/>
    <w:rsid w:val="00030EA1"/>
    <w:rsid w:val="0003119A"/>
    <w:rsid w:val="00031205"/>
    <w:rsid w:val="0003137E"/>
    <w:rsid w:val="000319D7"/>
    <w:rsid w:val="00031B0D"/>
    <w:rsid w:val="0003219C"/>
    <w:rsid w:val="00032EAB"/>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779"/>
    <w:rsid w:val="00037FC0"/>
    <w:rsid w:val="00037FEA"/>
    <w:rsid w:val="00040AF9"/>
    <w:rsid w:val="00041607"/>
    <w:rsid w:val="000419F8"/>
    <w:rsid w:val="0004214D"/>
    <w:rsid w:val="0004257F"/>
    <w:rsid w:val="000428FD"/>
    <w:rsid w:val="00042F33"/>
    <w:rsid w:val="00043042"/>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4DD"/>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656"/>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08F4"/>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5C4"/>
    <w:rsid w:val="00297712"/>
    <w:rsid w:val="002978FA"/>
    <w:rsid w:val="002A0AC3"/>
    <w:rsid w:val="002A0ACE"/>
    <w:rsid w:val="002A0CE1"/>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3000E1"/>
    <w:rsid w:val="0030045C"/>
    <w:rsid w:val="0030046E"/>
    <w:rsid w:val="003006A2"/>
    <w:rsid w:val="0030098C"/>
    <w:rsid w:val="00300BD1"/>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3C"/>
    <w:rsid w:val="003D6BAE"/>
    <w:rsid w:val="003D7B7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B3B"/>
    <w:rsid w:val="0040023B"/>
    <w:rsid w:val="004002C8"/>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EB"/>
    <w:rsid w:val="00420BAD"/>
    <w:rsid w:val="00420FB3"/>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36B"/>
    <w:rsid w:val="0050263D"/>
    <w:rsid w:val="00502904"/>
    <w:rsid w:val="00502926"/>
    <w:rsid w:val="00502927"/>
    <w:rsid w:val="00502A36"/>
    <w:rsid w:val="00502FC1"/>
    <w:rsid w:val="00503684"/>
    <w:rsid w:val="0050419E"/>
    <w:rsid w:val="00504963"/>
    <w:rsid w:val="00504DF5"/>
    <w:rsid w:val="00505551"/>
    <w:rsid w:val="005056F8"/>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616"/>
    <w:rsid w:val="00530743"/>
    <w:rsid w:val="00531138"/>
    <w:rsid w:val="005312A3"/>
    <w:rsid w:val="00531B6A"/>
    <w:rsid w:val="00531B77"/>
    <w:rsid w:val="00531BE9"/>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C6F"/>
    <w:rsid w:val="005E01CF"/>
    <w:rsid w:val="005E05F5"/>
    <w:rsid w:val="005E0E4F"/>
    <w:rsid w:val="005E1038"/>
    <w:rsid w:val="005E1146"/>
    <w:rsid w:val="005E11D4"/>
    <w:rsid w:val="005E1478"/>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64A6"/>
    <w:rsid w:val="006167C3"/>
    <w:rsid w:val="006167E4"/>
    <w:rsid w:val="006178C8"/>
    <w:rsid w:val="0061791E"/>
    <w:rsid w:val="00617C60"/>
    <w:rsid w:val="00617D4D"/>
    <w:rsid w:val="00617FD5"/>
    <w:rsid w:val="0062077F"/>
    <w:rsid w:val="00620B70"/>
    <w:rsid w:val="006214A0"/>
    <w:rsid w:val="0062154B"/>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79A"/>
    <w:rsid w:val="0062585E"/>
    <w:rsid w:val="006260E6"/>
    <w:rsid w:val="006261C1"/>
    <w:rsid w:val="00626435"/>
    <w:rsid w:val="00626688"/>
    <w:rsid w:val="00626A58"/>
    <w:rsid w:val="00626E88"/>
    <w:rsid w:val="00626ECC"/>
    <w:rsid w:val="00626EEE"/>
    <w:rsid w:val="006302F8"/>
    <w:rsid w:val="006303C8"/>
    <w:rsid w:val="006307E0"/>
    <w:rsid w:val="006307E8"/>
    <w:rsid w:val="00630BAB"/>
    <w:rsid w:val="00630C05"/>
    <w:rsid w:val="00630DD5"/>
    <w:rsid w:val="00630E87"/>
    <w:rsid w:val="006314B7"/>
    <w:rsid w:val="00631516"/>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720"/>
    <w:rsid w:val="006A7147"/>
    <w:rsid w:val="006A72BA"/>
    <w:rsid w:val="006A74F1"/>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5703"/>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EF2"/>
    <w:rsid w:val="00743619"/>
    <w:rsid w:val="00743ADD"/>
    <w:rsid w:val="00743FE5"/>
    <w:rsid w:val="0074404D"/>
    <w:rsid w:val="00744BE2"/>
    <w:rsid w:val="007450B4"/>
    <w:rsid w:val="007453E7"/>
    <w:rsid w:val="0074550A"/>
    <w:rsid w:val="00745E3E"/>
    <w:rsid w:val="00745E56"/>
    <w:rsid w:val="00745FE9"/>
    <w:rsid w:val="00746495"/>
    <w:rsid w:val="00746785"/>
    <w:rsid w:val="00746B85"/>
    <w:rsid w:val="00746E38"/>
    <w:rsid w:val="0074738E"/>
    <w:rsid w:val="007477A6"/>
    <w:rsid w:val="00747BBD"/>
    <w:rsid w:val="00747E1A"/>
    <w:rsid w:val="0075033C"/>
    <w:rsid w:val="0075045D"/>
    <w:rsid w:val="00750BC9"/>
    <w:rsid w:val="00750F7D"/>
    <w:rsid w:val="00751083"/>
    <w:rsid w:val="00751343"/>
    <w:rsid w:val="007520A9"/>
    <w:rsid w:val="00752E86"/>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50CD"/>
    <w:rsid w:val="007A518A"/>
    <w:rsid w:val="007A53AE"/>
    <w:rsid w:val="007A53F8"/>
    <w:rsid w:val="007A5782"/>
    <w:rsid w:val="007A5A51"/>
    <w:rsid w:val="007A5D89"/>
    <w:rsid w:val="007A6174"/>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52F"/>
    <w:rsid w:val="0082087E"/>
    <w:rsid w:val="00820A5F"/>
    <w:rsid w:val="00820B3E"/>
    <w:rsid w:val="00820B45"/>
    <w:rsid w:val="00821662"/>
    <w:rsid w:val="00821D60"/>
    <w:rsid w:val="00821FED"/>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69A"/>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595"/>
    <w:rsid w:val="00884C5F"/>
    <w:rsid w:val="0088522A"/>
    <w:rsid w:val="00885553"/>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2D39"/>
    <w:rsid w:val="0089321F"/>
    <w:rsid w:val="0089346D"/>
    <w:rsid w:val="008934AC"/>
    <w:rsid w:val="008935F9"/>
    <w:rsid w:val="008938EA"/>
    <w:rsid w:val="00893B30"/>
    <w:rsid w:val="00893C38"/>
    <w:rsid w:val="00893D85"/>
    <w:rsid w:val="0089421A"/>
    <w:rsid w:val="008946DE"/>
    <w:rsid w:val="00894D97"/>
    <w:rsid w:val="00894E78"/>
    <w:rsid w:val="00894FC7"/>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535"/>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4A2"/>
    <w:rsid w:val="00905627"/>
    <w:rsid w:val="0090659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757"/>
    <w:rsid w:val="009A6AFD"/>
    <w:rsid w:val="009A71C0"/>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C78"/>
    <w:rsid w:val="009C0D23"/>
    <w:rsid w:val="009C0E7D"/>
    <w:rsid w:val="009C0FDE"/>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722"/>
    <w:rsid w:val="009E5C7B"/>
    <w:rsid w:val="009E5D81"/>
    <w:rsid w:val="009E5FD5"/>
    <w:rsid w:val="009E622F"/>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F4"/>
    <w:rsid w:val="009F464F"/>
    <w:rsid w:val="009F4D42"/>
    <w:rsid w:val="009F5413"/>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BD2"/>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FC"/>
    <w:rsid w:val="00A868C3"/>
    <w:rsid w:val="00A86B50"/>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2B78"/>
    <w:rsid w:val="00A93030"/>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935"/>
    <w:rsid w:val="00AA7E5E"/>
    <w:rsid w:val="00AB00D8"/>
    <w:rsid w:val="00AB0AB5"/>
    <w:rsid w:val="00AB0B32"/>
    <w:rsid w:val="00AB108C"/>
    <w:rsid w:val="00AB1587"/>
    <w:rsid w:val="00AB19FF"/>
    <w:rsid w:val="00AB243A"/>
    <w:rsid w:val="00AB2595"/>
    <w:rsid w:val="00AB28F6"/>
    <w:rsid w:val="00AB2DB9"/>
    <w:rsid w:val="00AB3221"/>
    <w:rsid w:val="00AB3775"/>
    <w:rsid w:val="00AB37DE"/>
    <w:rsid w:val="00AB3C75"/>
    <w:rsid w:val="00AB4033"/>
    <w:rsid w:val="00AB4AAD"/>
    <w:rsid w:val="00AB4B49"/>
    <w:rsid w:val="00AB4CEB"/>
    <w:rsid w:val="00AB4D8C"/>
    <w:rsid w:val="00AB52DA"/>
    <w:rsid w:val="00AB572B"/>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85D"/>
    <w:rsid w:val="00AF4D0D"/>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4AA"/>
    <w:rsid w:val="00B53CF1"/>
    <w:rsid w:val="00B547F9"/>
    <w:rsid w:val="00B55266"/>
    <w:rsid w:val="00B5533A"/>
    <w:rsid w:val="00B55400"/>
    <w:rsid w:val="00B558E1"/>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6E2"/>
    <w:rsid w:val="00B83A45"/>
    <w:rsid w:val="00B83AF3"/>
    <w:rsid w:val="00B83E1C"/>
    <w:rsid w:val="00B84297"/>
    <w:rsid w:val="00B84ADD"/>
    <w:rsid w:val="00B85722"/>
    <w:rsid w:val="00B85997"/>
    <w:rsid w:val="00B85FF9"/>
    <w:rsid w:val="00B860D7"/>
    <w:rsid w:val="00B8631F"/>
    <w:rsid w:val="00B86577"/>
    <w:rsid w:val="00B86F89"/>
    <w:rsid w:val="00B87310"/>
    <w:rsid w:val="00B87466"/>
    <w:rsid w:val="00B87589"/>
    <w:rsid w:val="00B876C7"/>
    <w:rsid w:val="00B8783B"/>
    <w:rsid w:val="00B911C4"/>
    <w:rsid w:val="00B916CD"/>
    <w:rsid w:val="00B9181C"/>
    <w:rsid w:val="00B918FE"/>
    <w:rsid w:val="00B923D9"/>
    <w:rsid w:val="00B92A0E"/>
    <w:rsid w:val="00B92C2A"/>
    <w:rsid w:val="00B934CB"/>
    <w:rsid w:val="00B93852"/>
    <w:rsid w:val="00B93D5B"/>
    <w:rsid w:val="00B94274"/>
    <w:rsid w:val="00B943C3"/>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5325"/>
    <w:rsid w:val="00CC55BD"/>
    <w:rsid w:val="00CC582D"/>
    <w:rsid w:val="00CC5C59"/>
    <w:rsid w:val="00CC602D"/>
    <w:rsid w:val="00CC60F2"/>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AE6"/>
    <w:rsid w:val="00CF2B25"/>
    <w:rsid w:val="00CF2C16"/>
    <w:rsid w:val="00CF2C84"/>
    <w:rsid w:val="00CF2E44"/>
    <w:rsid w:val="00CF2EDF"/>
    <w:rsid w:val="00CF3436"/>
    <w:rsid w:val="00CF375B"/>
    <w:rsid w:val="00CF3797"/>
    <w:rsid w:val="00CF3A45"/>
    <w:rsid w:val="00CF3F01"/>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84"/>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46E"/>
    <w:rsid w:val="00D7456D"/>
    <w:rsid w:val="00D747F0"/>
    <w:rsid w:val="00D74D2B"/>
    <w:rsid w:val="00D74D9E"/>
    <w:rsid w:val="00D752F6"/>
    <w:rsid w:val="00D755AD"/>
    <w:rsid w:val="00D755B0"/>
    <w:rsid w:val="00D755C3"/>
    <w:rsid w:val="00D75DB9"/>
    <w:rsid w:val="00D760E6"/>
    <w:rsid w:val="00D76132"/>
    <w:rsid w:val="00D76133"/>
    <w:rsid w:val="00D76152"/>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2173"/>
    <w:rsid w:val="00D824F8"/>
    <w:rsid w:val="00D825F1"/>
    <w:rsid w:val="00D82E36"/>
    <w:rsid w:val="00D82FCE"/>
    <w:rsid w:val="00D831AF"/>
    <w:rsid w:val="00D83312"/>
    <w:rsid w:val="00D83669"/>
    <w:rsid w:val="00D83AF8"/>
    <w:rsid w:val="00D83C10"/>
    <w:rsid w:val="00D842D3"/>
    <w:rsid w:val="00D8437F"/>
    <w:rsid w:val="00D85173"/>
    <w:rsid w:val="00D8528F"/>
    <w:rsid w:val="00D856B6"/>
    <w:rsid w:val="00D85828"/>
    <w:rsid w:val="00D859AE"/>
    <w:rsid w:val="00D85D85"/>
    <w:rsid w:val="00D861CA"/>
    <w:rsid w:val="00D863C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785"/>
    <w:rsid w:val="00E01D09"/>
    <w:rsid w:val="00E01F1B"/>
    <w:rsid w:val="00E020AC"/>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501E"/>
    <w:rsid w:val="00E85037"/>
    <w:rsid w:val="00E85205"/>
    <w:rsid w:val="00E8560D"/>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6449"/>
    <w:rsid w:val="00F267E0"/>
    <w:rsid w:val="00F26832"/>
    <w:rsid w:val="00F270D4"/>
    <w:rsid w:val="00F273CF"/>
    <w:rsid w:val="00F3006D"/>
    <w:rsid w:val="00F30843"/>
    <w:rsid w:val="00F30988"/>
    <w:rsid w:val="00F30C52"/>
    <w:rsid w:val="00F30E10"/>
    <w:rsid w:val="00F30EAD"/>
    <w:rsid w:val="00F30FC6"/>
    <w:rsid w:val="00F310BC"/>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BF8"/>
    <w:rsid w:val="00F47180"/>
    <w:rsid w:val="00F471C4"/>
    <w:rsid w:val="00F47F26"/>
    <w:rsid w:val="00F5003A"/>
    <w:rsid w:val="00F50462"/>
    <w:rsid w:val="00F50471"/>
    <w:rsid w:val="00F50908"/>
    <w:rsid w:val="00F51246"/>
    <w:rsid w:val="00F51286"/>
    <w:rsid w:val="00F51584"/>
    <w:rsid w:val="00F51652"/>
    <w:rsid w:val="00F52182"/>
    <w:rsid w:val="00F52310"/>
    <w:rsid w:val="00F5348A"/>
    <w:rsid w:val="00F536C4"/>
    <w:rsid w:val="00F5382F"/>
    <w:rsid w:val="00F53A4C"/>
    <w:rsid w:val="00F53B3D"/>
    <w:rsid w:val="00F53B4B"/>
    <w:rsid w:val="00F53C7E"/>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eveloper.mozilla.org/en-US/docs/Web/CSS/position" TargetMode="External"/><Relationship Id="rId26" Type="http://schemas.openxmlformats.org/officeDocument/2006/relationships/image" Target="media/image15.png"/><Relationship Id="rId39" Type="http://schemas.openxmlformats.org/officeDocument/2006/relationships/hyperlink" Target="https://developer.mozilla.org/en-US/docs/Web/CSS/flex" TargetMode="External"/><Relationship Id="rId21" Type="http://schemas.openxmlformats.org/officeDocument/2006/relationships/image" Target="media/image12.png"/><Relationship Id="rId34" Type="http://schemas.openxmlformats.org/officeDocument/2006/relationships/hyperlink" Target="https://developer.mozilla.org/en-US/docs/Web/CSS/align-items" TargetMode="External"/><Relationship Id="rId42" Type="http://schemas.openxmlformats.org/officeDocument/2006/relationships/hyperlink" Target="https://zellwk.com/blog/9-important-css-properties-you-must-know/"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openxmlformats.org/officeDocument/2006/relationships/hyperlink" Target="https://developer.mozilla.org/en-US/docs/Web/CSS/flex-direction" TargetMode="External"/><Relationship Id="rId32" Type="http://schemas.openxmlformats.org/officeDocument/2006/relationships/hyperlink" Target="https://developer.mozilla.org/en-US/docs/Web/CSS/flex-wra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en.wikipedia.org/wiki/HTML" TargetMode="External"/><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mozilla.org/en-US/docs/Web/CSS/display" TargetMode="External"/><Relationship Id="rId35" Type="http://schemas.openxmlformats.org/officeDocument/2006/relationships/image" Target="media/image20.png"/><Relationship Id="rId43" Type="http://schemas.openxmlformats.org/officeDocument/2006/relationships/hyperlink" Target="http://en.wikipedia.org/wiki/Fragment_identifier"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eveloper.mozilla.org/en-US/docs/Web/CSS/displa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HTML" TargetMode="External"/><Relationship Id="rId59" Type="http://schemas.openxmlformats.org/officeDocument/2006/relationships/hyperlink" Target="https://en.wikipedia.org/wiki/POST_(HTTP)" TargetMode="External"/><Relationship Id="rId20" Type="http://schemas.openxmlformats.org/officeDocument/2006/relationships/image" Target="media/image11.png"/><Relationship Id="rId41" Type="http://schemas.openxmlformats.org/officeDocument/2006/relationships/hyperlink" Target="https://www.taniarascia.com/overview-of-css-concepts/" TargetMode="External"/><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CSS/CSS_Grid_Layout" TargetMode="External"/><Relationship Id="rId28" Type="http://schemas.openxmlformats.org/officeDocument/2006/relationships/image" Target="media/image17.png"/><Relationship Id="rId36" Type="http://schemas.openxmlformats.org/officeDocument/2006/relationships/hyperlink" Target="https://developer.mozilla.org/en-US/docs/Web/CSS/justify-content" TargetMode="External"/><Relationship Id="rId49" Type="http://schemas.openxmlformats.org/officeDocument/2006/relationships/image" Target="media/image26.png"/><Relationship Id="rId57" Type="http://schemas.openxmlformats.org/officeDocument/2006/relationships/image" Target="media/image34.gif"/><Relationship Id="rId10" Type="http://schemas.openxmlformats.org/officeDocument/2006/relationships/image" Target="media/image3.png"/><Relationship Id="rId31" Type="http://schemas.openxmlformats.org/officeDocument/2006/relationships/hyperlink" Target="https://developer.mozilla.org/en-US/docs/Web/CSS/flex-basis" TargetMode="External"/><Relationship Id="rId44" Type="http://schemas.openxmlformats.org/officeDocument/2006/relationships/hyperlink" Target="https://stackoverflow.com/questions/6351570/what-is-the-difference-between-javascripts-getelementbyid-and-getelementsbyna" TargetMode="External"/><Relationship Id="rId52" Type="http://schemas.openxmlformats.org/officeDocument/2006/relationships/image" Target="media/image29.jpeg"/><Relationship Id="rId60" Type="http://schemas.openxmlformats.org/officeDocument/2006/relationships/hyperlink" Target="https://en.wikipedia.org/wiki/Form_(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57777</TotalTime>
  <Pages>51</Pages>
  <Words>13122</Words>
  <Characters>74801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87748</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8726</cp:revision>
  <cp:lastPrinted>2019-08-11T03:38:00Z</cp:lastPrinted>
  <dcterms:created xsi:type="dcterms:W3CDTF">2019-06-23T17:08:00Z</dcterms:created>
  <dcterms:modified xsi:type="dcterms:W3CDTF">2021-01-10T01:18:00Z</dcterms:modified>
</cp:coreProperties>
</file>