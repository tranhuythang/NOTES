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FD77570" w:rsidR="0060399D" w:rsidRPr="0060399D" w:rsidRDefault="0060399D" w:rsidP="000C5F40">
      <w:pPr>
        <w:pStyle w:val="Heading2"/>
      </w:pPr>
      <w:r>
        <w:t xml:space="preserve">HTML </w:t>
      </w:r>
      <w:r w:rsidR="00821E37">
        <w:t>syntax and structure</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w:t>
      </w:r>
      <w:proofErr w:type="spellStart"/>
      <w:r>
        <w:rPr>
          <w:rStyle w:val="HTMLCode"/>
          <w:rFonts w:ascii="Consolas" w:hAnsi="Consolas"/>
          <w:color w:val="000000"/>
        </w:rPr>
        <w:t>en</w:t>
      </w:r>
      <w:proofErr w:type="spellEnd"/>
      <w:r>
        <w:rPr>
          <w:rStyle w:val="HTMLCode"/>
          <w:rFonts w:ascii="Consolas" w:hAnsi="Consolas"/>
          <w:color w:val="000000"/>
        </w:rPr>
        <w:t>"&gt;</w:t>
      </w:r>
      <w:r>
        <w:rPr>
          <w:rFonts w:ascii="Segoe UI" w:hAnsi="Segoe UI" w:cs="Segoe UI"/>
          <w:color w:val="000000"/>
          <w:sz w:val="21"/>
          <w:szCs w:val="21"/>
        </w:rPr>
        <w:t>, the attribute </w:t>
      </w:r>
      <w:r>
        <w:rPr>
          <w:rStyle w:val="HTMLCode"/>
          <w:rFonts w:ascii="Consolas" w:hAnsi="Consolas"/>
          <w:color w:val="000000"/>
        </w:rPr>
        <w:t>lang="</w:t>
      </w:r>
      <w:proofErr w:type="spellStart"/>
      <w:r>
        <w:rPr>
          <w:rStyle w:val="HTMLCode"/>
          <w:rFonts w:ascii="Consolas" w:hAnsi="Consolas"/>
          <w:color w:val="000000"/>
        </w:rPr>
        <w:t>en</w:t>
      </w:r>
      <w:proofErr w:type="spellEnd"/>
      <w:r>
        <w:rPr>
          <w:rStyle w:val="HTMLCode"/>
          <w:rFonts w:ascii="Consolas" w:hAnsi="Consolas"/>
          <w:color w:val="000000"/>
        </w:rPr>
        <w:t>"</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&lt;</w:t>
      </w:r>
      <w:proofErr w:type="spellStart"/>
      <w:r>
        <w:rPr>
          <w:color w:val="000000"/>
        </w:rPr>
        <w:t>img</w:t>
      </w:r>
      <w:proofErr w:type="spellEnd"/>
      <w:r>
        <w:rPr>
          <w:color w:val="000000"/>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w:t>
      </w:r>
      <w:proofErr w:type="spellStart"/>
      <w:r w:rsidRPr="00531BE9">
        <w:rPr>
          <w:rStyle w:val="color-new"/>
        </w:rPr>
        <w:t>em</w:t>
      </w:r>
      <w:proofErr w:type="spellEnd"/>
      <w:r w:rsidRPr="00531BE9">
        <w:rPr>
          <w:rStyle w:val="color-new"/>
        </w:rPr>
        <w:t>&gt;</w:t>
      </w:r>
      <w:r w:rsidRPr="00531BE9">
        <w:t>markup</w:t>
      </w:r>
      <w:r w:rsidRPr="00531BE9">
        <w:rPr>
          <w:rStyle w:val="color-new"/>
        </w:rPr>
        <w:t>&lt;/</w:t>
      </w:r>
      <w:proofErr w:type="spellStart"/>
      <w:r w:rsidRPr="00531BE9">
        <w:rPr>
          <w:rStyle w:val="color-new"/>
        </w:rPr>
        <w:t>em</w:t>
      </w:r>
      <w:proofErr w:type="spellEnd"/>
      <w:r w:rsidRPr="00531BE9">
        <w:rPr>
          <w:rStyle w:val="color-new"/>
        </w:rPr>
        <w:t>&gt;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w:t>
      </w:r>
      <w:proofErr w:type="spellStart"/>
      <w:r>
        <w:rPr>
          <w:rStyle w:val="HTMLCode"/>
          <w:rFonts w:ascii="Consolas" w:eastAsiaTheme="minorHAnsi" w:hAnsi="Consolas"/>
          <w:color w:val="000000"/>
        </w:rPr>
        <w:t>hr</w:t>
      </w:r>
      <w:proofErr w:type="spellEnd"/>
      <w:r>
        <w:rPr>
          <w:rStyle w:val="HTMLCode"/>
          <w:rFonts w:ascii="Consolas" w:eastAsiaTheme="minorHAnsi" w:hAnsi="Consolas"/>
          <w:color w:val="000000"/>
        </w:rPr>
        <w:t>&gt;</w:t>
      </w:r>
      <w:r>
        <w:rPr>
          <w:rFonts w:ascii="Segoe UI" w:hAnsi="Segoe UI" w:cs="Segoe UI"/>
          <w:color w:val="000000"/>
          <w:sz w:val="21"/>
          <w:szCs w:val="21"/>
        </w:rPr>
        <w:t> is used to draw a horizontal rule; </w:t>
      </w:r>
      <w:r>
        <w:rPr>
          <w:rStyle w:val="HTMLCode"/>
          <w:rFonts w:ascii="Consolas" w:eastAsiaTheme="minorHAnsi" w:hAnsi="Consolas"/>
          <w:color w:val="000000"/>
        </w:rPr>
        <w:t>&lt;</w:t>
      </w:r>
      <w:proofErr w:type="spellStart"/>
      <w:r>
        <w:rPr>
          <w:rStyle w:val="HTMLCode"/>
          <w:rFonts w:ascii="Consolas" w:eastAsiaTheme="minorHAnsi" w:hAnsi="Consolas"/>
          <w:color w:val="000000"/>
        </w:rPr>
        <w:t>br</w:t>
      </w:r>
      <w:proofErr w:type="spellEnd"/>
      <w:r>
        <w:rPr>
          <w:rStyle w:val="HTMLCode"/>
          <w:rFonts w:ascii="Consolas" w:eastAsiaTheme="minorHAnsi" w:hAnsi="Consolas"/>
          <w:color w:val="000000"/>
        </w:rPr>
        <w:t>&gt;</w:t>
      </w:r>
      <w:r>
        <w:rPr>
          <w:rFonts w:ascii="Segoe UI" w:hAnsi="Segoe UI" w:cs="Segoe UI"/>
          <w:color w:val="000000"/>
          <w:sz w:val="21"/>
          <w:szCs w:val="21"/>
        </w:rPr>
        <w:t> to introduce a manual line-break; and </w:t>
      </w:r>
      <w:r>
        <w:rPr>
          <w:rStyle w:val="HTMLCode"/>
          <w:rFonts w:ascii="Consolas" w:eastAsiaTheme="minorHAnsi" w:hAnsi="Consolas"/>
          <w:color w:val="000000"/>
        </w:rPr>
        <w:t>&lt;</w:t>
      </w:r>
      <w:proofErr w:type="spellStart"/>
      <w:r>
        <w:rPr>
          <w:rStyle w:val="HTMLCode"/>
          <w:rFonts w:ascii="Consolas" w:eastAsiaTheme="minorHAnsi" w:hAnsi="Consolas"/>
          <w:color w:val="000000"/>
        </w:rPr>
        <w:t>img</w:t>
      </w:r>
      <w:proofErr w:type="spellEnd"/>
      <w:r>
        <w:rPr>
          <w:rStyle w:val="HTMLCode"/>
          <w:rFonts w:ascii="Consolas" w:eastAsiaTheme="minorHAnsi" w:hAnsi="Consolas"/>
          <w:color w:val="000000"/>
        </w:rPr>
        <w:t>&gt;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br</w:t>
      </w:r>
      <w:proofErr w:type="spellEnd"/>
      <w:r>
        <w:rPr>
          <w:rStyle w:val="color-new"/>
          <w:rFonts w:ascii="Consolas" w:hAnsi="Consolas"/>
          <w:color w:val="E31B23"/>
        </w:rPr>
        <w:t xml:space="preserve"> /&gt;</w:t>
      </w:r>
    </w:p>
    <w:p w14:paraId="36AA3919"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hr</w:t>
      </w:r>
      <w:proofErr w:type="spellEnd"/>
      <w:r>
        <w:rPr>
          <w:rStyle w:val="color-new"/>
          <w:rFonts w:ascii="Consolas" w:hAnsi="Consolas"/>
          <w:color w:val="E31B23"/>
        </w:rPr>
        <w:t xml:space="preserve">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w:t>
      </w:r>
      <w:proofErr w:type="spellStart"/>
      <w:r>
        <w:rPr>
          <w:rStyle w:val="color-new"/>
          <w:rFonts w:ascii="Consolas" w:hAnsi="Consolas"/>
          <w:color w:val="E31B23"/>
        </w:rPr>
        <w:t>img</w:t>
      </w:r>
      <w:proofErr w:type="spellEnd"/>
      <w:r>
        <w:rPr>
          <w:rStyle w:val="color-new"/>
          <w:rFonts w:ascii="Consolas" w:hAnsi="Consolas"/>
          <w:color w:val="E31B23"/>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quot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lt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gt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nbsp</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quot</w:t>
            </w:r>
            <w:proofErr w:type="spellEnd"/>
            <w:r w:rsidRPr="00A64F59">
              <w:rPr>
                <w:rFonts w:ascii="Calibri" w:eastAsia="Times New Roman" w:hAnsi="Calibri" w:cs="Calibri"/>
                <w:b/>
                <w:bCs/>
                <w:color w:val="FF0000"/>
              </w:rPr>
              <w: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lt</w:t>
            </w:r>
            <w:proofErr w:type="spellEnd"/>
            <w:r w:rsidRPr="00A64F59">
              <w:rPr>
                <w:rFonts w:ascii="Calibri" w:eastAsia="Times New Roman" w:hAnsi="Calibri" w:cs="Calibri"/>
                <w:b/>
                <w:bCs/>
                <w:color w:val="FF0000"/>
              </w:rPr>
              <w: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gt</w:t>
            </w:r>
            <w:proofErr w:type="spellEnd"/>
            <w:r w:rsidRPr="00A64F59">
              <w:rPr>
                <w:rFonts w:ascii="Calibri" w:eastAsia="Times New Roman" w:hAnsi="Calibri" w:cs="Calibri"/>
                <w:b/>
                <w:bCs/>
                <w:color w:val="FF0000"/>
              </w:rPr>
              <w: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nbsp</w:t>
            </w:r>
            <w:proofErr w:type="spellEnd"/>
            <w:r w:rsidRPr="00A64F59">
              <w:rPr>
                <w:rFonts w:ascii="Calibri" w:eastAsia="Times New Roman" w:hAnsi="Calibri" w:cs="Calibri"/>
                <w:b/>
                <w:bCs/>
                <w:color w:val="FF0000"/>
              </w:rPr>
              <w:t>;</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&amp;harr; &amp;</w:t>
            </w:r>
            <w:proofErr w:type="spellStart"/>
            <w:r w:rsidRPr="00A64F59">
              <w:rPr>
                <w:rFonts w:ascii="Calibri" w:eastAsia="Times New Roman" w:hAnsi="Calibri" w:cs="Calibri"/>
              </w:rPr>
              <w:t>hArr</w:t>
            </w:r>
            <w:proofErr w:type="spellEnd"/>
            <w:r w:rsidRPr="00A64F59">
              <w:rPr>
                <w:rFonts w:ascii="Calibri" w:eastAsia="Times New Roman" w:hAnsi="Calibri" w:cs="Calibri"/>
              </w:rPr>
              <w:t>;</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w:t>
            </w:r>
            <w:proofErr w:type="spellStart"/>
            <w:r w:rsidRPr="00A64F59">
              <w:rPr>
                <w:rFonts w:ascii="Calibri" w:eastAsia="Times New Roman" w:hAnsi="Calibri" w:cs="Calibri"/>
              </w:rPr>
              <w:t>plusmn</w:t>
            </w:r>
            <w:proofErr w:type="spellEnd"/>
            <w:r w:rsidRPr="00A64F59">
              <w:rPr>
                <w:rFonts w:ascii="Calibri" w:eastAsia="Times New Roman" w:hAnsi="Calibri" w:cs="Calibri"/>
              </w:rPr>
              <w:t>; &amp;</w:t>
            </w:r>
            <w:proofErr w:type="spellStart"/>
            <w:r w:rsidRPr="00A64F59">
              <w:rPr>
                <w:rFonts w:ascii="Calibri" w:eastAsia="Times New Roman" w:hAnsi="Calibri" w:cs="Calibri"/>
              </w:rPr>
              <w:t>infin</w:t>
            </w:r>
            <w:proofErr w:type="spellEnd"/>
            <w:r w:rsidRPr="00A64F59">
              <w:rPr>
                <w:rFonts w:ascii="Calibri" w:eastAsia="Times New Roman" w:hAnsi="Calibri" w:cs="Calibri"/>
              </w:rPr>
              <w:t>;</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π Π σ </w:t>
            </w:r>
            <w:proofErr w:type="spellStart"/>
            <w:r w:rsidRPr="00A64F59">
              <w:rPr>
                <w:rFonts w:ascii="Calibri" w:eastAsia="Times New Roman" w:hAnsi="Calibri" w:cs="Calibri"/>
              </w:rPr>
              <w:t>Σ</w:t>
            </w:r>
            <w:proofErr w:type="spellEnd"/>
            <w:r w:rsidRPr="00A64F59">
              <w:rPr>
                <w:rFonts w:ascii="Calibri" w:eastAsia="Times New Roman" w:hAnsi="Calibri" w:cs="Calibri"/>
              </w:rPr>
              <w:t xml:space="preserve"> ω </w:t>
            </w:r>
            <w:proofErr w:type="spellStart"/>
            <w:r w:rsidRPr="00A64F59">
              <w:rPr>
                <w:rFonts w:ascii="Calibri" w:eastAsia="Times New Roman" w:hAnsi="Calibri" w:cs="Calibri"/>
              </w:rPr>
              <w:t>Ω</w:t>
            </w:r>
            <w:proofErr w:type="spellEnd"/>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ge</w:t>
            </w:r>
            <w:proofErr w:type="spellEnd"/>
            <w:r w:rsidRPr="00A64F59">
              <w:rPr>
                <w:rFonts w:ascii="Calibri" w:eastAsia="Times New Roman" w:hAnsi="Calibri" w:cs="Calibri"/>
              </w:rPr>
              <w:t>; &amp;le; &amp;</w:t>
            </w:r>
            <w:proofErr w:type="spellStart"/>
            <w:r w:rsidRPr="00A64F59">
              <w:rPr>
                <w:rFonts w:ascii="Calibri" w:eastAsia="Times New Roman" w:hAnsi="Calibri" w:cs="Calibri"/>
              </w:rPr>
              <w:t>equiv</w:t>
            </w:r>
            <w:proofErr w:type="spellEnd"/>
            <w:r w:rsidRPr="00A64F59">
              <w:rPr>
                <w:rFonts w:ascii="Calibri" w:eastAsia="Times New Roman" w:hAnsi="Calibri" w:cs="Calibri"/>
              </w:rPr>
              <w:t>; &amp;</w:t>
            </w:r>
            <w:proofErr w:type="spellStart"/>
            <w:r w:rsidRPr="00A64F59">
              <w:rPr>
                <w:rFonts w:ascii="Calibri" w:eastAsia="Times New Roman" w:hAnsi="Calibri" w:cs="Calibri"/>
              </w:rPr>
              <w:t>asymp</w:t>
            </w:r>
            <w:proofErr w:type="spellEnd"/>
            <w:r w:rsidRPr="00A64F59">
              <w:rPr>
                <w:rFonts w:ascii="Calibri" w:eastAsia="Times New Roman" w:hAnsi="Calibri" w:cs="Calibri"/>
              </w:rPr>
              <w:t>;</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w:t>
            </w:r>
            <w:proofErr w:type="spellStart"/>
            <w:r w:rsidRPr="00A64F59">
              <w:rPr>
                <w:rFonts w:ascii="Calibri" w:eastAsia="Times New Roman" w:hAnsi="Calibri" w:cs="Calibri"/>
              </w:rPr>
              <w:t>sube</w:t>
            </w:r>
            <w:proofErr w:type="spellEnd"/>
            <w:r w:rsidRPr="00A64F59">
              <w:rPr>
                <w:rFonts w:ascii="Calibri" w:eastAsia="Times New Roman" w:hAnsi="Calibri" w:cs="Calibri"/>
              </w:rPr>
              <w:t>; &amp;supe; &amp;</w:t>
            </w:r>
            <w:proofErr w:type="spellStart"/>
            <w:r w:rsidRPr="00A64F59">
              <w:rPr>
                <w:rFonts w:ascii="Calibri" w:eastAsia="Times New Roman" w:hAnsi="Calibri" w:cs="Calibri"/>
              </w:rPr>
              <w:t>isin</w:t>
            </w:r>
            <w:proofErr w:type="spellEnd"/>
            <w:r w:rsidRPr="00A64F59">
              <w:rPr>
                <w:rFonts w:ascii="Calibri" w:eastAsia="Times New Roman" w:hAnsi="Calibri" w:cs="Calibri"/>
              </w:rPr>
              <w:t>;</w:t>
            </w:r>
          </w:p>
        </w:tc>
      </w:tr>
    </w:tbl>
    <w:p w14:paraId="0A74F3A5" w14:textId="77777777" w:rsidR="00605F88" w:rsidRDefault="00605F88" w:rsidP="00761A5E">
      <w:pPr>
        <w:pStyle w:val="Heading4"/>
      </w:pPr>
      <w:r>
        <w:t xml:space="preserve">HTML ignores extra white spaces and use </w:t>
      </w:r>
      <w:r w:rsidRPr="00925FEA">
        <w:t>&amp;</w:t>
      </w:r>
      <w:proofErr w:type="spellStart"/>
      <w:r w:rsidRPr="00925FEA">
        <w:t>nbsp</w:t>
      </w:r>
      <w:proofErr w:type="spellEnd"/>
      <w:r w:rsidRPr="00925FEA">
        <w:t>;</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w:t>
      </w:r>
      <w:proofErr w:type="spellStart"/>
      <w:r w:rsidRPr="00B144F5">
        <w:rPr>
          <w:rFonts w:ascii="Consolas" w:eastAsia="Times New Roman" w:hAnsi="Consolas" w:cs="Courier New"/>
          <w:color w:val="000000"/>
          <w:sz w:val="20"/>
          <w:szCs w:val="20"/>
        </w:rPr>
        <w:t>nbsp</w:t>
      </w:r>
      <w:proofErr w:type="spellEnd"/>
      <w:r w:rsidRPr="00B144F5">
        <w:rPr>
          <w:rFonts w:ascii="Consolas" w:eastAsia="Times New Roman" w:hAnsi="Consolas" w:cs="Courier New"/>
          <w:color w:val="000000"/>
          <w:sz w:val="20"/>
          <w:szCs w:val="20"/>
        </w:rPr>
        <w:t>;</w:t>
      </w:r>
    </w:p>
    <w:p w14:paraId="4BEEB8C5" w14:textId="77777777" w:rsidR="00605F88" w:rsidRPr="00925FEA" w:rsidRDefault="00605F88" w:rsidP="00605F88">
      <w:pPr>
        <w:pStyle w:val="Code"/>
      </w:pPr>
      <w:r w:rsidRPr="00925FEA">
        <w:t>&lt;p&gt;This paragraph contains special character &amp;</w:t>
      </w:r>
      <w:proofErr w:type="spellStart"/>
      <w:r w:rsidRPr="00925FEA">
        <w:t>quot</w:t>
      </w:r>
      <w:proofErr w:type="spellEnd"/>
      <w:r w:rsidRPr="00925FEA">
        <w:t>; &amp;</w:t>
      </w:r>
      <w:proofErr w:type="spellStart"/>
      <w:r w:rsidRPr="00925FEA">
        <w:t>lt</w:t>
      </w:r>
      <w:proofErr w:type="spellEnd"/>
      <w:r w:rsidRPr="00925FEA">
        <w:t>;, &amp;</w:t>
      </w:r>
      <w:proofErr w:type="spellStart"/>
      <w:r w:rsidRPr="00925FEA">
        <w:t>gt</w:t>
      </w:r>
      <w:proofErr w:type="spellEnd"/>
      <w:r w:rsidRPr="00925FEA">
        <w:t>; and &amp;amp;</w:t>
      </w:r>
    </w:p>
    <w:p w14:paraId="20333CBA" w14:textId="77777777" w:rsidR="00605F88" w:rsidRPr="00925FEA" w:rsidRDefault="00605F88" w:rsidP="00605F88">
      <w:pPr>
        <w:pStyle w:val="Code"/>
      </w:pPr>
      <w:r w:rsidRPr="00925FEA">
        <w:t>and those &amp;</w:t>
      </w:r>
      <w:proofErr w:type="spellStart"/>
      <w:r w:rsidRPr="00925FEA">
        <w:t>nbsp</w:t>
      </w:r>
      <w:proofErr w:type="spellEnd"/>
      <w:r w:rsidRPr="00925FEA">
        <w:t>;&amp;</w:t>
      </w:r>
      <w:proofErr w:type="spellStart"/>
      <w:r w:rsidRPr="00925FEA">
        <w:t>nbsp</w:t>
      </w:r>
      <w:proofErr w:type="spellEnd"/>
      <w:r w:rsidRPr="00925FEA">
        <w:t>; words &amp;</w:t>
      </w:r>
      <w:proofErr w:type="spellStart"/>
      <w:r w:rsidRPr="00925FEA">
        <w:t>nbsp</w:t>
      </w:r>
      <w:proofErr w:type="spellEnd"/>
      <w:r w:rsidRPr="00925FEA">
        <w:t>;&amp;</w:t>
      </w:r>
      <w:proofErr w:type="spellStart"/>
      <w:r w:rsidRPr="00925FEA">
        <w:t>nbsp</w:t>
      </w:r>
      <w:proofErr w:type="spellEnd"/>
      <w:r w:rsidRPr="00925FEA">
        <w:t>; have &amp;</w:t>
      </w:r>
      <w:proofErr w:type="spellStart"/>
      <w:r w:rsidRPr="00925FEA">
        <w:t>nbsp</w:t>
      </w:r>
      <w:proofErr w:type="spellEnd"/>
      <w:r w:rsidRPr="00925FEA">
        <w:t>;&amp;</w:t>
      </w:r>
      <w:proofErr w:type="spellStart"/>
      <w:r w:rsidRPr="00925FEA">
        <w:t>nbsp</w:t>
      </w:r>
      <w:proofErr w:type="spellEnd"/>
      <w:r w:rsidRPr="00925FEA">
        <w:t>;</w:t>
      </w:r>
    </w:p>
    <w:p w14:paraId="68AD7945" w14:textId="77777777" w:rsidR="00605F88" w:rsidRPr="00925FEA" w:rsidRDefault="00605F88" w:rsidP="00605F88">
      <w:pPr>
        <w:pStyle w:val="Code"/>
      </w:pPr>
      <w:r w:rsidRPr="00925FEA">
        <w:t>more &amp;</w:t>
      </w:r>
      <w:proofErr w:type="spellStart"/>
      <w:r w:rsidRPr="00925FEA">
        <w:t>nbsp</w:t>
      </w:r>
      <w:proofErr w:type="spellEnd"/>
      <w:r w:rsidRPr="00925FEA">
        <w:t>;&amp;</w:t>
      </w:r>
      <w:proofErr w:type="spellStart"/>
      <w:r w:rsidRPr="00925FEA">
        <w:t>nbsp</w:t>
      </w:r>
      <w:proofErr w:type="spellEnd"/>
      <w:r w:rsidRPr="00925FEA">
        <w:t>;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contains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 xml:space="preserve">&lt;link </w:t>
      </w:r>
      <w:proofErr w:type="spellStart"/>
      <w:r>
        <w:t>href</w:t>
      </w:r>
      <w:proofErr w:type="spellEnd"/>
      <w:r>
        <w:t>="</w:t>
      </w:r>
      <w:r>
        <w:rPr>
          <w:rStyle w:val="Emphasis"/>
          <w:rFonts w:ascii="Consolas" w:hAnsi="Consolas"/>
          <w:color w:val="000000"/>
        </w:rPr>
        <w:t>filename.css</w:t>
      </w:r>
      <w:r>
        <w:t xml:space="preserve">" </w:t>
      </w:r>
      <w:proofErr w:type="spellStart"/>
      <w:r>
        <w:t>rel</w:t>
      </w:r>
      <w:proofErr w:type="spellEnd"/>
      <w:r>
        <w:t>="stylesheet"&gt;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 xml:space="preserve">&lt;script </w:t>
      </w:r>
      <w:proofErr w:type="spellStart"/>
      <w:r>
        <w:t>src</w:t>
      </w:r>
      <w:proofErr w:type="spellEnd"/>
      <w:r>
        <w:t>="</w:t>
      </w:r>
      <w:r>
        <w:rPr>
          <w:rStyle w:val="Emphasis"/>
          <w:rFonts w:ascii="Consolas" w:hAnsi="Consolas"/>
          <w:color w:val="000000"/>
        </w:rPr>
        <w:t>filename.js</w:t>
      </w:r>
      <w:r>
        <w:t>"&gt;&lt;/script&gt;</w:t>
      </w:r>
    </w:p>
    <w:p w14:paraId="216F5765" w14:textId="7F9378C5" w:rsidR="00252C32" w:rsidRDefault="00761A5E" w:rsidP="00540620">
      <w:pPr>
        <w:pStyle w:val="Heading2"/>
      </w:pPr>
      <w:r>
        <w:t xml:space="preserve">HMTL </w:t>
      </w:r>
      <w:r w:rsidR="00821E37">
        <w:t>basic</w:t>
      </w:r>
      <w:r w:rsidR="00FF632F">
        <w:t xml:space="preserve">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&lt;b&gt;, &lt;</w:t>
      </w:r>
      <w:proofErr w:type="spellStart"/>
      <w:r w:rsidR="00465CE8">
        <w:t>i</w:t>
      </w:r>
      <w:proofErr w:type="spellEnd"/>
      <w:r w:rsidR="00465CE8">
        <w:t xml:space="preserve">&gt;, &lt;u&gt;, </w:t>
      </w:r>
      <w:r w:rsidR="004D53E5">
        <w:t>&lt;</w:t>
      </w:r>
      <w:proofErr w:type="spellStart"/>
      <w:r w:rsidRPr="006E295E">
        <w:t>em</w:t>
      </w:r>
      <w:proofErr w:type="spellEnd"/>
      <w:r w:rsidRPr="006E295E">
        <w:t>&gt;,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w:t>
      </w:r>
      <w:proofErr w:type="spellStart"/>
      <w:r w:rsidR="00EA2C2C">
        <w:t>img</w:t>
      </w:r>
      <w:proofErr w:type="spellEnd"/>
      <w:r w:rsidR="00EA2C2C">
        <w:t>&gt;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w:t>
      </w:r>
      <w:proofErr w:type="spellStart"/>
      <w:r w:rsidR="00E40FD8" w:rsidRPr="00F51584">
        <w:rPr>
          <w:b/>
          <w:bCs/>
        </w:rPr>
        <w:t>br</w:t>
      </w:r>
      <w:proofErr w:type="spellEnd"/>
      <w:r w:rsidR="00E40FD8" w:rsidRPr="00F51584">
        <w:rPr>
          <w:b/>
          <w:bCs/>
        </w:rPr>
        <w:t>&gt;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w:t>
      </w:r>
      <w:proofErr w:type="spellStart"/>
      <w:r w:rsidR="009577E2" w:rsidRPr="00F51584">
        <w:rPr>
          <w:b/>
          <w:bCs/>
        </w:rPr>
        <w:t>hr</w:t>
      </w:r>
      <w:proofErr w:type="spellEnd"/>
      <w:r w:rsidR="009577E2" w:rsidRPr="00F51584">
        <w:rPr>
          <w:b/>
          <w:bCs/>
        </w:rPr>
        <w:t>&gt;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w:t>
      </w:r>
      <w:proofErr w:type="spellStart"/>
      <w:r>
        <w:t>args</w:t>
      </w:r>
      <w:proofErr w:type="spellEnd"/>
      <w:r>
        <w:t>) {</w:t>
      </w:r>
    </w:p>
    <w:p w14:paraId="4E3778BA" w14:textId="77777777" w:rsidR="00BA3F4B" w:rsidRDefault="00BA3F4B" w:rsidP="00D764B6">
      <w:pPr>
        <w:pStyle w:val="Code"/>
      </w:pPr>
      <w:r>
        <w:t xml:space="preserve">      </w:t>
      </w:r>
      <w:proofErr w:type="spellStart"/>
      <w:r>
        <w:t>System.out.println</w:t>
      </w:r>
      <w:proofErr w:type="spellEnd"/>
      <w:r>
        <w:t>("Hello");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w:t>
      </w:r>
      <w:proofErr w:type="spellStart"/>
      <w:r>
        <w:t>args</w:t>
      </w:r>
      <w:proofErr w:type="spellEnd"/>
      <w:r>
        <w:t>) {</w:t>
      </w:r>
    </w:p>
    <w:p w14:paraId="6E41E83F" w14:textId="77777777" w:rsidR="00BA3F4B" w:rsidRDefault="00BA3F4B" w:rsidP="00D764B6">
      <w:pPr>
        <w:pStyle w:val="Code"/>
      </w:pPr>
      <w:r>
        <w:t xml:space="preserve">      </w:t>
      </w:r>
      <w:proofErr w:type="spellStart"/>
      <w:r>
        <w:t>System.out.println</w:t>
      </w:r>
      <w:proofErr w:type="spellEnd"/>
      <w:r>
        <w:t>("Hello");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
    <w:p w14:paraId="66AC4909" w14:textId="77777777" w:rsidR="00BA3F4B" w:rsidRDefault="00BA3F4B" w:rsidP="00BB39D6">
      <w:pPr>
        <w:pStyle w:val="Code"/>
      </w:pPr>
      <w:r>
        <w:t xml:space="preserve">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p>
    <w:p w14:paraId="7A7ABE8D" w14:textId="77777777" w:rsidR="00BA3F4B" w:rsidRDefault="00BA3F4B" w:rsidP="00BB39D6">
      <w:pPr>
        <w:pStyle w:val="Code"/>
      </w:pPr>
      <w: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
    <w:p w14:paraId="51ED10B9" w14:textId="77777777" w:rsidR="00BA3F4B" w:rsidRDefault="00BA3F4B" w:rsidP="00BB39D6">
      <w:pPr>
        <w:pStyle w:val="Code"/>
      </w:pP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
    <w:p w14:paraId="0EA75975" w14:textId="77777777" w:rsidR="00BA3F4B" w:rsidRDefault="00BA3F4B" w:rsidP="00BB39D6">
      <w:pPr>
        <w:pStyle w:val="Code"/>
      </w:pP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p>
    <w:p w14:paraId="451FA596" w14:textId="77777777" w:rsidR="00BA3F4B" w:rsidRDefault="00BA3F4B" w:rsidP="00BB39D6">
      <w:pPr>
        <w:pStyle w:val="Code"/>
      </w:pPr>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
    <w:p w14:paraId="6A203B4A" w14:textId="77777777" w:rsidR="00BA3F4B" w:rsidRDefault="00BA3F4B" w:rsidP="00BB39D6">
      <w:pPr>
        <w:pStyle w:val="Code"/>
        <w:rPr>
          <w:rFonts w:cs="Courier New"/>
          <w:sz w:val="20"/>
          <w:szCs w:val="20"/>
        </w:rPr>
      </w:pP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proofErr w:type="spellStart"/>
      <w:r w:rsidR="005A3720">
        <w:t>img</w:t>
      </w:r>
      <w:proofErr w:type="spellEnd"/>
      <w:r w:rsidR="005A3720">
        <w:t xml:space="preserve">, video, iframe, </w:t>
      </w:r>
      <w:r w:rsidR="001064A6">
        <w:t xml:space="preserve">input, button, </w:t>
      </w:r>
      <w:r w:rsidR="000C2722">
        <w:t xml:space="preserve">strong, </w:t>
      </w:r>
      <w:proofErr w:type="spellStart"/>
      <w:r w:rsidR="000C2722">
        <w:t>em</w:t>
      </w:r>
      <w:proofErr w:type="spellEnd"/>
      <w:r w:rsidR="000C2722">
        <w:t xml:space="preserve">, code, q, </w:t>
      </w:r>
      <w:r w:rsidR="005F7283">
        <w:t xml:space="preserve">b, </w:t>
      </w:r>
      <w:proofErr w:type="spellStart"/>
      <w:r w:rsidR="005F7283">
        <w:t>i</w:t>
      </w:r>
      <w:proofErr w:type="spellEnd"/>
      <w:r w:rsidR="005F7283">
        <w:t>,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&lt;input&gt;, &lt;</w:t>
      </w:r>
      <w:proofErr w:type="spellStart"/>
      <w:r w:rsidR="00933C01">
        <w:rPr>
          <w:rFonts w:ascii="Segoe UI" w:hAnsi="Segoe UI" w:cs="Segoe UI"/>
          <w:color w:val="000000"/>
          <w:sz w:val="21"/>
          <w:szCs w:val="21"/>
          <w:shd w:val="clear" w:color="auto" w:fill="FFFFFF"/>
        </w:rPr>
        <w:t>img</w:t>
      </w:r>
      <w:proofErr w:type="spellEnd"/>
      <w:r w:rsidR="00933C01">
        <w:rPr>
          <w:rFonts w:ascii="Segoe UI" w:hAnsi="Segoe UI" w:cs="Segoe UI"/>
          <w:color w:val="000000"/>
          <w:sz w:val="21"/>
          <w:szCs w:val="21"/>
          <w:shd w:val="clear" w:color="auto" w:fill="FFFFFF"/>
        </w:rPr>
        <w:t xml:space="preserve">&gt;,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b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sample</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 xml:space="preserve"> exercitation </w:t>
      </w:r>
      <w:proofErr w:type="spellStart"/>
      <w:r>
        <w:t>ullamco</w:t>
      </w:r>
      <w:proofErr w:type="spellEnd"/>
      <w:r>
        <w:t xml:space="preserve"> </w:t>
      </w:r>
      <w:proofErr w:type="spellStart"/>
      <w:r>
        <w:t>laboris</w:t>
      </w:r>
      <w:proofErr w:type="spellEnd"/>
      <w:r>
        <w:t xml:space="preserve"> nisi </w:t>
      </w:r>
      <w:r>
        <w:br/>
      </w:r>
      <w:proofErr w:type="spellStart"/>
      <w:r>
        <w:t>ut</w:t>
      </w:r>
      <w:proofErr w:type="spellEnd"/>
      <w:r>
        <w:t xml:space="preserve"> </w:t>
      </w:r>
      <w:r>
        <w:rPr>
          <w:rStyle w:val="color-new"/>
          <w:rFonts w:ascii="Consolas" w:hAnsi="Consolas"/>
          <w:color w:val="E31B23"/>
        </w:rPr>
        <w:t>&lt;code&gt;</w:t>
      </w:r>
      <w:r>
        <w:t>code</w:t>
      </w:r>
      <w:r>
        <w:rPr>
          <w:rStyle w:val="color-new"/>
          <w:rFonts w:ascii="Consolas" w:hAnsi="Consolas"/>
          <w:color w:val="E31B23"/>
        </w:rPr>
        <w:t>&lt;/code&gt;</w:t>
      </w:r>
      <w:r>
        <w:t xml:space="preserve"> ex </w:t>
      </w:r>
      <w:proofErr w:type="spellStart"/>
      <w:r>
        <w:t>ea</w:t>
      </w:r>
      <w:proofErr w:type="spellEnd"/>
      <w:r>
        <w:t xml:space="preserve"> </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keyboard</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r>
        <w:br/>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r>
        <w:br/>
      </w:r>
      <w:proofErr w:type="spellStart"/>
      <w:r>
        <w:t>Excepteur</w:t>
      </w:r>
      <w:proofErr w:type="spellEnd"/>
      <w:r>
        <w:t xml:space="preserve"> </w:t>
      </w:r>
      <w:r>
        <w:rPr>
          <w:rStyle w:val="color-new"/>
          <w:rFonts w:ascii="Consolas" w:hAnsi="Consolas"/>
          <w:color w:val="E31B23"/>
        </w:rPr>
        <w:t>&lt;ins&gt;</w:t>
      </w:r>
      <w:r>
        <w:t>insert</w:t>
      </w:r>
      <w:r>
        <w:rPr>
          <w:rStyle w:val="color-new"/>
          <w:rFonts w:ascii="Consolas" w:hAnsi="Consolas"/>
          <w:color w:val="E31B23"/>
        </w:rPr>
        <w:t>&lt;/ins&gt;</w:t>
      </w:r>
      <w:r>
        <w:t xml:space="preserve"> </w:t>
      </w:r>
      <w:proofErr w:type="spellStart"/>
      <w:r>
        <w:t>occaecat</w:t>
      </w:r>
      <w:proofErr w:type="spellEnd"/>
      <w:r>
        <w:t xml:space="preserve"> </w:t>
      </w:r>
      <w:r>
        <w:rPr>
          <w:rStyle w:val="color-new"/>
          <w:rFonts w:ascii="Consolas" w:hAnsi="Consolas"/>
          <w:color w:val="E31B23"/>
        </w:rPr>
        <w:t>&lt;del&gt;</w:t>
      </w:r>
      <w:r>
        <w:t>delete</w:t>
      </w:r>
      <w:r>
        <w:rPr>
          <w:rStyle w:val="color-new"/>
          <w:rFonts w:ascii="Consolas" w:hAnsi="Consolas"/>
          <w:color w:val="E31B23"/>
        </w:rPr>
        <w:t>&lt;/del&gt;</w:t>
      </w:r>
      <w:r>
        <w:t xml:space="preserve"> non </w:t>
      </w:r>
      <w:proofErr w:type="spellStart"/>
      <w:r>
        <w:t>proident</w:t>
      </w:r>
      <w:proofErr w:type="spellEnd"/>
      <w:r>
        <w:t>,</w:t>
      </w:r>
    </w:p>
    <w:p w14:paraId="0D88EB8F" w14:textId="77777777" w:rsidR="005B057B" w:rsidRDefault="005B057B" w:rsidP="005B057B">
      <w:pPr>
        <w:pStyle w:val="Code"/>
      </w:pPr>
      <w:r>
        <w:t xml:space="preserve">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 xml:space="preserve">Lorem curly quoted,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sed do </w:t>
      </w:r>
      <w:r>
        <w:rPr>
          <w:rStyle w:val="HTMLCite"/>
          <w:rFonts w:ascii="Segoe UI" w:hAnsi="Segoe UI" w:cs="Segoe UI"/>
          <w:color w:val="000000"/>
        </w:rPr>
        <w:t>citation</w:t>
      </w:r>
      <w:r>
        <w:t>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w:t>
      </w:r>
      <w:r>
        <w:rPr>
          <w:rStyle w:val="HTMLSample"/>
          <w:rFonts w:eastAsiaTheme="minorHAnsi"/>
          <w:color w:val="000000"/>
        </w:rPr>
        <w:t>sample</w:t>
      </w:r>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w:t>
      </w:r>
      <w:r>
        <w:rPr>
          <w:rStyle w:val="HTMLCode"/>
          <w:rFonts w:ascii="Consolas" w:eastAsiaTheme="majorEastAsia" w:hAnsi="Consolas"/>
          <w:color w:val="000000"/>
        </w:rPr>
        <w:t>code</w:t>
      </w:r>
      <w:r>
        <w:t xml:space="preserve"> ex </w:t>
      </w:r>
      <w:proofErr w:type="spellStart"/>
      <w:r>
        <w:t>ea</w:t>
      </w:r>
      <w:proofErr w:type="spellEnd"/>
      <w:r>
        <w:t> </w:t>
      </w:r>
      <w:r>
        <w:rPr>
          <w:rStyle w:val="HTMLKeyboard"/>
          <w:rFonts w:eastAsiaTheme="majorEastAsia"/>
          <w:color w:val="000000"/>
        </w:rPr>
        <w:t>keyboard</w:t>
      </w:r>
      <w:r>
        <w:t>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w:t>
      </w:r>
      <w:ins w:id="0" w:author="Unknown">
        <w:r>
          <w:t>insert</w:t>
        </w:r>
      </w:ins>
      <w:r>
        <w:t> </w:t>
      </w:r>
      <w:proofErr w:type="spellStart"/>
      <w:r>
        <w:t>occaecat</w:t>
      </w:r>
      <w:proofErr w:type="spellEnd"/>
      <w:r>
        <w:t> </w:t>
      </w:r>
      <w:del w:id="1" w:author="Unknown">
        <w:r>
          <w:delText>delete</w:delText>
        </w:r>
      </w:del>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w:t>
      </w:r>
      <w:proofErr w:type="spellStart"/>
      <w:r w:rsidR="00102B74">
        <w:rPr>
          <w:rStyle w:val="HTMLCode"/>
          <w:rFonts w:ascii="Consolas" w:eastAsiaTheme="majorEastAsia" w:hAnsi="Consolas"/>
          <w:color w:val="000000"/>
        </w:rPr>
        <w:t>i</w:t>
      </w:r>
      <w:proofErr w:type="spellEnd"/>
      <w:r w:rsidR="00102B74">
        <w:rPr>
          <w:rStyle w:val="HTMLCode"/>
          <w:rFonts w:ascii="Consolas" w:eastAsiaTheme="majorEastAsia" w:hAnsi="Consolas"/>
          <w:color w:val="000000"/>
        </w:rPr>
        <w:t>&gt;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w:t>
      </w:r>
      <w:proofErr w:type="spellStart"/>
      <w:r w:rsidR="00995986">
        <w:t>img</w:t>
      </w:r>
      <w:proofErr w:type="spellEnd"/>
      <w:r w:rsidR="00995986">
        <w:t>)</w:t>
      </w:r>
    </w:p>
    <w:p w14:paraId="54040264" w14:textId="053B4C2C" w:rsidR="008176C6" w:rsidRPr="008176C6" w:rsidRDefault="008176C6" w:rsidP="008176C6">
      <w:r>
        <w:t>&lt;</w:t>
      </w:r>
      <w:proofErr w:type="spellStart"/>
      <w:r>
        <w:t>img</w:t>
      </w:r>
      <w:proofErr w:type="spellEnd"/>
      <w:r>
        <w:t>&gt;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proofErr w:type="spellStart"/>
      <w:r>
        <w:rPr>
          <w:rFonts w:ascii="Consolas" w:hAnsi="Consolas"/>
          <w:color w:val="000000"/>
        </w:rPr>
        <w:t>HyperText</w:t>
      </w:r>
      <w:proofErr w:type="spellEnd"/>
      <w:r>
        <w:rPr>
          <w:rFonts w:ascii="Consolas" w:hAnsi="Consolas"/>
          <w:color w:val="000000"/>
        </w:rPr>
        <w:t xml:space="preserve">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proofErr w:type="spellStart"/>
      <w:r>
        <w:rPr>
          <w:rFonts w:ascii="Segoe UI" w:hAnsi="Segoe UI" w:cs="Segoe UI"/>
          <w:color w:val="000000"/>
          <w:sz w:val="21"/>
          <w:szCs w:val="21"/>
        </w:rPr>
        <w:t>HyperText</w:t>
      </w:r>
      <w:proofErr w:type="spellEnd"/>
      <w:r>
        <w:rPr>
          <w:rFonts w:ascii="Segoe UI" w:hAnsi="Segoe UI" w:cs="Segoe UI"/>
          <w:color w:val="000000"/>
          <w:sz w:val="21"/>
          <w:szCs w:val="21"/>
        </w:rPr>
        <w:t xml:space="preserve">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w:t>
      </w:r>
      <w:proofErr w:type="spellStart"/>
      <w:r>
        <w:rPr>
          <w:rStyle w:val="font-code"/>
          <w:rFonts w:ascii="Consolas" w:hAnsi="Consolas" w:cs="Segoe UI"/>
          <w:color w:val="444444"/>
          <w:spacing w:val="15"/>
          <w:sz w:val="23"/>
          <w:szCs w:val="23"/>
        </w:rPr>
        <w:t>ol</w:t>
      </w:r>
      <w:proofErr w:type="spellEnd"/>
      <w:r>
        <w:rPr>
          <w:rStyle w:val="font-code"/>
          <w:rFonts w:ascii="Consolas" w:hAnsi="Consolas" w:cs="Segoe UI"/>
          <w:color w:val="444444"/>
          <w:spacing w:val="15"/>
          <w:sz w:val="23"/>
          <w:szCs w:val="23"/>
        </w:rPr>
        <w:t>&gt;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w:t>
      </w:r>
      <w:proofErr w:type="spellStart"/>
      <w:r>
        <w:rPr>
          <w:rStyle w:val="HTMLCode"/>
          <w:rFonts w:ascii="Consolas" w:eastAsiaTheme="majorEastAsia" w:hAnsi="Consolas"/>
          <w:color w:val="000000"/>
        </w:rPr>
        <w:t>i</w:t>
      </w:r>
      <w:proofErr w:type="spellEnd"/>
      <w:r>
        <w:rPr>
          <w:rStyle w:val="HTMLCode"/>
          <w:rFonts w:ascii="Consolas" w:eastAsiaTheme="majorEastAsia" w:hAnsi="Consolas"/>
          <w:color w:val="000000"/>
        </w:rPr>
        <w:t>"</w:t>
      </w:r>
      <w:r>
        <w:rPr>
          <w:rFonts w:ascii="Segoe UI" w:hAnsi="Segoe UI" w:cs="Segoe UI"/>
          <w:color w:val="000000"/>
          <w:sz w:val="21"/>
          <w:szCs w:val="21"/>
        </w:rPr>
        <w:t xml:space="preserve">: lowercase Roman numerals </w:t>
      </w:r>
      <w:proofErr w:type="spellStart"/>
      <w:r>
        <w:rPr>
          <w:rFonts w:ascii="Segoe UI" w:hAnsi="Segoe UI" w:cs="Segoe UI"/>
          <w:color w:val="000000"/>
          <w:sz w:val="21"/>
          <w:szCs w:val="21"/>
        </w:rPr>
        <w:t>i</w:t>
      </w:r>
      <w:proofErr w:type="spellEnd"/>
      <w:r>
        <w:rPr>
          <w:rFonts w:ascii="Segoe UI" w:hAnsi="Segoe UI" w:cs="Segoe UI"/>
          <w:color w:val="000000"/>
          <w:sz w:val="21"/>
          <w:szCs w:val="21"/>
        </w:rPr>
        <w:t>,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proofErr w:type="spellStart"/>
      <w:r w:rsidRPr="00DA3D84">
        <w:rPr>
          <w:rStyle w:val="HTMLCode"/>
          <w:rFonts w:ascii="Consolas" w:hAnsi="Consolas"/>
          <w:b/>
          <w:bCs/>
          <w:color w:val="000000"/>
        </w:rPr>
        <w:t>cellspacing</w:t>
      </w:r>
      <w:proofErr w:type="spellEnd"/>
      <w:r w:rsidRPr="00DA3D84">
        <w:rPr>
          <w:rStyle w:val="HTMLCode"/>
          <w:rFonts w:ascii="Consolas" w:hAnsi="Consolas"/>
          <w:b/>
          <w:bCs/>
          <w:color w:val="000000"/>
        </w:rPr>
        <w:t>="</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w:t>
      </w:r>
      <w:proofErr w:type="spellStart"/>
      <w:r w:rsidR="00355EA2" w:rsidRPr="00DA3D84">
        <w:rPr>
          <w:b/>
          <w:bCs/>
        </w:rPr>
        <w:t>th</w:t>
      </w:r>
      <w:proofErr w:type="spellEnd"/>
      <w:r w:rsidR="00355EA2" w:rsidRPr="00DA3D84">
        <w:rPr>
          <w:b/>
          <w:bCs/>
        </w:rPr>
        <w:t>&gt;...&lt;/</w:t>
      </w:r>
      <w:proofErr w:type="spellStart"/>
      <w:r w:rsidR="00355EA2" w:rsidRPr="00DA3D84">
        <w:rPr>
          <w:b/>
          <w:bCs/>
        </w:rPr>
        <w:t>th</w:t>
      </w:r>
      <w:proofErr w:type="spellEnd"/>
      <w:r w:rsidR="00355EA2" w:rsidRPr="00DA3D84">
        <w:rPr>
          <w:b/>
          <w:bCs/>
        </w:rPr>
        <w:t>&gt;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w:t>
      </w:r>
      <w:proofErr w:type="spellStart"/>
      <w:r w:rsidRPr="00E0060E">
        <w:rPr>
          <w:rStyle w:val="HTMLCode"/>
          <w:rFonts w:ascii="Consolas" w:hAnsi="Consolas"/>
          <w:i/>
          <w:iCs/>
          <w:color w:val="000000"/>
        </w:rPr>
        <w:t>nbsp</w:t>
      </w:r>
      <w:proofErr w:type="spellEnd"/>
      <w:r w:rsidRPr="00E0060E">
        <w:rPr>
          <w:rStyle w:val="HTMLCode"/>
          <w:rFonts w:ascii="Consolas" w:hAnsi="Consolas"/>
          <w:i/>
          <w:iCs/>
          <w:color w:val="000000"/>
        </w:rPr>
        <w:t>;&lt;/td&gt;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w:t>
      </w:r>
      <w:proofErr w:type="spellStart"/>
      <w:r w:rsidRPr="00C8677F">
        <w:t>thead</w:t>
      </w:r>
      <w:proofErr w:type="spellEnd"/>
      <w:r w:rsidRPr="00C8677F">
        <w:t>&gt;, Table Body &lt;</w:t>
      </w:r>
      <w:proofErr w:type="spellStart"/>
      <w:r w:rsidRPr="00C8677F">
        <w:t>tbody</w:t>
      </w:r>
      <w:proofErr w:type="spellEnd"/>
      <w:r w:rsidRPr="00C8677F">
        <w:t>&gt;</w:t>
      </w:r>
      <w:r w:rsidR="00037779">
        <w:t xml:space="preserve"> </w:t>
      </w:r>
      <w:r w:rsidRPr="00C8677F">
        <w:t> and Table Footer &lt;</w:t>
      </w:r>
      <w:proofErr w:type="spellStart"/>
      <w:r w:rsidRPr="00C8677F">
        <w:t>tfoot</w:t>
      </w:r>
      <w:proofErr w:type="spellEnd"/>
      <w:r w:rsidRPr="00C8677F">
        <w: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tags act like &lt;div&gt;, &lt;span&gt;; they don’t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w:t>
      </w:r>
      <w:proofErr w:type="spellStart"/>
      <w:r w:rsidRPr="00C8677F">
        <w:rPr>
          <w:b/>
          <w:bCs/>
        </w:rPr>
        <w:t>colgroup</w:t>
      </w:r>
      <w:proofErr w:type="spellEnd"/>
      <w:r w:rsidRPr="00C8677F">
        <w:rPr>
          <w:b/>
          <w:bCs/>
        </w:rPr>
        <w:t>&gt;...&lt;/</w:t>
      </w:r>
      <w:proofErr w:type="spellStart"/>
      <w:r w:rsidRPr="00C8677F">
        <w:rPr>
          <w:b/>
          <w:bCs/>
        </w:rPr>
        <w:t>colgroup</w:t>
      </w:r>
      <w:proofErr w:type="spellEnd"/>
      <w:r w:rsidRPr="00C8677F">
        <w:rPr>
          <w:b/>
          <w:bCs/>
        </w:rPr>
        <w:t>&gt;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proofErr w:type="spellStart"/>
      <w:r>
        <w:rPr>
          <w:rStyle w:val="Emphasis"/>
          <w:rFonts w:ascii="Consolas" w:hAnsi="Consolas" w:cs="Courier New"/>
          <w:color w:val="000000"/>
          <w:sz w:val="20"/>
          <w:szCs w:val="20"/>
        </w:rPr>
        <w:t>numOfColumns</w:t>
      </w:r>
      <w:proofErr w:type="spellEnd"/>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is automatically wrap under 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xml:space="preserve">&lt;!--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background-color:lightyellow</w:t>
      </w:r>
      <w:proofErr w:type="spellEnd"/>
      <w:r>
        <w:rPr>
          <w:rStyle w:val="color-new"/>
          <w:rFonts w:ascii="Consolas" w:eastAsiaTheme="majorEastAsia" w:hAnsi="Consolas"/>
          <w:color w:val="E31B23"/>
        </w:rPr>
        <w:t>"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background-color:white</w:t>
      </w:r>
      <w:proofErr w:type="spellEnd"/>
      <w:r>
        <w:rPr>
          <w:rStyle w:val="color-new"/>
          <w:rFonts w:ascii="Consolas" w:eastAsiaTheme="majorEastAsia" w:hAnsi="Consolas"/>
          <w:color w:val="E31B23"/>
        </w:rPr>
        <w:t>"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xml:space="preserve">&lt;!--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 xml:space="preserve"> style="</w:t>
      </w:r>
      <w:proofErr w:type="spellStart"/>
      <w:r>
        <w:rPr>
          <w:rStyle w:val="color-new"/>
          <w:rFonts w:ascii="Consolas" w:eastAsiaTheme="majorEastAsia" w:hAnsi="Consolas"/>
          <w:color w:val="E31B23"/>
        </w:rPr>
        <w:t>background-color:lightgrey</w:t>
      </w:r>
      <w:proofErr w:type="spellEnd"/>
      <w:r>
        <w:rPr>
          <w:rStyle w:val="color-new"/>
          <w:rFonts w:ascii="Consolas" w:eastAsiaTheme="majorEastAsia" w:hAnsi="Consolas"/>
          <w:color w:val="E31B23"/>
        </w:rPr>
        <w:t>"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rowspan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colspan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 we can use the attribute </w:t>
      </w:r>
      <w:proofErr w:type="spellStart"/>
      <w:r>
        <w:rPr>
          <w:rStyle w:val="HTMLCode"/>
          <w:rFonts w:ascii="Consolas" w:hAnsi="Consolas"/>
          <w:color w:val="000000"/>
        </w:rPr>
        <w:t>rowspan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numOfRows</w:t>
      </w:r>
      <w:proofErr w:type="spellEnd"/>
      <w:r>
        <w:rPr>
          <w:rStyle w:val="HTMLCode"/>
          <w:rFonts w:ascii="Consolas" w:hAnsi="Consolas"/>
          <w:color w:val="000000"/>
        </w:rPr>
        <w:t>"</w:t>
      </w:r>
      <w:r>
        <w:rPr>
          <w:rFonts w:ascii="Segoe UI" w:hAnsi="Segoe UI" w:cs="Segoe UI"/>
          <w:color w:val="000000"/>
          <w:sz w:val="21"/>
          <w:szCs w:val="21"/>
        </w:rPr>
        <w:t> or </w:t>
      </w:r>
      <w:proofErr w:type="spellStart"/>
      <w:r>
        <w:rPr>
          <w:rStyle w:val="HTMLCode"/>
          <w:rFonts w:ascii="Consolas" w:hAnsi="Consolas"/>
          <w:color w:val="000000"/>
        </w:rPr>
        <w:t>colspan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numOfColumns</w:t>
      </w:r>
      <w:proofErr w:type="spellEnd"/>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colspan</w:t>
      </w:r>
      <w:proofErr w:type="spellEnd"/>
      <w:r>
        <w:rPr>
          <w:rStyle w:val="color-new"/>
          <w:rFonts w:ascii="Consolas" w:hAnsi="Consolas"/>
          <w:color w:val="E31B23"/>
        </w:rPr>
        <w:t xml:space="preserve">="2"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 xml:space="preserve">Setting up a Hyperlink &lt;a </w:t>
      </w:r>
      <w:proofErr w:type="spellStart"/>
      <w:r w:rsidRPr="00D152DC">
        <w:rPr>
          <w:b/>
          <w:bCs/>
        </w:rPr>
        <w:t>href</w:t>
      </w:r>
      <w:proofErr w:type="spellEnd"/>
      <w:r w:rsidRPr="00D152DC">
        <w:rPr>
          <w:b/>
          <w:bCs/>
        </w:rPr>
        <w:t>="</w:t>
      </w:r>
      <w:proofErr w:type="spellStart"/>
      <w:r w:rsidRPr="00D152DC">
        <w:rPr>
          <w:b/>
          <w:bCs/>
        </w:rPr>
        <w:t>url</w:t>
      </w:r>
      <w:proofErr w:type="spellEnd"/>
      <w:r w:rsidRPr="00D152DC">
        <w:rPr>
          <w:b/>
          <w:bCs/>
        </w:rPr>
        <w:t>"&gt;...&lt;/a&gt;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w:t>
      </w:r>
      <w:proofErr w:type="spellStart"/>
      <w:r w:rsidRPr="00A65803">
        <w:t>href</w:t>
      </w:r>
      <w:proofErr w:type="spellEnd"/>
      <w:r w:rsidRPr="00A65803">
        <w:t>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="#ch2"&gt;</w:t>
      </w:r>
      <w:r>
        <w:rPr>
          <w:rFonts w:ascii="Consolas" w:hAnsi="Consolas"/>
          <w:color w:val="000000"/>
        </w:rPr>
        <w:t>Chapter 2</w:t>
      </w:r>
      <w:r>
        <w:rPr>
          <w:rStyle w:val="color-new"/>
          <w:rFonts w:ascii="Consolas" w:eastAsiaTheme="majorEastAsia" w:hAnsi="Consolas"/>
          <w:color w:val="E31B23"/>
        </w:rPr>
        <w:t>&lt;/a&gt;</w:t>
      </w:r>
    </w:p>
    <w:p w14:paraId="3D766DDE" w14:textId="6F05526E"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00A33F0F">
        <w:t>s</w:t>
      </w:r>
      <w:r w:rsidRPr="005312A3">
        <w:t xml:space="preserve">emantic </w:t>
      </w:r>
      <w:r w:rsidR="00A33F0F">
        <w:t>b</w:t>
      </w:r>
      <w:r w:rsidRPr="005312A3">
        <w:t xml:space="preserve">lock </w:t>
      </w:r>
      <w:r w:rsidR="00A33F0F">
        <w:t>e</w:t>
      </w:r>
      <w:r w:rsidRPr="005312A3">
        <w:t>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w:t>
      </w:r>
      <w:proofErr w:type="spellStart"/>
      <w:r w:rsidRPr="0073720C">
        <w:rPr>
          <w:rStyle w:val="HTMLCode"/>
          <w:rFonts w:ascii="Consolas" w:eastAsiaTheme="minorHAnsi" w:hAnsi="Consolas"/>
          <w:color w:val="FF0000"/>
          <w:sz w:val="21"/>
          <w:szCs w:val="21"/>
          <w:shd w:val="clear" w:color="auto" w:fill="FFFFFF"/>
        </w:rPr>
        <w:t>figcaption</w:t>
      </w:r>
      <w:proofErr w:type="spellEnd"/>
      <w:r w:rsidRPr="0073720C">
        <w:rPr>
          <w:rStyle w:val="HTMLCode"/>
          <w:rFonts w:ascii="Consolas" w:eastAsiaTheme="minorHAnsi" w:hAnsi="Consolas"/>
          <w:color w:val="FF0000"/>
          <w:sz w:val="21"/>
          <w:szCs w:val="21"/>
          <w:shd w:val="clear" w:color="auto" w:fill="FFFFFF"/>
        </w:rPr>
        <w:t>&gt;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w:t>
      </w:r>
      <w:proofErr w:type="spellStart"/>
      <w:r w:rsidRPr="00FA1E44">
        <w:rPr>
          <w:rStyle w:val="font-code"/>
        </w:rPr>
        <w:t>figcaption</w:t>
      </w:r>
      <w:proofErr w:type="spellEnd"/>
      <w:r w:rsidRPr="00FA1E44">
        <w:rPr>
          <w:rStyle w:val="font-code"/>
        </w:rPr>
        <w:t>&gt;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w:t>
      </w:r>
      <w:proofErr w:type="spellStart"/>
      <w:r>
        <w:rPr>
          <w:rStyle w:val="HTMLCode"/>
          <w:rFonts w:ascii="Consolas" w:hAnsi="Consolas"/>
          <w:color w:val="000000"/>
        </w:rPr>
        <w:t>figcaption</w:t>
      </w:r>
      <w:proofErr w:type="spellEnd"/>
      <w:r>
        <w:rPr>
          <w:rStyle w:val="HTMLCode"/>
          <w:rFonts w:ascii="Consolas" w:hAnsi="Consolas"/>
          <w:color w:val="000000"/>
        </w:rPr>
        <w:t>&gt;...&lt;/</w:t>
      </w:r>
      <w:proofErr w:type="spellStart"/>
      <w:r>
        <w:rPr>
          <w:rStyle w:val="HTMLCode"/>
          <w:rFonts w:ascii="Consolas" w:hAnsi="Consolas"/>
          <w:color w:val="000000"/>
        </w:rPr>
        <w:t>figcaption</w:t>
      </w:r>
      <w:proofErr w:type="spellEnd"/>
      <w:r>
        <w:rPr>
          <w:rStyle w:val="HTMLCode"/>
          <w:rFonts w:ascii="Consolas" w:hAnsi="Consolas"/>
          <w:color w:val="000000"/>
        </w:rPr>
        <w:t>&gt;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figcaption</w:t>
      </w:r>
      <w:proofErr w:type="spellEnd"/>
      <w:r>
        <w:rPr>
          <w:rFonts w:ascii="Consolas" w:hAnsi="Consolas"/>
          <w:color w:val="000000"/>
        </w:rPr>
        <w:t>&gt;......&lt;/</w:t>
      </w:r>
      <w:proofErr w:type="spellStart"/>
      <w:r>
        <w:rPr>
          <w:rFonts w:ascii="Consolas" w:hAnsi="Consolas"/>
          <w:color w:val="000000"/>
        </w:rPr>
        <w:t>figcaption</w:t>
      </w:r>
      <w:proofErr w:type="spellEnd"/>
      <w:r>
        <w:rPr>
          <w:rFonts w:ascii="Consolas" w:hAnsi="Consolas"/>
          <w:color w:val="000000"/>
        </w:rPr>
        <w:t>&gt;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92F2EB9" w14:textId="4B0A6919" w:rsidR="00DD5FF8" w:rsidRDefault="00C032CD" w:rsidP="00C747F7">
      <w:pPr>
        <w:rPr>
          <w:rStyle w:val="keywordChar"/>
        </w:rPr>
      </w:pPr>
      <w:r>
        <w:t xml:space="preserve">The input data from users is submitted to the server through HTML forms, indicated by </w:t>
      </w:r>
      <w:r w:rsidRPr="00F54990">
        <w:rPr>
          <w:rStyle w:val="keywordChar"/>
        </w:rPr>
        <w:t>&lt;form&gt;</w:t>
      </w:r>
      <w:r w:rsidR="00DD5FF8">
        <w:rPr>
          <w:rStyle w:val="keywordChar"/>
        </w:rPr>
        <w:t>.</w:t>
      </w:r>
    </w:p>
    <w:p w14:paraId="438AEE4A" w14:textId="17206EC2" w:rsidR="003F2FB3" w:rsidRDefault="004707AA" w:rsidP="001573B3">
      <w:pPr>
        <w:pStyle w:val="Heading3"/>
      </w:pPr>
      <w:r>
        <w:t xml:space="preserve">User data is </w:t>
      </w:r>
      <w:r w:rsidR="003F2FB3">
        <w:t>submitted to server through &lt;form&gt;</w:t>
      </w:r>
    </w:p>
    <w:p w14:paraId="5A19FC5C" w14:textId="77777777" w:rsidR="00B068CB" w:rsidRPr="000A69D2" w:rsidRDefault="00B068CB" w:rsidP="00B068CB">
      <w:pPr>
        <w:rPr>
          <w:rFonts w:ascii="Segoe UI" w:hAnsi="Segoe UI" w:cs="Segoe UI"/>
          <w:color w:val="000000"/>
          <w:sz w:val="21"/>
          <w:szCs w:val="21"/>
          <w:shd w:val="clear" w:color="auto" w:fill="FFFFFF"/>
        </w:rPr>
      </w:pPr>
      <w:r w:rsidRPr="000A69D2">
        <w:rPr>
          <w:rFonts w:ascii="Segoe UI" w:hAnsi="Segoe UI" w:cs="Segoe UI"/>
          <w:color w:val="000000"/>
          <w:sz w:val="21"/>
          <w:szCs w:val="21"/>
          <w:shd w:val="clear" w:color="auto" w:fill="FFFFFF"/>
        </w:rPr>
        <w:t>The &lt;form&gt; element often contains</w:t>
      </w:r>
      <w:r>
        <w:rPr>
          <w:rFonts w:ascii="Segoe UI" w:hAnsi="Segoe UI" w:cs="Segoe UI"/>
          <w:color w:val="000000"/>
          <w:sz w:val="21"/>
          <w:szCs w:val="21"/>
          <w:shd w:val="clear" w:color="auto" w:fill="FFFFFF"/>
        </w:rPr>
        <w:t xml:space="preserve"> 3 kinds of elements</w:t>
      </w:r>
      <w:r w:rsidRPr="000A69D2">
        <w:rPr>
          <w:rFonts w:ascii="Segoe UI" w:hAnsi="Segoe UI" w:cs="Segoe UI"/>
          <w:color w:val="000000"/>
          <w:sz w:val="21"/>
          <w:szCs w:val="21"/>
          <w:shd w:val="clear" w:color="auto" w:fill="FFFFFF"/>
        </w:rPr>
        <w:t xml:space="preserve">: input, labels </w:t>
      </w:r>
      <w:r>
        <w:rPr>
          <w:rFonts w:ascii="Segoe UI" w:hAnsi="Segoe UI" w:cs="Segoe UI"/>
          <w:color w:val="000000"/>
          <w:sz w:val="21"/>
          <w:szCs w:val="21"/>
          <w:shd w:val="clear" w:color="auto" w:fill="FFFFFF"/>
        </w:rPr>
        <w:t>for t</w:t>
      </w:r>
      <w:r w:rsidRPr="000A69D2">
        <w:rPr>
          <w:rFonts w:ascii="Segoe UI" w:hAnsi="Segoe UI" w:cs="Segoe UI"/>
          <w:color w:val="000000"/>
          <w:sz w:val="21"/>
          <w:szCs w:val="21"/>
          <w:shd w:val="clear" w:color="auto" w:fill="FFFFFF"/>
        </w:rPr>
        <w:t>he inputs, submit/reset buttons</w:t>
      </w:r>
    </w:p>
    <w:p w14:paraId="31F345BE"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lastRenderedPageBreak/>
        <w:t xml:space="preserve">&lt;form </w:t>
      </w:r>
      <w:r w:rsidRPr="00771A2E">
        <w:rPr>
          <w:rFonts w:ascii="Consolas" w:eastAsia="Times New Roman" w:hAnsi="Consolas" w:cs="Courier New"/>
          <w:b/>
          <w:bCs/>
          <w:color w:val="FF0000"/>
          <w:sz w:val="20"/>
          <w:szCs w:val="20"/>
        </w:rPr>
        <w:t>method</w:t>
      </w:r>
      <w:r w:rsidRPr="00DF0678">
        <w:rPr>
          <w:rFonts w:ascii="Consolas" w:eastAsia="Times New Roman" w:hAnsi="Consolas" w:cs="Courier New"/>
          <w:color w:val="000000"/>
          <w:sz w:val="20"/>
          <w:szCs w:val="20"/>
        </w:rPr>
        <w:t>="</w:t>
      </w:r>
      <w:proofErr w:type="spellStart"/>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w:t>
      </w:r>
      <w:proofErr w:type="spellEnd"/>
      <w:r w:rsidRPr="00DF0678">
        <w:rPr>
          <w:rFonts w:ascii="Consolas" w:eastAsia="Times New Roman" w:hAnsi="Consolas" w:cs="Courier New"/>
          <w:color w:val="000000"/>
          <w:sz w:val="20"/>
          <w:szCs w:val="20"/>
        </w:rPr>
        <w:t xml:space="preserve">" </w:t>
      </w:r>
      <w:r w:rsidRPr="00771A2E">
        <w:rPr>
          <w:rFonts w:ascii="Consolas" w:eastAsia="Times New Roman" w:hAnsi="Consolas" w:cs="Courier New"/>
          <w:b/>
          <w:bCs/>
          <w:color w:val="FF0000"/>
          <w:sz w:val="20"/>
          <w:szCs w:val="20"/>
        </w:rPr>
        <w:t>action</w:t>
      </w:r>
      <w:r w:rsidRPr="00DF0678">
        <w:rPr>
          <w:rFonts w:ascii="Consolas" w:eastAsia="Times New Roman" w:hAnsi="Consolas" w:cs="Courier New"/>
          <w:color w:val="000000"/>
          <w:sz w:val="20"/>
          <w:szCs w:val="20"/>
        </w:rPr>
        <w:t>="</w:t>
      </w:r>
      <w:proofErr w:type="spellStart"/>
      <w:r w:rsidRPr="00DF0678">
        <w:rPr>
          <w:rFonts w:ascii="Consolas" w:eastAsia="Times New Roman" w:hAnsi="Consolas" w:cs="Courier New"/>
          <w:i/>
          <w:iCs/>
          <w:color w:val="000000"/>
          <w:sz w:val="20"/>
          <w:szCs w:val="20"/>
        </w:rPr>
        <w:t>url</w:t>
      </w:r>
      <w:proofErr w:type="spellEnd"/>
      <w:r w:rsidRPr="00DF0678">
        <w:rPr>
          <w:rFonts w:ascii="Consolas" w:eastAsia="Times New Roman" w:hAnsi="Consolas" w:cs="Courier New"/>
          <w:color w:val="000000"/>
          <w:sz w:val="20"/>
          <w:szCs w:val="20"/>
        </w:rPr>
        <w:t>"&gt;</w:t>
      </w:r>
    </w:p>
    <w:p w14:paraId="5CC74836" w14:textId="54C882C8" w:rsidR="00B068CB"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r w:rsidR="00E302B6" w:rsidRPr="00E302B6">
        <w:t xml:space="preserve"> </w:t>
      </w:r>
      <w:r w:rsidR="00E302B6">
        <w:t xml:space="preserve"> </w:t>
      </w:r>
      <w:r w:rsidR="00E302B6">
        <w:t>&lt;label&gt;, &lt;</w:t>
      </w:r>
      <w:proofErr w:type="spellStart"/>
      <w:r w:rsidR="00E302B6">
        <w:t>fieldset</w:t>
      </w:r>
      <w:proofErr w:type="spellEnd"/>
      <w:r w:rsidR="00E302B6">
        <w:t>&gt;</w:t>
      </w:r>
    </w:p>
    <w:p w14:paraId="642A36AD" w14:textId="67225B01"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r w:rsidR="00AA77BF">
        <w:rPr>
          <w:rFonts w:ascii="Consolas" w:eastAsia="Times New Roman" w:hAnsi="Consolas" w:cs="Courier New"/>
          <w:color w:val="000000"/>
          <w:sz w:val="20"/>
          <w:szCs w:val="20"/>
        </w:rPr>
        <w:t xml:space="preserve"> </w:t>
      </w:r>
      <w:r w:rsidR="00AA77BF">
        <w:t>&lt;input&gt;, &lt;button&gt;, &lt;select&gt;, &lt;option&gt;, &lt;</w:t>
      </w:r>
      <w:proofErr w:type="spellStart"/>
      <w:r w:rsidR="00AA77BF">
        <w:t>textarea</w:t>
      </w:r>
      <w:proofErr w:type="spellEnd"/>
      <w:r w:rsidR="00AA77BF">
        <w:t>&gt;, &lt;keygen&gt;</w:t>
      </w:r>
    </w:p>
    <w:p w14:paraId="42807CBD" w14:textId="4FAB279D"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r w:rsidR="00E302B6">
        <w:rPr>
          <w:rFonts w:ascii="Consolas" w:eastAsia="Times New Roman" w:hAnsi="Consolas" w:cs="Courier New"/>
          <w:color w:val="000000"/>
          <w:sz w:val="20"/>
          <w:szCs w:val="20"/>
        </w:rPr>
        <w:t xml:space="preserve"> &lt;input type=”submit”&gt;</w:t>
      </w:r>
    </w:p>
    <w:p w14:paraId="563E3C18"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54286A5A" w14:textId="7D461547" w:rsidR="000131BD" w:rsidRPr="003E53DD" w:rsidRDefault="003E53DD" w:rsidP="003E53DD">
      <w:r w:rsidRPr="003E53DD">
        <w:t>The m</w:t>
      </w:r>
      <w:r w:rsidR="009E5664" w:rsidRPr="003E53DD">
        <w:t xml:space="preserve">ost important attributes of </w:t>
      </w:r>
      <w:r w:rsidR="000131BD" w:rsidRPr="003E53DD">
        <w:t>&lt;form&gt;</w:t>
      </w:r>
      <w:r w:rsidRPr="003E53DD">
        <w:t xml:space="preserve"> are </w:t>
      </w:r>
      <w:r w:rsidR="000131BD" w:rsidRPr="003E53DD">
        <w:t>action</w:t>
      </w:r>
      <w:r w:rsidR="002A08C2" w:rsidRPr="003E53DD">
        <w:t xml:space="preserve"> (</w:t>
      </w:r>
      <w:proofErr w:type="spellStart"/>
      <w:r w:rsidR="002A08C2" w:rsidRPr="003E53DD">
        <w:t>url</w:t>
      </w:r>
      <w:proofErr w:type="spellEnd"/>
      <w:r w:rsidR="002A08C2" w:rsidRPr="003E53DD">
        <w:t>)</w:t>
      </w:r>
      <w:r w:rsidR="000131BD" w:rsidRPr="003E53DD">
        <w:t xml:space="preserve"> and method</w:t>
      </w:r>
      <w:r w:rsidR="002A08C2" w:rsidRPr="003E53DD">
        <w:t xml:space="preserve"> (get/post)</w:t>
      </w:r>
    </w:p>
    <w:p w14:paraId="25F8AA4B" w14:textId="7AAD8F5C" w:rsidR="00DF0678" w:rsidRPr="00364BB6"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action</w:t>
      </w:r>
      <w:r w:rsidRPr="00364BB6">
        <w:rPr>
          <w:rFonts w:ascii="Segoe UI" w:eastAsia="Times New Roman" w:hAnsi="Segoe UI" w:cs="Segoe UI"/>
          <w:color w:val="000000"/>
          <w:sz w:val="21"/>
          <w:szCs w:val="21"/>
        </w:rPr>
        <w:t> specifies the URL for which this web form is submitted</w:t>
      </w:r>
      <w:r w:rsidR="00826328">
        <w:rPr>
          <w:rFonts w:ascii="Segoe UI" w:eastAsia="Times New Roman" w:hAnsi="Segoe UI" w:cs="Segoe UI"/>
          <w:color w:val="000000"/>
          <w:sz w:val="21"/>
          <w:szCs w:val="21"/>
        </w:rPr>
        <w:t xml:space="preserve"> to</w:t>
      </w:r>
      <w:r w:rsidRPr="00364BB6">
        <w:rPr>
          <w:rFonts w:ascii="Segoe UI" w:eastAsia="Times New Roman" w:hAnsi="Segoe UI" w:cs="Segoe UI"/>
          <w:color w:val="000000"/>
          <w:sz w:val="21"/>
          <w:szCs w:val="21"/>
        </w:rPr>
        <w:t xml:space="preserve">, which </w:t>
      </w:r>
      <w:r w:rsidRPr="00364BB6">
        <w:rPr>
          <w:rFonts w:ascii="Segoe UI" w:eastAsia="Times New Roman" w:hAnsi="Segoe UI" w:cs="Segoe UI"/>
          <w:i/>
          <w:iCs/>
          <w:color w:val="000000"/>
          <w:sz w:val="21"/>
          <w:szCs w:val="21"/>
        </w:rPr>
        <w:t>default to the current page</w:t>
      </w:r>
      <w:r w:rsidRPr="00364BB6">
        <w:rPr>
          <w:rFonts w:ascii="Segoe UI" w:eastAsia="Times New Roman" w:hAnsi="Segoe UI" w:cs="Segoe UI"/>
          <w:color w:val="000000"/>
          <w:sz w:val="21"/>
          <w:szCs w:val="21"/>
        </w:rPr>
        <w:t xml:space="preserve">. </w:t>
      </w:r>
    </w:p>
    <w:p w14:paraId="6C47B704" w14:textId="113E7D76" w:rsidR="00DF0678"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method</w:t>
      </w:r>
      <w:r w:rsidRPr="00364BB6">
        <w:rPr>
          <w:rFonts w:ascii="Segoe UI" w:eastAsia="Times New Roman" w:hAnsi="Segoe UI" w:cs="Segoe UI"/>
          <w:color w:val="000000"/>
          <w:sz w:val="21"/>
          <w:szCs w:val="21"/>
        </w:rPr>
        <w:t> specifies the HTTP method used for submission, i.e., </w:t>
      </w:r>
      <w:r w:rsidRPr="00364BB6">
        <w:rPr>
          <w:rFonts w:ascii="Consolas" w:eastAsia="Times New Roman" w:hAnsi="Consolas" w:cs="Courier New"/>
          <w:color w:val="000000"/>
          <w:sz w:val="20"/>
          <w:szCs w:val="20"/>
        </w:rPr>
        <w:t>GET</w:t>
      </w:r>
      <w:r w:rsidRPr="00364BB6">
        <w:rPr>
          <w:rFonts w:ascii="Segoe UI" w:eastAsia="Times New Roman" w:hAnsi="Segoe UI" w:cs="Segoe UI"/>
          <w:color w:val="000000"/>
          <w:sz w:val="21"/>
          <w:szCs w:val="21"/>
        </w:rPr>
        <w:t> or </w:t>
      </w:r>
      <w:r w:rsidRPr="00364BB6">
        <w:rPr>
          <w:rFonts w:ascii="Consolas" w:eastAsia="Times New Roman" w:hAnsi="Consolas" w:cs="Courier New"/>
          <w:color w:val="000000"/>
          <w:sz w:val="20"/>
          <w:szCs w:val="20"/>
        </w:rPr>
        <w:t>POST</w:t>
      </w:r>
      <w:r w:rsidRPr="00364BB6">
        <w:rPr>
          <w:rFonts w:ascii="Segoe UI" w:eastAsia="Times New Roman" w:hAnsi="Segoe UI" w:cs="Segoe UI"/>
          <w:color w:val="000000"/>
          <w:sz w:val="21"/>
          <w:szCs w:val="21"/>
        </w:rPr>
        <w:t xml:space="preserve"> (</w:t>
      </w:r>
      <w:r w:rsidRPr="00364BB6">
        <w:rPr>
          <w:rFonts w:ascii="Segoe UI" w:eastAsia="Times New Roman" w:hAnsi="Segoe UI" w:cs="Segoe UI"/>
          <w:i/>
          <w:iCs/>
          <w:color w:val="000000"/>
          <w:sz w:val="21"/>
          <w:szCs w:val="21"/>
        </w:rPr>
        <w:t>with default of </w:t>
      </w:r>
      <w:r w:rsidRPr="00364BB6">
        <w:rPr>
          <w:rFonts w:ascii="Consolas" w:eastAsia="Times New Roman" w:hAnsi="Consolas" w:cs="Courier New"/>
          <w:i/>
          <w:iCs/>
          <w:color w:val="000000"/>
          <w:sz w:val="20"/>
          <w:szCs w:val="20"/>
        </w:rPr>
        <w:t>GET</w:t>
      </w:r>
      <w:r w:rsidRPr="00364BB6">
        <w:rPr>
          <w:rFonts w:ascii="Segoe UI" w:eastAsia="Times New Roman" w:hAnsi="Segoe UI" w:cs="Segoe UI"/>
          <w:color w:val="000000"/>
          <w:sz w:val="21"/>
          <w:szCs w:val="21"/>
        </w:rPr>
        <w:t>).</w:t>
      </w:r>
      <w:r w:rsidR="005E29FF">
        <w:rPr>
          <w:rFonts w:ascii="Segoe UI" w:eastAsia="Times New Roman" w:hAnsi="Segoe UI" w:cs="Segoe UI"/>
          <w:color w:val="000000"/>
          <w:sz w:val="21"/>
          <w:szCs w:val="21"/>
        </w:rPr>
        <w:t xml:space="preserve"> If GET is used, the </w:t>
      </w:r>
      <w:r w:rsidR="008B2433">
        <w:rPr>
          <w:rFonts w:ascii="Segoe UI" w:eastAsia="Times New Roman" w:hAnsi="Segoe UI" w:cs="Segoe UI"/>
          <w:color w:val="000000"/>
          <w:sz w:val="21"/>
          <w:szCs w:val="21"/>
        </w:rPr>
        <w:t xml:space="preserve">form content is put in the </w:t>
      </w:r>
    </w:p>
    <w:p w14:paraId="572743BB" w14:textId="7D0FD711" w:rsidR="008448A0" w:rsidRDefault="00535E78" w:rsidP="001573B3">
      <w:pPr>
        <w:pStyle w:val="Heading3"/>
        <w:rPr>
          <w:shd w:val="clear" w:color="auto" w:fill="FFFFFF"/>
        </w:rPr>
      </w:pPr>
      <w:r>
        <w:rPr>
          <w:shd w:val="clear" w:color="auto" w:fill="FFFFFF"/>
        </w:rPr>
        <w:t xml:space="preserve">(1) </w:t>
      </w:r>
      <w:r w:rsidR="008448A0">
        <w:rPr>
          <w:shd w:val="clear" w:color="auto" w:fill="FFFFFF"/>
        </w:rPr>
        <w:t xml:space="preserve">Labeling </w:t>
      </w:r>
      <w:r w:rsidR="002D0AD0">
        <w:rPr>
          <w:shd w:val="clear" w:color="auto" w:fill="FFFFFF"/>
        </w:rPr>
        <w:t>with &lt;label&gt; or &lt;</w:t>
      </w:r>
      <w:proofErr w:type="spellStart"/>
      <w:r w:rsidR="002D0AD0">
        <w:rPr>
          <w:shd w:val="clear" w:color="auto" w:fill="FFFFFF"/>
        </w:rPr>
        <w:t>fieldset</w:t>
      </w:r>
      <w:proofErr w:type="spellEnd"/>
      <w:r w:rsidR="002D0AD0">
        <w:rPr>
          <w:shd w:val="clear" w:color="auto" w:fill="FFFFFF"/>
        </w:rPr>
        <w:t>&gt;</w:t>
      </w:r>
    </w:p>
    <w:p w14:paraId="65FB116B" w14:textId="3F9A605B" w:rsidR="00E412EE" w:rsidRPr="00E412EE" w:rsidRDefault="00E412EE" w:rsidP="001573B3">
      <w:pPr>
        <w:pStyle w:val="Heading4"/>
      </w:pPr>
      <w:r w:rsidRPr="00E412EE">
        <w:t>Labeling</w:t>
      </w:r>
      <w:r w:rsidR="004F7C0E">
        <w:t xml:space="preserve"> a single</w:t>
      </w:r>
      <w:r w:rsidRPr="00E412EE">
        <w:t> </w:t>
      </w:r>
      <w:r w:rsidR="004F7C0E">
        <w:t>input f</w:t>
      </w:r>
      <w:r w:rsidRPr="00E412EE">
        <w:t>ield:  &lt;label&gt; </w:t>
      </w:r>
    </w:p>
    <w:p w14:paraId="7B999651"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xml:space="preserve"> to label the input field. </w:t>
      </w:r>
    </w:p>
    <w:p w14:paraId="796E541D"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 labels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Pr>
          <w:rStyle w:val="HTMLCode"/>
          <w:rFonts w:ascii="Consolas" w:hAnsi="Consolas"/>
          <w:color w:val="000000"/>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w:t>
      </w:r>
    </w:p>
    <w:p w14:paraId="2A92433F" w14:textId="41065898"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proofErr w:type="spellStart"/>
      <w:r w:rsidRPr="00A77768">
        <w:rPr>
          <w:rFonts w:ascii="Consolas" w:eastAsia="Times New Roman" w:hAnsi="Consolas" w:cs="Times New Roman"/>
          <w:color w:val="CE9178"/>
          <w:sz w:val="21"/>
          <w:szCs w:val="21"/>
        </w:rPr>
        <w:t>yourUserName</w:t>
      </w:r>
      <w:proofErr w:type="spellEnd"/>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proofErr w:type="spellStart"/>
      <w:r w:rsidRPr="00A77768">
        <w:rPr>
          <w:rFonts w:ascii="Consolas" w:eastAsia="Times New Roman" w:hAnsi="Consolas" w:cs="Times New Roman"/>
          <w:color w:val="569CD6"/>
          <w:sz w:val="21"/>
          <w:szCs w:val="21"/>
        </w:rPr>
        <w:t>br</w:t>
      </w:r>
      <w:proofErr w:type="spellEnd"/>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1573B3">
      <w:pPr>
        <w:pStyle w:val="Heading4"/>
      </w:pPr>
      <w:r>
        <w:t xml:space="preserve">Labeling a group of input fields: </w:t>
      </w:r>
      <w:r w:rsidR="0093291F">
        <w:t>&lt;</w:t>
      </w:r>
      <w:proofErr w:type="spellStart"/>
      <w:r w:rsidR="0093291F">
        <w:t>fieldset</w:t>
      </w:r>
      <w:proofErr w:type="spellEnd"/>
      <w:r w:rsidR="0093291F">
        <w: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fieldset</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xml:space="preserve"> to provide a descriptive legend for the </w:t>
      </w:r>
      <w:proofErr w:type="spellStart"/>
      <w:r>
        <w:rPr>
          <w:rFonts w:ascii="Segoe UI" w:hAnsi="Segoe UI" w:cs="Segoe UI"/>
          <w:color w:val="000000"/>
          <w:sz w:val="21"/>
          <w:szCs w:val="21"/>
          <w:shd w:val="clear" w:color="auto" w:fill="FFFFFF"/>
        </w:rPr>
        <w:t>fieldset</w:t>
      </w:r>
      <w:proofErr w:type="spellEnd"/>
      <w:r>
        <w:rPr>
          <w:rFonts w:ascii="Segoe UI" w:hAnsi="Segoe UI" w:cs="Segoe UI"/>
          <w:color w:val="000000"/>
          <w:sz w:val="21"/>
          <w:szCs w:val="21"/>
          <w:shd w:val="clear" w:color="auto" w:fill="FFFFFF"/>
        </w:rPr>
        <w: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Field three: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0204D24F" w:rsidR="000E17B7" w:rsidRDefault="00535E78" w:rsidP="000E17B7">
      <w:pPr>
        <w:pStyle w:val="Heading3"/>
        <w:rPr>
          <w:shd w:val="clear" w:color="auto" w:fill="FFFFFF"/>
        </w:rPr>
      </w:pPr>
      <w:r>
        <w:rPr>
          <w:shd w:val="clear" w:color="auto" w:fill="FFFFFF"/>
        </w:rPr>
        <w:t xml:space="preserve">(2) </w:t>
      </w:r>
      <w:r w:rsidR="000E17B7">
        <w:rPr>
          <w:shd w:val="clear" w:color="auto" w:fill="FFFFFF"/>
        </w:rPr>
        <w:t>Input fields: &lt;input&gt;, &lt;button&gt;, &lt;opt&gt;, &lt;</w:t>
      </w:r>
      <w:proofErr w:type="spellStart"/>
      <w:r w:rsidR="000E17B7">
        <w:rPr>
          <w:shd w:val="clear" w:color="auto" w:fill="FFFFFF"/>
        </w:rPr>
        <w:t>textarea</w:t>
      </w:r>
      <w:proofErr w:type="spellEnd"/>
      <w:r w:rsidR="000E17B7">
        <w:rPr>
          <w:shd w:val="clear" w:color="auto" w:fill="FFFFFF"/>
        </w:rPr>
        <w:t>&gt;, &lt;keygen&gt;</w:t>
      </w:r>
    </w:p>
    <w:p w14:paraId="0A7FAB09" w14:textId="77777777" w:rsidR="002971F0"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w:t>
      </w:r>
    </w:p>
    <w:p w14:paraId="5DE7AED0" w14:textId="77777777" w:rsidR="00727467" w:rsidRDefault="00994092"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All of those tags </w:t>
      </w:r>
      <w:r w:rsidR="00727467">
        <w:rPr>
          <w:rFonts w:ascii="Segoe UI" w:hAnsi="Segoe UI" w:cs="Segoe UI"/>
          <w:color w:val="000000"/>
          <w:sz w:val="21"/>
          <w:szCs w:val="21"/>
          <w:shd w:val="clear" w:color="auto" w:fill="FFFFFF"/>
        </w:rPr>
        <w:t>share the following attributes:</w:t>
      </w:r>
    </w:p>
    <w:p w14:paraId="4CC83CB7" w14:textId="0896258F" w:rsidR="009B5C43" w:rsidRDefault="00D94B5A" w:rsidP="00727467">
      <w:pPr>
        <w:pStyle w:val="ListParagraph"/>
        <w:numPr>
          <w:ilvl w:val="0"/>
          <w:numId w:val="18"/>
        </w:numPr>
        <w:rPr>
          <w:rFonts w:ascii="Segoe UI" w:hAnsi="Segoe UI" w:cs="Segoe UI"/>
          <w:color w:val="000000"/>
          <w:sz w:val="21"/>
          <w:szCs w:val="21"/>
          <w:shd w:val="clear" w:color="auto" w:fill="FFFFFF"/>
        </w:rPr>
      </w:pPr>
      <w:r w:rsidRPr="00D94B5A">
        <w:t xml:space="preserve">(most important) </w:t>
      </w:r>
      <w:r w:rsidR="00D51995" w:rsidRPr="00727467">
        <w:rPr>
          <w:rStyle w:val="keywordChar"/>
          <w:b/>
          <w:bCs/>
        </w:rPr>
        <w:t>“name”, “value”</w:t>
      </w:r>
      <w:r w:rsidR="00D51995" w:rsidRPr="00727467">
        <w:rPr>
          <w:rFonts w:ascii="Segoe UI" w:hAnsi="Segoe UI" w:cs="Segoe UI"/>
          <w:color w:val="000000"/>
          <w:sz w:val="21"/>
          <w:szCs w:val="21"/>
          <w:shd w:val="clear" w:color="auto" w:fill="FFFFFF"/>
        </w:rPr>
        <w:t xml:space="preserve"> </w:t>
      </w:r>
      <w:r w:rsidR="00727467">
        <w:rPr>
          <w:rFonts w:ascii="Segoe UI" w:hAnsi="Segoe UI" w:cs="Segoe UI"/>
          <w:color w:val="000000"/>
          <w:sz w:val="21"/>
          <w:szCs w:val="21"/>
          <w:shd w:val="clear" w:color="auto" w:fill="FFFFFF"/>
        </w:rPr>
        <w:t xml:space="preserve">This pair makes </w:t>
      </w:r>
      <w:r w:rsidR="009B5C43" w:rsidRPr="00727467">
        <w:rPr>
          <w:rFonts w:ascii="Segoe UI" w:hAnsi="Segoe UI" w:cs="Segoe UI"/>
          <w:color w:val="000000"/>
          <w:sz w:val="21"/>
          <w:szCs w:val="21"/>
          <w:shd w:val="clear" w:color="auto" w:fill="FFFFFF"/>
        </w:rPr>
        <w:t>input data</w:t>
      </w:r>
      <w:r w:rsidR="008840FE">
        <w:rPr>
          <w:rFonts w:ascii="Segoe UI" w:hAnsi="Segoe UI" w:cs="Segoe UI"/>
          <w:color w:val="000000"/>
          <w:sz w:val="21"/>
          <w:szCs w:val="21"/>
          <w:shd w:val="clear" w:color="auto" w:fill="FFFFFF"/>
        </w:rPr>
        <w:t>;</w:t>
      </w:r>
      <w:r w:rsidR="007A4DF2">
        <w:rPr>
          <w:rFonts w:ascii="Segoe UI" w:hAnsi="Segoe UI" w:cs="Segoe UI"/>
          <w:color w:val="000000"/>
          <w:sz w:val="21"/>
          <w:szCs w:val="21"/>
          <w:shd w:val="clear" w:color="auto" w:fill="FFFFFF"/>
        </w:rPr>
        <w:t xml:space="preserve"> </w:t>
      </w:r>
      <w:r w:rsidR="00337B84">
        <w:rPr>
          <w:rFonts w:ascii="Segoe UI" w:hAnsi="Segoe UI" w:cs="Segoe UI"/>
          <w:color w:val="000000"/>
          <w:sz w:val="21"/>
          <w:szCs w:val="21"/>
          <w:shd w:val="clear" w:color="auto" w:fill="FFFFFF"/>
        </w:rPr>
        <w:t>for example: name=’</w:t>
      </w:r>
      <w:r w:rsidR="00E97AEB">
        <w:rPr>
          <w:rFonts w:ascii="Segoe UI" w:hAnsi="Segoe UI" w:cs="Segoe UI"/>
          <w:color w:val="000000"/>
          <w:sz w:val="21"/>
          <w:szCs w:val="21"/>
          <w:shd w:val="clear" w:color="auto" w:fill="FFFFFF"/>
        </w:rPr>
        <w:t>age</w:t>
      </w:r>
      <w:r w:rsidR="00337B84">
        <w:rPr>
          <w:rFonts w:ascii="Segoe UI" w:hAnsi="Segoe UI" w:cs="Segoe UI"/>
          <w:color w:val="000000"/>
          <w:sz w:val="21"/>
          <w:szCs w:val="21"/>
          <w:shd w:val="clear" w:color="auto" w:fill="FFFFFF"/>
        </w:rPr>
        <w:t>’</w:t>
      </w:r>
      <w:r w:rsidR="001B6B66">
        <w:rPr>
          <w:rFonts w:ascii="Segoe UI" w:hAnsi="Segoe UI" w:cs="Segoe UI"/>
          <w:color w:val="000000"/>
          <w:sz w:val="21"/>
          <w:szCs w:val="21"/>
          <w:shd w:val="clear" w:color="auto" w:fill="FFFFFF"/>
        </w:rPr>
        <w:t>, value=</w:t>
      </w:r>
      <w:r w:rsidR="00E97AEB">
        <w:rPr>
          <w:rFonts w:ascii="Segoe UI" w:hAnsi="Segoe UI" w:cs="Segoe UI"/>
          <w:color w:val="000000"/>
          <w:sz w:val="21"/>
          <w:szCs w:val="21"/>
          <w:shd w:val="clear" w:color="auto" w:fill="FFFFFF"/>
        </w:rPr>
        <w:t>’19</w:t>
      </w:r>
      <w:r w:rsidR="001B6B66">
        <w:rPr>
          <w:rFonts w:ascii="Segoe UI" w:hAnsi="Segoe UI" w:cs="Segoe UI"/>
          <w:color w:val="000000"/>
          <w:sz w:val="21"/>
          <w:szCs w:val="21"/>
          <w:shd w:val="clear" w:color="auto" w:fill="FFFFFF"/>
        </w:rPr>
        <w:t>’</w:t>
      </w:r>
      <w:r w:rsidR="00A04823">
        <w:rPr>
          <w:rFonts w:ascii="Segoe UI" w:hAnsi="Segoe UI" w:cs="Segoe UI"/>
          <w:color w:val="000000"/>
          <w:sz w:val="21"/>
          <w:szCs w:val="21"/>
          <w:shd w:val="clear" w:color="auto" w:fill="FFFFFF"/>
        </w:rPr>
        <w:t xml:space="preserve"> will </w:t>
      </w:r>
      <w:r w:rsidR="00691DCC">
        <w:rPr>
          <w:rFonts w:ascii="Segoe UI" w:hAnsi="Segoe UI" w:cs="Segoe UI"/>
          <w:color w:val="000000"/>
          <w:sz w:val="21"/>
          <w:szCs w:val="21"/>
          <w:shd w:val="clear" w:color="auto" w:fill="FFFFFF"/>
        </w:rPr>
        <w:t xml:space="preserve">be submitted as </w:t>
      </w:r>
      <w:r w:rsidR="00B43328">
        <w:rPr>
          <w:rFonts w:ascii="Segoe UI" w:hAnsi="Segoe UI" w:cs="Segoe UI"/>
          <w:color w:val="000000"/>
          <w:sz w:val="21"/>
          <w:szCs w:val="21"/>
          <w:shd w:val="clear" w:color="auto" w:fill="FFFFFF"/>
        </w:rPr>
        <w:t>age</w:t>
      </w:r>
      <w:r w:rsidR="00B86E28">
        <w:rPr>
          <w:rFonts w:ascii="Segoe UI" w:hAnsi="Segoe UI" w:cs="Segoe UI"/>
          <w:color w:val="000000"/>
          <w:sz w:val="21"/>
          <w:szCs w:val="21"/>
          <w:shd w:val="clear" w:color="auto" w:fill="FFFFFF"/>
        </w:rPr>
        <w:t>=</w:t>
      </w:r>
      <w:r w:rsidR="00B43328">
        <w:rPr>
          <w:rFonts w:ascii="Segoe UI" w:hAnsi="Segoe UI" w:cs="Segoe UI"/>
          <w:color w:val="000000"/>
          <w:sz w:val="21"/>
          <w:szCs w:val="21"/>
          <w:shd w:val="clear" w:color="auto" w:fill="FFFFFF"/>
        </w:rPr>
        <w:t>19</w:t>
      </w:r>
      <w:r w:rsidR="00B86E28">
        <w:rPr>
          <w:rFonts w:ascii="Segoe UI" w:hAnsi="Segoe UI" w:cs="Segoe UI"/>
          <w:color w:val="000000"/>
          <w:sz w:val="21"/>
          <w:szCs w:val="21"/>
          <w:shd w:val="clear" w:color="auto" w:fill="FFFFFF"/>
        </w:rPr>
        <w:t xml:space="preserve"> (it looks like assigning a value to a variable, doesn’t it?). Without “name” attribute, the data is not sent to server.</w:t>
      </w:r>
    </w:p>
    <w:p w14:paraId="448BB282" w14:textId="77777777" w:rsidR="009E6403" w:rsidRDefault="00936FA1"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w:t>
      </w:r>
      <w:r w:rsidRPr="005612DF">
        <w:rPr>
          <w:rStyle w:val="keywordChar"/>
          <w:b/>
          <w:bCs/>
        </w:rPr>
        <w:t>required</w:t>
      </w:r>
      <w:r>
        <w:rPr>
          <w:rFonts w:ascii="Segoe UI" w:hAnsi="Segoe UI" w:cs="Segoe UI"/>
          <w:color w:val="000000"/>
          <w:sz w:val="21"/>
          <w:szCs w:val="21"/>
          <w:shd w:val="clear" w:color="auto" w:fill="FFFFFF"/>
        </w:rPr>
        <w:t>”</w:t>
      </w:r>
      <w:r w:rsidR="009E6403">
        <w:rPr>
          <w:rFonts w:ascii="Segoe UI" w:hAnsi="Segoe UI" w:cs="Segoe UI"/>
          <w:color w:val="000000"/>
          <w:sz w:val="21"/>
          <w:szCs w:val="21"/>
          <w:shd w:val="clear" w:color="auto" w:fill="FFFFFF"/>
        </w:rPr>
        <w:t>: the value must be there or some option must be chosen otherwise the form cannot be submitted</w:t>
      </w:r>
    </w:p>
    <w:p w14:paraId="7864E08F" w14:textId="2A32371E" w:rsidR="00B41C5E" w:rsidRDefault="00532402"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disabled</w:t>
      </w:r>
      <w:r>
        <w:rPr>
          <w:rFonts w:ascii="Segoe UI" w:hAnsi="Segoe UI" w:cs="Segoe UI"/>
          <w:color w:val="000000"/>
          <w:sz w:val="21"/>
          <w:szCs w:val="21"/>
          <w:shd w:val="clear" w:color="auto" w:fill="FFFFFF"/>
        </w:rPr>
        <w:t>”:</w:t>
      </w:r>
      <w:r w:rsidR="00936FA1">
        <w:rPr>
          <w:rFonts w:ascii="Segoe UI" w:hAnsi="Segoe UI" w:cs="Segoe UI"/>
          <w:color w:val="000000"/>
          <w:sz w:val="21"/>
          <w:szCs w:val="21"/>
          <w:shd w:val="clear" w:color="auto" w:fill="FFFFFF"/>
        </w:rPr>
        <w:t xml:space="preserve"> </w:t>
      </w:r>
      <w:r w:rsidR="002231FD">
        <w:rPr>
          <w:rFonts w:ascii="Segoe UI" w:hAnsi="Segoe UI" w:cs="Segoe UI"/>
          <w:color w:val="000000"/>
          <w:sz w:val="21"/>
          <w:szCs w:val="21"/>
          <w:shd w:val="clear" w:color="auto" w:fill="FFFFFF"/>
        </w:rPr>
        <w:t>if a control is disabled, it cannot be edited</w:t>
      </w:r>
      <w:r w:rsidR="009718DD">
        <w:rPr>
          <w:rFonts w:ascii="Segoe UI" w:hAnsi="Segoe UI" w:cs="Segoe UI"/>
          <w:color w:val="000000"/>
          <w:sz w:val="21"/>
          <w:szCs w:val="21"/>
          <w:shd w:val="clear" w:color="auto" w:fill="FFFFFF"/>
        </w:rPr>
        <w:t>, sent or receive focus</w:t>
      </w:r>
      <w:r w:rsidR="0082044D">
        <w:rPr>
          <w:rFonts w:ascii="Segoe UI" w:hAnsi="Segoe UI" w:cs="Segoe UI"/>
          <w:color w:val="000000"/>
          <w:sz w:val="21"/>
          <w:szCs w:val="21"/>
          <w:shd w:val="clear" w:color="auto" w:fill="FFFFFF"/>
        </w:rPr>
        <w:t>.</w:t>
      </w:r>
    </w:p>
    <w:p w14:paraId="1C83D260" w14:textId="07329428" w:rsidR="009718DD" w:rsidRDefault="00A86447"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autofocus</w:t>
      </w:r>
      <w:r>
        <w:rPr>
          <w:rFonts w:ascii="Segoe UI" w:hAnsi="Segoe UI" w:cs="Segoe UI"/>
          <w:color w:val="000000"/>
          <w:sz w:val="21"/>
          <w:szCs w:val="21"/>
          <w:shd w:val="clear" w:color="auto" w:fill="FFFFFF"/>
        </w:rPr>
        <w:t>”: the control receive</w:t>
      </w:r>
      <w:r w:rsidR="00310850">
        <w:rPr>
          <w:rFonts w:ascii="Segoe UI" w:hAnsi="Segoe UI" w:cs="Segoe UI"/>
          <w:color w:val="000000"/>
          <w:sz w:val="21"/>
          <w:szCs w:val="21"/>
          <w:shd w:val="clear" w:color="auto" w:fill="FFFFFF"/>
        </w:rPr>
        <w:t>s</w:t>
      </w:r>
      <w:r>
        <w:rPr>
          <w:rFonts w:ascii="Segoe UI" w:hAnsi="Segoe UI" w:cs="Segoe UI"/>
          <w:color w:val="000000"/>
          <w:sz w:val="21"/>
          <w:szCs w:val="21"/>
          <w:shd w:val="clear" w:color="auto" w:fill="FFFFFF"/>
        </w:rPr>
        <w:t xml:space="preserve"> </w:t>
      </w:r>
      <w:r w:rsidR="009A0C38">
        <w:rPr>
          <w:rFonts w:ascii="Segoe UI" w:hAnsi="Segoe UI" w:cs="Segoe UI"/>
          <w:color w:val="000000"/>
          <w:sz w:val="21"/>
          <w:szCs w:val="21"/>
          <w:shd w:val="clear" w:color="auto" w:fill="FFFFFF"/>
        </w:rPr>
        <w:t xml:space="preserve">user </w:t>
      </w:r>
      <w:r w:rsidR="00891793">
        <w:rPr>
          <w:rFonts w:ascii="Segoe UI" w:hAnsi="Segoe UI" w:cs="Segoe UI"/>
          <w:color w:val="000000"/>
          <w:sz w:val="21"/>
          <w:szCs w:val="21"/>
          <w:shd w:val="clear" w:color="auto" w:fill="FFFFFF"/>
        </w:rPr>
        <w:t xml:space="preserve">focus when the page </w:t>
      </w:r>
      <w:r w:rsidR="00E954D3">
        <w:rPr>
          <w:rFonts w:ascii="Segoe UI" w:hAnsi="Segoe UI" w:cs="Segoe UI"/>
          <w:color w:val="000000"/>
          <w:sz w:val="21"/>
          <w:szCs w:val="21"/>
          <w:shd w:val="clear" w:color="auto" w:fill="FFFFFF"/>
        </w:rPr>
        <w:t>loads</w:t>
      </w:r>
    </w:p>
    <w:p w14:paraId="01B6DB3D" w14:textId="2DF77DC1" w:rsidR="00FB5451" w:rsidRPr="00FB5451" w:rsidRDefault="00E8586A" w:rsidP="00FB545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When a form is submitted, only </w:t>
      </w:r>
      <w:r w:rsidR="0085250A">
        <w:rPr>
          <w:rFonts w:ascii="Segoe UI" w:hAnsi="Segoe UI" w:cs="Segoe UI"/>
          <w:color w:val="000000"/>
          <w:sz w:val="21"/>
          <w:szCs w:val="21"/>
          <w:shd w:val="clear" w:color="auto" w:fill="FFFFFF"/>
        </w:rPr>
        <w:t>input tags with “</w:t>
      </w:r>
      <w:r w:rsidR="0085250A" w:rsidRPr="008B3566">
        <w:rPr>
          <w:rStyle w:val="keywordChar"/>
          <w:b/>
          <w:bCs/>
        </w:rPr>
        <w:t>name</w:t>
      </w:r>
      <w:r w:rsidR="0085250A">
        <w:rPr>
          <w:rFonts w:ascii="Segoe UI" w:hAnsi="Segoe UI" w:cs="Segoe UI"/>
          <w:color w:val="000000"/>
          <w:sz w:val="21"/>
          <w:szCs w:val="21"/>
          <w:shd w:val="clear" w:color="auto" w:fill="FFFFFF"/>
        </w:rPr>
        <w:t>” attribute</w:t>
      </w:r>
      <w:r w:rsidR="00145B7C">
        <w:rPr>
          <w:rFonts w:ascii="Segoe UI" w:hAnsi="Segoe UI" w:cs="Segoe UI"/>
          <w:color w:val="000000"/>
          <w:sz w:val="21"/>
          <w:szCs w:val="21"/>
          <w:shd w:val="clear" w:color="auto" w:fill="FFFFFF"/>
        </w:rPr>
        <w:t xml:space="preserve"> are sent to server. The data sent is of the form </w:t>
      </w:r>
      <w:proofErr w:type="spellStart"/>
      <w:r w:rsidR="00145B7C">
        <w:rPr>
          <w:rFonts w:ascii="Segoe UI" w:hAnsi="Segoe UI" w:cs="Segoe UI"/>
          <w:color w:val="000000"/>
          <w:sz w:val="21"/>
          <w:szCs w:val="21"/>
          <w:shd w:val="clear" w:color="auto" w:fill="FFFFFF"/>
        </w:rPr>
        <w:t>name:value</w:t>
      </w:r>
      <w:proofErr w:type="spellEnd"/>
      <w:r w:rsidR="00145B7C">
        <w:rPr>
          <w:rFonts w:ascii="Segoe UI" w:hAnsi="Segoe UI" w:cs="Segoe UI"/>
          <w:color w:val="000000"/>
          <w:sz w:val="21"/>
          <w:szCs w:val="21"/>
          <w:shd w:val="clear" w:color="auto" w:fill="FFFFFF"/>
        </w:rPr>
        <w:t xml:space="preserve"> and the value is either given by user input </w:t>
      </w:r>
      <w:r w:rsidR="00EF4573">
        <w:rPr>
          <w:rFonts w:ascii="Segoe UI" w:hAnsi="Segoe UI" w:cs="Segoe UI"/>
          <w:color w:val="000000"/>
          <w:sz w:val="21"/>
          <w:szCs w:val="21"/>
          <w:shd w:val="clear" w:color="auto" w:fill="FFFFFF"/>
        </w:rPr>
        <w:t xml:space="preserve">(like in input type=”text”) </w:t>
      </w:r>
      <w:r w:rsidR="00145B7C">
        <w:rPr>
          <w:rFonts w:ascii="Segoe UI" w:hAnsi="Segoe UI" w:cs="Segoe UI"/>
          <w:color w:val="000000"/>
          <w:sz w:val="21"/>
          <w:szCs w:val="21"/>
          <w:shd w:val="clear" w:color="auto" w:fill="FFFFFF"/>
        </w:rPr>
        <w:t xml:space="preserve">or </w:t>
      </w:r>
      <w:r w:rsidR="00EF4573">
        <w:rPr>
          <w:rFonts w:ascii="Segoe UI" w:hAnsi="Segoe UI" w:cs="Segoe UI"/>
          <w:color w:val="000000"/>
          <w:sz w:val="21"/>
          <w:szCs w:val="21"/>
          <w:shd w:val="clear" w:color="auto" w:fill="FFFFFF"/>
        </w:rPr>
        <w:t>indicated by “</w:t>
      </w:r>
      <w:r w:rsidR="00EF4573" w:rsidRPr="008B3566">
        <w:rPr>
          <w:rStyle w:val="keywordChar"/>
          <w:b/>
          <w:bCs/>
        </w:rPr>
        <w:t>value</w:t>
      </w:r>
      <w:r w:rsidR="00EF4573">
        <w:rPr>
          <w:rFonts w:ascii="Segoe UI" w:hAnsi="Segoe UI" w:cs="Segoe UI"/>
          <w:color w:val="000000"/>
          <w:sz w:val="21"/>
          <w:szCs w:val="21"/>
          <w:shd w:val="clear" w:color="auto" w:fill="FFFFFF"/>
        </w:rPr>
        <w:t xml:space="preserve">” attribute (like in </w:t>
      </w:r>
      <w:r w:rsidR="00035635">
        <w:rPr>
          <w:rFonts w:ascii="Segoe UI" w:hAnsi="Segoe UI" w:cs="Segoe UI"/>
          <w:color w:val="000000"/>
          <w:sz w:val="21"/>
          <w:szCs w:val="21"/>
          <w:shd w:val="clear" w:color="auto" w:fill="FFFFFF"/>
        </w:rPr>
        <w:t>radio buttons)</w:t>
      </w:r>
      <w:r w:rsidR="00EF4573">
        <w:rPr>
          <w:rFonts w:ascii="Segoe UI" w:hAnsi="Segoe UI" w:cs="Segoe UI"/>
          <w:color w:val="000000"/>
          <w:sz w:val="21"/>
          <w:szCs w:val="21"/>
          <w:shd w:val="clear" w:color="auto" w:fill="FFFFFF"/>
        </w:rPr>
        <w:t>.</w:t>
      </w:r>
    </w:p>
    <w:p w14:paraId="7D0CAEFB" w14:textId="3CCE5AFE" w:rsidR="00994092" w:rsidRDefault="002D5BAA" w:rsidP="00AB2BD4">
      <w:pPr>
        <w:pStyle w:val="Heading4"/>
        <w:rPr>
          <w:shd w:val="clear" w:color="auto" w:fill="FFFFFF"/>
        </w:rPr>
      </w:pPr>
      <w:r>
        <w:rPr>
          <w:shd w:val="clear" w:color="auto" w:fill="FFFFFF"/>
        </w:rPr>
        <w:t>Textual Input</w:t>
      </w:r>
    </w:p>
    <w:p w14:paraId="5385A28E" w14:textId="5B516384" w:rsidR="001E75E6" w:rsidRDefault="0031322D" w:rsidP="001E75E6">
      <w:r>
        <w:t>A textual input can be s</w:t>
      </w:r>
      <w:r w:rsidR="001E75E6">
        <w:t xml:space="preserve">ingle-line </w:t>
      </w:r>
      <w:r>
        <w:t>with &lt;</w:t>
      </w:r>
      <w:r w:rsidRPr="005612DF">
        <w:rPr>
          <w:rStyle w:val="keywordChar"/>
          <w:b/>
          <w:bCs/>
        </w:rPr>
        <w:t>input</w:t>
      </w:r>
      <w:r>
        <w:t xml:space="preserve">&gt; </w:t>
      </w:r>
      <w:r w:rsidR="00BE5589">
        <w:t>(type=</w:t>
      </w:r>
      <w:r w:rsidR="00051D09" w:rsidRPr="005612DF">
        <w:rPr>
          <w:rStyle w:val="keywordChar"/>
          <w:b/>
          <w:bCs/>
        </w:rPr>
        <w:t xml:space="preserve">text, email, password, number, </w:t>
      </w:r>
      <w:proofErr w:type="spellStart"/>
      <w:r w:rsidR="00051D09" w:rsidRPr="005612DF">
        <w:rPr>
          <w:rStyle w:val="keywordChar"/>
          <w:b/>
          <w:bCs/>
        </w:rPr>
        <w:t>tel</w:t>
      </w:r>
      <w:proofErr w:type="spellEnd"/>
      <w:r w:rsidR="00051D09">
        <w:t xml:space="preserve">) </w:t>
      </w:r>
      <w:r>
        <w:t>or multiple-line with &lt;</w:t>
      </w:r>
      <w:proofErr w:type="spellStart"/>
      <w:r w:rsidRPr="005612DF">
        <w:rPr>
          <w:rStyle w:val="keywordChar"/>
          <w:b/>
          <w:bCs/>
        </w:rPr>
        <w:t>textarea</w:t>
      </w:r>
      <w:proofErr w:type="spellEnd"/>
      <w:r>
        <w:t>&gt;</w:t>
      </w:r>
      <w:r w:rsidR="00D763B9">
        <w:t>.</w:t>
      </w:r>
    </w:p>
    <w:p w14:paraId="795E5B99" w14:textId="002B9815" w:rsidR="00D763B9" w:rsidRPr="001E75E6" w:rsidRDefault="00D763B9" w:rsidP="001E75E6">
      <w:r>
        <w:t>Both &lt;input&gt; and &lt;</w:t>
      </w:r>
      <w:proofErr w:type="spellStart"/>
      <w:r>
        <w:t>textarea</w:t>
      </w:r>
      <w:proofErr w:type="spellEnd"/>
      <w:r>
        <w:t xml:space="preserve">&gt; </w:t>
      </w:r>
      <w:r w:rsidR="00CD651F">
        <w:t>should have “</w:t>
      </w:r>
      <w:r w:rsidR="00CD651F" w:rsidRPr="005612DF">
        <w:rPr>
          <w:rStyle w:val="keywordChar"/>
          <w:b/>
          <w:bCs/>
        </w:rPr>
        <w:t>name</w:t>
      </w:r>
      <w:r w:rsidR="00CD651F">
        <w:t xml:space="preserve">” attribute so that the </w:t>
      </w:r>
      <w:r w:rsidR="003D1636">
        <w:t xml:space="preserve">data can be </w:t>
      </w:r>
      <w:r w:rsidR="00717273">
        <w:t>se</w:t>
      </w:r>
      <w:r w:rsidR="007B3D92">
        <w:t>nt to server</w:t>
      </w:r>
      <w:r w:rsidR="003D1636">
        <w:t xml:space="preserve">. </w:t>
      </w:r>
      <w:r w:rsidR="005E055E">
        <w:t>The attribute “</w:t>
      </w:r>
      <w:r w:rsidR="005E055E" w:rsidRPr="002A6619">
        <w:rPr>
          <w:rStyle w:val="keywordChar"/>
          <w:b/>
          <w:bCs/>
        </w:rPr>
        <w:t>value</w:t>
      </w:r>
      <w:r w:rsidR="005E055E">
        <w:t>” can be used if you want to indicate default value</w:t>
      </w:r>
      <w:r w:rsidR="009B7273">
        <w:t xml:space="preserve">. If users </w:t>
      </w:r>
      <w:r w:rsidR="00950F62">
        <w:t>type</w:t>
      </w:r>
      <w:r w:rsidR="009B7273">
        <w:t xml:space="preserve"> something, the default value will be replaced by user input. </w:t>
      </w:r>
      <w:r w:rsidR="009008DE">
        <w:t>At</w:t>
      </w:r>
      <w:r>
        <w:t>tribute “</w:t>
      </w:r>
      <w:proofErr w:type="spellStart"/>
      <w:r w:rsidR="00653206" w:rsidRPr="005612DF">
        <w:rPr>
          <w:rStyle w:val="keywordChar"/>
          <w:b/>
          <w:bCs/>
        </w:rPr>
        <w:t>placehoder</w:t>
      </w:r>
      <w:proofErr w:type="spellEnd"/>
      <w:r>
        <w:t>”</w:t>
      </w:r>
      <w:r w:rsidR="00653206">
        <w:t xml:space="preserve"> </w:t>
      </w:r>
      <w:r w:rsidR="0075360C">
        <w:t xml:space="preserve">will show </w:t>
      </w:r>
      <w:r w:rsidR="00653206">
        <w:t>a dimmed text for description.</w:t>
      </w:r>
      <w:r w:rsidR="0075360C">
        <w:t xml:space="preserve"> “</w:t>
      </w:r>
      <w:r w:rsidR="00AB5A1F">
        <w:t>value</w:t>
      </w:r>
      <w:r w:rsidR="0075360C">
        <w:t xml:space="preserve">” </w:t>
      </w:r>
      <w:r w:rsidR="00AB5A1F">
        <w:t xml:space="preserve">also is shown in the input box, but it’s different from “placeholder” in that “value” </w:t>
      </w:r>
      <w:r w:rsidR="00155F16">
        <w:t>will be sent to server while “placeholder” is not.</w:t>
      </w:r>
      <w:r w:rsidR="0075360C">
        <w:t xml:space="preserve"> </w:t>
      </w:r>
    </w:p>
    <w:tbl>
      <w:tblPr>
        <w:tblStyle w:val="TableGrid"/>
        <w:tblW w:w="0" w:type="auto"/>
        <w:tblLayout w:type="fixed"/>
        <w:tblLook w:val="04A0" w:firstRow="1" w:lastRow="0" w:firstColumn="1" w:lastColumn="0" w:noHBand="0" w:noVBand="1"/>
      </w:tblPr>
      <w:tblGrid>
        <w:gridCol w:w="1255"/>
        <w:gridCol w:w="2700"/>
        <w:gridCol w:w="4320"/>
        <w:gridCol w:w="2610"/>
      </w:tblGrid>
      <w:tr w:rsidR="000135ED" w14:paraId="611325A8" w14:textId="77777777" w:rsidTr="00EA01F9">
        <w:tc>
          <w:tcPr>
            <w:tcW w:w="10885" w:type="dxa"/>
            <w:gridSpan w:val="4"/>
          </w:tcPr>
          <w:p w14:paraId="3192A00F" w14:textId="208EE931"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Single-line</w:t>
            </w:r>
          </w:p>
        </w:tc>
      </w:tr>
      <w:tr w:rsidR="0073652F" w14:paraId="7BDDDD06" w14:textId="77777777" w:rsidTr="00B915AC">
        <w:tc>
          <w:tcPr>
            <w:tcW w:w="1255" w:type="dxa"/>
          </w:tcPr>
          <w:p w14:paraId="36987F70" w14:textId="0710589F"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w:t>
            </w:r>
          </w:p>
        </w:tc>
        <w:tc>
          <w:tcPr>
            <w:tcW w:w="2700" w:type="dxa"/>
          </w:tcPr>
          <w:p w14:paraId="6F0F1A3E" w14:textId="0C0FAA91" w:rsidR="00E84A98"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type=”text”</w:t>
            </w:r>
            <w:r w:rsidR="00F3144F">
              <w:rPr>
                <w:rFonts w:ascii="Segoe UI" w:hAnsi="Segoe UI" w:cs="Segoe UI"/>
                <w:color w:val="000000"/>
                <w:sz w:val="21"/>
                <w:szCs w:val="21"/>
                <w:shd w:val="clear" w:color="auto" w:fill="FFFFFF"/>
              </w:rPr>
              <w:t xml:space="preserve"> </w:t>
            </w:r>
            <w:r w:rsidR="001E03A7">
              <w:rPr>
                <w:rFonts w:ascii="Segoe UI" w:hAnsi="Segoe UI" w:cs="Segoe UI"/>
                <w:color w:val="000000"/>
                <w:sz w:val="21"/>
                <w:szCs w:val="21"/>
                <w:shd w:val="clear" w:color="auto" w:fill="FFFFFF"/>
              </w:rPr>
              <w:t>name=”</w:t>
            </w:r>
            <w:proofErr w:type="spellStart"/>
            <w:r w:rsidR="001E03A7">
              <w:rPr>
                <w:rFonts w:ascii="Segoe UI" w:hAnsi="Segoe UI" w:cs="Segoe UI"/>
                <w:color w:val="000000"/>
                <w:sz w:val="21"/>
                <w:szCs w:val="21"/>
                <w:shd w:val="clear" w:color="auto" w:fill="FFFFFF"/>
              </w:rPr>
              <w:t>usertext</w:t>
            </w:r>
            <w:proofErr w:type="spellEnd"/>
            <w:r w:rsidR="001E03A7">
              <w:rPr>
                <w:rFonts w:ascii="Segoe UI" w:hAnsi="Segoe UI" w:cs="Segoe UI"/>
                <w:color w:val="000000"/>
                <w:sz w:val="21"/>
                <w:szCs w:val="21"/>
                <w:shd w:val="clear" w:color="auto" w:fill="FFFFFF"/>
              </w:rPr>
              <w:t>”</w:t>
            </w:r>
          </w:p>
          <w:p w14:paraId="135DCAA0" w14:textId="5D25BEA5" w:rsidR="00420A2A" w:rsidRDefault="00E84A98"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placeholder=”type here”</w:t>
            </w:r>
            <w:r w:rsidR="001E03A7">
              <w:rPr>
                <w:rFonts w:ascii="Segoe UI" w:hAnsi="Segoe UI" w:cs="Segoe UI"/>
                <w:color w:val="000000"/>
                <w:sz w:val="21"/>
                <w:szCs w:val="21"/>
                <w:shd w:val="clear" w:color="auto" w:fill="FFFFFF"/>
              </w:rPr>
              <w:t xml:space="preserve"> </w:t>
            </w:r>
            <w:r w:rsidR="006F37A4">
              <w:rPr>
                <w:rFonts w:ascii="Segoe UI" w:hAnsi="Segoe UI" w:cs="Segoe UI"/>
                <w:color w:val="000000"/>
                <w:sz w:val="21"/>
                <w:szCs w:val="21"/>
                <w:shd w:val="clear" w:color="auto" w:fill="FFFFFF"/>
              </w:rPr>
              <w:t>&gt;</w:t>
            </w:r>
          </w:p>
        </w:tc>
        <w:tc>
          <w:tcPr>
            <w:tcW w:w="4320" w:type="dxa"/>
          </w:tcPr>
          <w:p w14:paraId="103314ED" w14:textId="4618CD2D" w:rsidR="00420A2A" w:rsidRDefault="00F3144F" w:rsidP="00420A2A">
            <w:pPr>
              <w:rPr>
                <w:rFonts w:ascii="Segoe UI" w:hAnsi="Segoe UI" w:cs="Segoe UI"/>
                <w:color w:val="000000"/>
                <w:sz w:val="21"/>
                <w:szCs w:val="21"/>
                <w:shd w:val="clear" w:color="auto" w:fill="FFFFFF"/>
              </w:rPr>
            </w:pPr>
            <w:r>
              <w:rPr>
                <w:noProof/>
              </w:rPr>
              <w:drawing>
                <wp:inline distT="0" distB="0" distL="0" distR="0" wp14:anchorId="408401FA" wp14:editId="3F6BDBDB">
                  <wp:extent cx="1500188" cy="283446"/>
                  <wp:effectExtent l="0" t="0" r="508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28" cy="295187"/>
                          </a:xfrm>
                          <a:prstGeom prst="rect">
                            <a:avLst/>
                          </a:prstGeom>
                        </pic:spPr>
                      </pic:pic>
                    </a:graphicData>
                  </a:graphic>
                </wp:inline>
              </w:drawing>
            </w:r>
          </w:p>
        </w:tc>
        <w:tc>
          <w:tcPr>
            <w:tcW w:w="2610" w:type="dxa"/>
          </w:tcPr>
          <w:p w14:paraId="12B66F70" w14:textId="546970C4" w:rsidR="00420A2A" w:rsidRDefault="00B532E0" w:rsidP="00420A2A">
            <w:pPr>
              <w:rPr>
                <w:rFonts w:ascii="Segoe UI" w:hAnsi="Segoe UI" w:cs="Segoe UI"/>
                <w:color w:val="000000"/>
                <w:sz w:val="21"/>
                <w:szCs w:val="21"/>
                <w:shd w:val="clear" w:color="auto" w:fill="FFFFFF"/>
              </w:rPr>
            </w:pPr>
            <w:r w:rsidRPr="00B532E0">
              <w:rPr>
                <w:rFonts w:ascii="Segoe UI" w:hAnsi="Segoe UI" w:cs="Segoe UI"/>
                <w:color w:val="000000"/>
                <w:sz w:val="21"/>
                <w:szCs w:val="21"/>
                <w:shd w:val="clear" w:color="auto" w:fill="FFFFFF"/>
              </w:rPr>
              <w:t>Allows any type of character</w:t>
            </w:r>
          </w:p>
        </w:tc>
      </w:tr>
      <w:tr w:rsidR="0073652F" w14:paraId="3B9C0086" w14:textId="77777777" w:rsidTr="00B915AC">
        <w:tc>
          <w:tcPr>
            <w:tcW w:w="1255" w:type="dxa"/>
          </w:tcPr>
          <w:p w14:paraId="09751802" w14:textId="192486A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lastRenderedPageBreak/>
              <w:t>Email</w:t>
            </w:r>
          </w:p>
        </w:tc>
        <w:tc>
          <w:tcPr>
            <w:tcW w:w="2700" w:type="dxa"/>
          </w:tcPr>
          <w:p w14:paraId="6C26BCB2" w14:textId="05111A36"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Pr>
                <w:rFonts w:ascii="Segoe UI" w:hAnsi="Segoe UI" w:cs="Segoe UI"/>
                <w:color w:val="000000"/>
                <w:sz w:val="21"/>
                <w:szCs w:val="21"/>
                <w:shd w:val="clear" w:color="auto" w:fill="FFFFFF"/>
              </w:rPr>
              <w:t>email</w:t>
            </w:r>
            <w:r>
              <w:rPr>
                <w:rFonts w:ascii="Segoe UI" w:hAnsi="Segoe UI" w:cs="Segoe UI"/>
                <w:color w:val="000000"/>
                <w:sz w:val="21"/>
                <w:szCs w:val="21"/>
                <w:shd w:val="clear" w:color="auto" w:fill="FFFFFF"/>
              </w:rPr>
              <w:t>”</w:t>
            </w:r>
            <w:r w:rsidR="008A61CA">
              <w:rPr>
                <w:rFonts w:ascii="Segoe UI" w:hAnsi="Segoe UI" w:cs="Segoe UI"/>
                <w:color w:val="000000"/>
                <w:sz w:val="21"/>
                <w:szCs w:val="21"/>
                <w:shd w:val="clear" w:color="auto" w:fill="FFFFFF"/>
              </w:rPr>
              <w:t xml:space="preserve"> name=”</w:t>
            </w:r>
            <w:proofErr w:type="spellStart"/>
            <w:r w:rsidR="00AA420C">
              <w:rPr>
                <w:rFonts w:ascii="Segoe UI" w:hAnsi="Segoe UI" w:cs="Segoe UI"/>
                <w:color w:val="000000"/>
                <w:sz w:val="21"/>
                <w:szCs w:val="21"/>
                <w:shd w:val="clear" w:color="auto" w:fill="FFFFFF"/>
              </w:rPr>
              <w:t>useremail</w:t>
            </w:r>
            <w:proofErr w:type="spellEnd"/>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2521ECCE" w14:textId="4A3628A9" w:rsidR="00420A2A" w:rsidRDefault="0047643F" w:rsidP="00420A2A">
            <w:pPr>
              <w:rPr>
                <w:rFonts w:ascii="Segoe UI" w:hAnsi="Segoe UI" w:cs="Segoe UI"/>
                <w:color w:val="000000"/>
                <w:sz w:val="21"/>
                <w:szCs w:val="21"/>
                <w:shd w:val="clear" w:color="auto" w:fill="FFFFFF"/>
              </w:rPr>
            </w:pPr>
            <w:r>
              <w:rPr>
                <w:noProof/>
              </w:rPr>
              <w:drawing>
                <wp:inline distT="0" distB="0" distL="0" distR="0" wp14:anchorId="1AC2C2A6" wp14:editId="7156B540">
                  <wp:extent cx="2553284" cy="4513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216" cy="523979"/>
                          </a:xfrm>
                          <a:prstGeom prst="rect">
                            <a:avLst/>
                          </a:prstGeom>
                        </pic:spPr>
                      </pic:pic>
                    </a:graphicData>
                  </a:graphic>
                </wp:inline>
              </w:drawing>
            </w:r>
          </w:p>
        </w:tc>
        <w:tc>
          <w:tcPr>
            <w:tcW w:w="2610" w:type="dxa"/>
          </w:tcPr>
          <w:p w14:paraId="2186634B" w14:textId="19D568C5"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Might display a warning if an invalid email is entered</w:t>
            </w:r>
          </w:p>
        </w:tc>
      </w:tr>
      <w:tr w:rsidR="0073652F" w14:paraId="1FD3D94F" w14:textId="77777777" w:rsidTr="00B915AC">
        <w:tc>
          <w:tcPr>
            <w:tcW w:w="1255" w:type="dxa"/>
          </w:tcPr>
          <w:p w14:paraId="6ACCEB12" w14:textId="294EAC0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Password</w:t>
            </w:r>
          </w:p>
        </w:tc>
        <w:tc>
          <w:tcPr>
            <w:tcW w:w="2700" w:type="dxa"/>
          </w:tcPr>
          <w:p w14:paraId="5262FBF0" w14:textId="24BF6280"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Pr>
                <w:rFonts w:ascii="Segoe UI" w:hAnsi="Segoe UI" w:cs="Segoe UI"/>
                <w:color w:val="000000"/>
                <w:sz w:val="21"/>
                <w:szCs w:val="21"/>
                <w:shd w:val="clear" w:color="auto" w:fill="FFFFFF"/>
              </w:rPr>
              <w:t>password</w:t>
            </w:r>
            <w:r>
              <w:rPr>
                <w:rFonts w:ascii="Segoe UI" w:hAnsi="Segoe UI" w:cs="Segoe UI"/>
                <w:color w:val="000000"/>
                <w:sz w:val="21"/>
                <w:szCs w:val="21"/>
                <w:shd w:val="clear" w:color="auto" w:fill="FFFFFF"/>
              </w:rPr>
              <w:t>”</w:t>
            </w:r>
            <w:r w:rsidR="008A61CA">
              <w:rPr>
                <w:rFonts w:ascii="Segoe UI" w:hAnsi="Segoe UI" w:cs="Segoe UI"/>
                <w:color w:val="000000"/>
                <w:sz w:val="21"/>
                <w:szCs w:val="21"/>
                <w:shd w:val="clear" w:color="auto" w:fill="FFFFFF"/>
              </w:rPr>
              <w:t xml:space="preserve"> </w:t>
            </w:r>
            <w:r w:rsidR="008A61CA">
              <w:rPr>
                <w:rFonts w:ascii="Segoe UI" w:hAnsi="Segoe UI" w:cs="Segoe UI"/>
                <w:color w:val="000000"/>
                <w:sz w:val="21"/>
                <w:szCs w:val="21"/>
                <w:shd w:val="clear" w:color="auto" w:fill="FFFFFF"/>
              </w:rPr>
              <w:t>name=”</w:t>
            </w:r>
            <w:proofErr w:type="spellStart"/>
            <w:r w:rsidR="00D743F0">
              <w:rPr>
                <w:rFonts w:ascii="Segoe UI" w:hAnsi="Segoe UI" w:cs="Segoe UI"/>
                <w:color w:val="000000"/>
                <w:sz w:val="21"/>
                <w:szCs w:val="21"/>
                <w:shd w:val="clear" w:color="auto" w:fill="FFFFFF"/>
              </w:rPr>
              <w:t>userpassword</w:t>
            </w:r>
            <w:proofErr w:type="spellEnd"/>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3A67FD54" w14:textId="1BFACA32" w:rsidR="00420A2A" w:rsidRDefault="009B7ED2" w:rsidP="00420A2A">
            <w:pPr>
              <w:rPr>
                <w:rFonts w:ascii="Segoe UI" w:hAnsi="Segoe UI" w:cs="Segoe UI"/>
                <w:color w:val="000000"/>
                <w:sz w:val="21"/>
                <w:szCs w:val="21"/>
                <w:shd w:val="clear" w:color="auto" w:fill="FFFFFF"/>
              </w:rPr>
            </w:pPr>
            <w:r>
              <w:rPr>
                <w:noProof/>
              </w:rPr>
              <w:drawing>
                <wp:inline distT="0" distB="0" distL="0" distR="0" wp14:anchorId="7F2BA6F8" wp14:editId="7F53560E">
                  <wp:extent cx="1200150" cy="237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1319" cy="253846"/>
                          </a:xfrm>
                          <a:prstGeom prst="rect">
                            <a:avLst/>
                          </a:prstGeom>
                        </pic:spPr>
                      </pic:pic>
                    </a:graphicData>
                  </a:graphic>
                </wp:inline>
              </w:drawing>
            </w:r>
          </w:p>
        </w:tc>
        <w:tc>
          <w:tcPr>
            <w:tcW w:w="2610" w:type="dxa"/>
          </w:tcPr>
          <w:p w14:paraId="426E62DF" w14:textId="572B10B9"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Shows dots as characters</w:t>
            </w:r>
          </w:p>
        </w:tc>
      </w:tr>
      <w:tr w:rsidR="0073652F" w14:paraId="50C605D3" w14:textId="77777777" w:rsidTr="00B915AC">
        <w:tc>
          <w:tcPr>
            <w:tcW w:w="1255" w:type="dxa"/>
          </w:tcPr>
          <w:p w14:paraId="1D446C71" w14:textId="4A2A6FF2"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Number</w:t>
            </w:r>
          </w:p>
        </w:tc>
        <w:tc>
          <w:tcPr>
            <w:tcW w:w="2700" w:type="dxa"/>
          </w:tcPr>
          <w:p w14:paraId="6500DC20" w14:textId="31402387"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Pr>
                <w:rFonts w:ascii="Segoe UI" w:hAnsi="Segoe UI" w:cs="Segoe UI"/>
                <w:color w:val="000000"/>
                <w:sz w:val="21"/>
                <w:szCs w:val="21"/>
                <w:shd w:val="clear" w:color="auto" w:fill="FFFFFF"/>
              </w:rPr>
              <w:t>number</w:t>
            </w:r>
            <w:r>
              <w:rPr>
                <w:rFonts w:ascii="Segoe UI" w:hAnsi="Segoe UI" w:cs="Segoe UI"/>
                <w:color w:val="000000"/>
                <w:sz w:val="21"/>
                <w:szCs w:val="21"/>
                <w:shd w:val="clear" w:color="auto" w:fill="FFFFFF"/>
              </w:rPr>
              <w:t>”</w:t>
            </w:r>
            <w:r w:rsidR="008A61CA">
              <w:rPr>
                <w:rFonts w:ascii="Segoe UI" w:hAnsi="Segoe UI" w:cs="Segoe UI"/>
                <w:color w:val="000000"/>
                <w:sz w:val="21"/>
                <w:szCs w:val="21"/>
                <w:shd w:val="clear" w:color="auto" w:fill="FFFFFF"/>
              </w:rPr>
              <w:t xml:space="preserve">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age</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6D09B6DA" w14:textId="2D93DDA2" w:rsidR="00420A2A" w:rsidRDefault="00407F5D" w:rsidP="00420A2A">
            <w:pPr>
              <w:rPr>
                <w:rFonts w:ascii="Segoe UI" w:hAnsi="Segoe UI" w:cs="Segoe UI"/>
                <w:color w:val="000000"/>
                <w:sz w:val="21"/>
                <w:szCs w:val="21"/>
                <w:shd w:val="clear" w:color="auto" w:fill="FFFFFF"/>
              </w:rPr>
            </w:pPr>
            <w:r>
              <w:rPr>
                <w:noProof/>
              </w:rPr>
              <w:drawing>
                <wp:inline distT="0" distB="0" distL="0" distR="0" wp14:anchorId="1CAA4CC5" wp14:editId="39A8EC86">
                  <wp:extent cx="1214438" cy="221323"/>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5693" cy="232486"/>
                          </a:xfrm>
                          <a:prstGeom prst="rect">
                            <a:avLst/>
                          </a:prstGeom>
                        </pic:spPr>
                      </pic:pic>
                    </a:graphicData>
                  </a:graphic>
                </wp:inline>
              </w:drawing>
            </w:r>
          </w:p>
        </w:tc>
        <w:tc>
          <w:tcPr>
            <w:tcW w:w="2610" w:type="dxa"/>
          </w:tcPr>
          <w:p w14:paraId="28B8B35F" w14:textId="08D8994C" w:rsidR="00420A2A" w:rsidRDefault="0014606C" w:rsidP="00420A2A">
            <w:pPr>
              <w:rPr>
                <w:rFonts w:ascii="Segoe UI" w:hAnsi="Segoe UI" w:cs="Segoe UI"/>
                <w:color w:val="000000"/>
                <w:sz w:val="21"/>
                <w:szCs w:val="21"/>
                <w:shd w:val="clear" w:color="auto" w:fill="FFFFFF"/>
              </w:rPr>
            </w:pPr>
            <w:r w:rsidRPr="0014606C">
              <w:rPr>
                <w:rFonts w:ascii="Segoe UI" w:hAnsi="Segoe UI" w:cs="Segoe UI"/>
                <w:color w:val="000000"/>
                <w:sz w:val="21"/>
                <w:szCs w:val="21"/>
                <w:shd w:val="clear" w:color="auto" w:fill="FFFFFF"/>
              </w:rPr>
              <w:t>Up/Down keyboard keys can be used</w:t>
            </w:r>
          </w:p>
        </w:tc>
      </w:tr>
      <w:tr w:rsidR="0073652F" w14:paraId="2216E872" w14:textId="77777777" w:rsidTr="00B915AC">
        <w:tc>
          <w:tcPr>
            <w:tcW w:w="1255" w:type="dxa"/>
          </w:tcPr>
          <w:p w14:paraId="57DA3FF9" w14:textId="591563DD"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Telephone</w:t>
            </w:r>
          </w:p>
        </w:tc>
        <w:tc>
          <w:tcPr>
            <w:tcW w:w="2700" w:type="dxa"/>
          </w:tcPr>
          <w:p w14:paraId="7B61C2B0" w14:textId="3804EBEF" w:rsidR="00420A2A" w:rsidRDefault="00893FFF"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sidR="002F0D5C">
              <w:rPr>
                <w:rFonts w:ascii="Segoe UI" w:hAnsi="Segoe UI" w:cs="Segoe UI"/>
                <w:color w:val="000000"/>
                <w:sz w:val="21"/>
                <w:szCs w:val="21"/>
                <w:shd w:val="clear" w:color="auto" w:fill="FFFFFF"/>
              </w:rPr>
              <w:t>”</w:t>
            </w:r>
            <w:proofErr w:type="spellStart"/>
            <w:r w:rsidR="002F0D5C">
              <w:rPr>
                <w:rFonts w:ascii="Segoe UI" w:hAnsi="Segoe UI" w:cs="Segoe UI"/>
                <w:color w:val="000000"/>
                <w:sz w:val="21"/>
                <w:szCs w:val="21"/>
                <w:shd w:val="clear" w:color="auto" w:fill="FFFFFF"/>
              </w:rPr>
              <w:t>tel</w:t>
            </w:r>
            <w:proofErr w:type="spellEnd"/>
            <w:r w:rsidR="002F0D5C">
              <w:rPr>
                <w:rFonts w:ascii="Segoe UI" w:hAnsi="Segoe UI" w:cs="Segoe UI"/>
                <w:color w:val="000000"/>
                <w:sz w:val="21"/>
                <w:szCs w:val="21"/>
                <w:shd w:val="clear" w:color="auto" w:fill="FFFFFF"/>
              </w:rPr>
              <w:t xml:space="preserve">” </w:t>
            </w:r>
            <w:r w:rsidR="008A61CA">
              <w:rPr>
                <w:rFonts w:ascii="Segoe UI" w:hAnsi="Segoe UI" w:cs="Segoe UI"/>
                <w:color w:val="000000"/>
                <w:sz w:val="21"/>
                <w:szCs w:val="21"/>
                <w:shd w:val="clear" w:color="auto" w:fill="FFFFFF"/>
              </w:rPr>
              <w:t>name=”</w:t>
            </w:r>
            <w:proofErr w:type="spellStart"/>
            <w:r w:rsidR="00D743F0">
              <w:rPr>
                <w:rFonts w:ascii="Segoe UI" w:hAnsi="Segoe UI" w:cs="Segoe UI"/>
                <w:color w:val="000000"/>
                <w:sz w:val="21"/>
                <w:szCs w:val="21"/>
                <w:shd w:val="clear" w:color="auto" w:fill="FFFFFF"/>
              </w:rPr>
              <w:t>userphone</w:t>
            </w:r>
            <w:proofErr w:type="spellEnd"/>
            <w:r w:rsidR="008A61CA">
              <w:rPr>
                <w:rFonts w:ascii="Segoe UI" w:hAnsi="Segoe UI" w:cs="Segoe UI"/>
                <w:color w:val="000000"/>
                <w:sz w:val="21"/>
                <w:szCs w:val="21"/>
                <w:shd w:val="clear" w:color="auto" w:fill="FFFFFF"/>
              </w:rPr>
              <w:t>”</w:t>
            </w:r>
          </w:p>
          <w:p w14:paraId="6AD528DE" w14:textId="2D2F369F" w:rsidR="002F0D5C" w:rsidRDefault="002F0D5C" w:rsidP="008A0290">
            <w:pPr>
              <w:rPr>
                <w:rFonts w:ascii="Segoe UI" w:hAnsi="Segoe UI" w:cs="Segoe UI"/>
                <w:color w:val="000000"/>
                <w:sz w:val="21"/>
                <w:szCs w:val="21"/>
                <w:shd w:val="clear" w:color="auto" w:fill="FFFFFF"/>
              </w:rPr>
            </w:pPr>
            <w:r w:rsidRPr="002F0D5C">
              <w:rPr>
                <w:rFonts w:ascii="Segoe UI" w:hAnsi="Segoe UI" w:cs="Segoe UI"/>
                <w:color w:val="000000"/>
                <w:sz w:val="21"/>
                <w:szCs w:val="21"/>
                <w:shd w:val="clear" w:color="auto" w:fill="FFFFFF"/>
              </w:rPr>
              <w:t>pattern="[0-9]{3}-[0-9]{3}-[0-9]{4}"&gt;</w:t>
            </w:r>
          </w:p>
        </w:tc>
        <w:tc>
          <w:tcPr>
            <w:tcW w:w="4320" w:type="dxa"/>
          </w:tcPr>
          <w:p w14:paraId="0E8DBEB1" w14:textId="2B5100B1" w:rsidR="00420A2A" w:rsidRDefault="00BD30BF" w:rsidP="00420A2A">
            <w:pPr>
              <w:rPr>
                <w:rFonts w:ascii="Segoe UI" w:hAnsi="Segoe UI" w:cs="Segoe UI"/>
                <w:color w:val="000000"/>
                <w:sz w:val="21"/>
                <w:szCs w:val="21"/>
                <w:shd w:val="clear" w:color="auto" w:fill="FFFFFF"/>
              </w:rPr>
            </w:pPr>
            <w:r>
              <w:rPr>
                <w:noProof/>
              </w:rPr>
              <w:drawing>
                <wp:inline distT="0" distB="0" distL="0" distR="0" wp14:anchorId="5D945772" wp14:editId="5329DD88">
                  <wp:extent cx="1715416" cy="5392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539" cy="560048"/>
                          </a:xfrm>
                          <a:prstGeom prst="rect">
                            <a:avLst/>
                          </a:prstGeom>
                        </pic:spPr>
                      </pic:pic>
                    </a:graphicData>
                  </a:graphic>
                </wp:inline>
              </w:drawing>
            </w:r>
          </w:p>
        </w:tc>
        <w:tc>
          <w:tcPr>
            <w:tcW w:w="2610" w:type="dxa"/>
          </w:tcPr>
          <w:p w14:paraId="6ED95175" w14:textId="4D3739B1" w:rsidR="00420A2A" w:rsidRDefault="004E7085"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You can set a regular expression to validate</w:t>
            </w:r>
          </w:p>
        </w:tc>
      </w:tr>
      <w:tr w:rsidR="000135ED" w14:paraId="3DA1C5DF" w14:textId="77777777" w:rsidTr="00A0010E">
        <w:tc>
          <w:tcPr>
            <w:tcW w:w="10885" w:type="dxa"/>
            <w:gridSpan w:val="4"/>
          </w:tcPr>
          <w:p w14:paraId="2C727290" w14:textId="017315AD"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Multiple-line</w:t>
            </w:r>
          </w:p>
        </w:tc>
      </w:tr>
      <w:tr w:rsidR="0073652F" w14:paraId="1A6A683D" w14:textId="77777777" w:rsidTr="00B915AC">
        <w:tc>
          <w:tcPr>
            <w:tcW w:w="1255" w:type="dxa"/>
          </w:tcPr>
          <w:p w14:paraId="0230C166" w14:textId="26888377"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 Area</w:t>
            </w:r>
          </w:p>
        </w:tc>
        <w:tc>
          <w:tcPr>
            <w:tcW w:w="2700" w:type="dxa"/>
          </w:tcPr>
          <w:p w14:paraId="61B2426B" w14:textId="3BF9737D"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w:t>
            </w:r>
            <w:proofErr w:type="spellStart"/>
            <w:r>
              <w:rPr>
                <w:rFonts w:ascii="Segoe UI" w:hAnsi="Segoe UI" w:cs="Segoe UI"/>
                <w:color w:val="000000"/>
                <w:sz w:val="21"/>
                <w:szCs w:val="21"/>
                <w:shd w:val="clear" w:color="auto" w:fill="FFFFFF"/>
              </w:rPr>
              <w:t>textarea</w:t>
            </w:r>
            <w:proofErr w:type="spellEnd"/>
            <w:r>
              <w:rPr>
                <w:rFonts w:ascii="Segoe UI" w:hAnsi="Segoe UI" w:cs="Segoe UI"/>
                <w:color w:val="000000"/>
                <w:sz w:val="21"/>
                <w:szCs w:val="21"/>
                <w:shd w:val="clear" w:color="auto" w:fill="FFFFFF"/>
              </w:rPr>
              <w:t xml:space="preserve"> </w:t>
            </w:r>
            <w:r w:rsidR="008A61CA">
              <w:rPr>
                <w:rFonts w:ascii="Segoe UI" w:hAnsi="Segoe UI" w:cs="Segoe UI"/>
                <w:color w:val="000000"/>
                <w:sz w:val="21"/>
                <w:szCs w:val="21"/>
                <w:shd w:val="clear" w:color="auto" w:fill="FFFFFF"/>
              </w:rPr>
              <w:t>name=”</w:t>
            </w:r>
            <w:proofErr w:type="spellStart"/>
            <w:r w:rsidR="00D743F0">
              <w:rPr>
                <w:rFonts w:ascii="Segoe UI" w:hAnsi="Segoe UI" w:cs="Segoe UI"/>
                <w:color w:val="000000"/>
                <w:sz w:val="21"/>
                <w:szCs w:val="21"/>
                <w:shd w:val="clear" w:color="auto" w:fill="FFFFFF"/>
              </w:rPr>
              <w:t>usercomment</w:t>
            </w:r>
            <w:proofErr w:type="spellEnd"/>
            <w:r w:rsidR="008A61CA">
              <w:rPr>
                <w:rFonts w:ascii="Segoe UI" w:hAnsi="Segoe UI" w:cs="Segoe UI"/>
                <w:color w:val="000000"/>
                <w:sz w:val="21"/>
                <w:szCs w:val="21"/>
                <w:shd w:val="clear" w:color="auto" w:fill="FFFFFF"/>
              </w:rPr>
              <w:t>”</w:t>
            </w:r>
          </w:p>
          <w:p w14:paraId="20C8404B" w14:textId="56426BE0" w:rsidR="00420A2A"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placeholder=”enter here&gt;</w:t>
            </w:r>
          </w:p>
          <w:p w14:paraId="2378212D" w14:textId="253D8A82"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w:t>
            </w:r>
            <w:proofErr w:type="spellStart"/>
            <w:r>
              <w:rPr>
                <w:rFonts w:ascii="Segoe UI" w:hAnsi="Segoe UI" w:cs="Segoe UI"/>
                <w:color w:val="000000"/>
                <w:sz w:val="21"/>
                <w:szCs w:val="21"/>
                <w:shd w:val="clear" w:color="auto" w:fill="FFFFFF"/>
              </w:rPr>
              <w:t>textarea</w:t>
            </w:r>
            <w:proofErr w:type="spellEnd"/>
            <w:r>
              <w:rPr>
                <w:rFonts w:ascii="Segoe UI" w:hAnsi="Segoe UI" w:cs="Segoe UI"/>
                <w:color w:val="000000"/>
                <w:sz w:val="21"/>
                <w:szCs w:val="21"/>
                <w:shd w:val="clear" w:color="auto" w:fill="FFFFFF"/>
              </w:rPr>
              <w:t>&gt;</w:t>
            </w:r>
          </w:p>
        </w:tc>
        <w:tc>
          <w:tcPr>
            <w:tcW w:w="4320" w:type="dxa"/>
          </w:tcPr>
          <w:p w14:paraId="529D7AE3" w14:textId="2F6B486E" w:rsidR="00420A2A" w:rsidRDefault="000B6456" w:rsidP="00420A2A">
            <w:pPr>
              <w:rPr>
                <w:rFonts w:ascii="Segoe UI" w:hAnsi="Segoe UI" w:cs="Segoe UI"/>
                <w:color w:val="000000"/>
                <w:sz w:val="21"/>
                <w:szCs w:val="21"/>
                <w:shd w:val="clear" w:color="auto" w:fill="FFFFFF"/>
              </w:rPr>
            </w:pPr>
            <w:r>
              <w:rPr>
                <w:noProof/>
              </w:rPr>
              <w:drawing>
                <wp:inline distT="0" distB="0" distL="0" distR="0" wp14:anchorId="41C66932" wp14:editId="20FECDB7">
                  <wp:extent cx="1104900" cy="64344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4163" cy="648837"/>
                          </a:xfrm>
                          <a:prstGeom prst="rect">
                            <a:avLst/>
                          </a:prstGeom>
                        </pic:spPr>
                      </pic:pic>
                    </a:graphicData>
                  </a:graphic>
                </wp:inline>
              </w:drawing>
            </w:r>
          </w:p>
        </w:tc>
        <w:tc>
          <w:tcPr>
            <w:tcW w:w="2610" w:type="dxa"/>
          </w:tcPr>
          <w:p w14:paraId="7E804881" w14:textId="273450E1" w:rsidR="00420A2A" w:rsidRDefault="00C72FEE" w:rsidP="00420A2A">
            <w:pPr>
              <w:rPr>
                <w:rFonts w:ascii="Segoe UI" w:hAnsi="Segoe UI" w:cs="Segoe UI"/>
                <w:color w:val="000000"/>
                <w:sz w:val="21"/>
                <w:szCs w:val="21"/>
                <w:shd w:val="clear" w:color="auto" w:fill="FFFFFF"/>
              </w:rPr>
            </w:pPr>
            <w:r w:rsidRPr="00C72FEE">
              <w:rPr>
                <w:rFonts w:ascii="Segoe UI" w:hAnsi="Segoe UI" w:cs="Segoe UI"/>
                <w:color w:val="000000"/>
                <w:sz w:val="21"/>
                <w:szCs w:val="21"/>
                <w:shd w:val="clear" w:color="auto" w:fill="FFFFFF"/>
              </w:rPr>
              <w:t>Can be resized</w:t>
            </w:r>
          </w:p>
        </w:tc>
      </w:tr>
    </w:tbl>
    <w:p w14:paraId="11E61FAC" w14:textId="2380B17D" w:rsidR="002D5BAA" w:rsidRDefault="00653206" w:rsidP="00653206">
      <w:pPr>
        <w:pStyle w:val="Heading4"/>
        <w:rPr>
          <w:shd w:val="clear" w:color="auto" w:fill="FFFFFF"/>
        </w:rPr>
      </w:pPr>
      <w:r>
        <w:rPr>
          <w:shd w:val="clear" w:color="auto" w:fill="FFFFFF"/>
        </w:rPr>
        <w:t xml:space="preserve">Option </w:t>
      </w:r>
      <w:r w:rsidR="00673CE5">
        <w:rPr>
          <w:shd w:val="clear" w:color="auto" w:fill="FFFFFF"/>
        </w:rPr>
        <w:t>I</w:t>
      </w:r>
      <w:r>
        <w:rPr>
          <w:shd w:val="clear" w:color="auto" w:fill="FFFFFF"/>
        </w:rPr>
        <w:t>nput</w:t>
      </w:r>
    </w:p>
    <w:p w14:paraId="69D34BB6" w14:textId="6325EA95" w:rsidR="00653206" w:rsidRDefault="002A162D" w:rsidP="002A162D">
      <w:pPr>
        <w:pStyle w:val="Heading5"/>
        <w:rPr>
          <w:shd w:val="clear" w:color="auto" w:fill="FFFFFF"/>
        </w:rPr>
      </w:pPr>
      <w:r>
        <w:rPr>
          <w:shd w:val="clear" w:color="auto" w:fill="FFFFFF"/>
        </w:rPr>
        <w:t>C</w:t>
      </w:r>
      <w:r w:rsidR="006A614B">
        <w:rPr>
          <w:shd w:val="clear" w:color="auto" w:fill="FFFFFF"/>
        </w:rPr>
        <w:t>heckbox</w:t>
      </w:r>
      <w:r>
        <w:rPr>
          <w:shd w:val="clear" w:color="auto" w:fill="FFFFFF"/>
        </w:rPr>
        <w:t>e</w:t>
      </w:r>
      <w:r w:rsidR="00B64F0B">
        <w:rPr>
          <w:shd w:val="clear" w:color="auto" w:fill="FFFFFF"/>
        </w:rPr>
        <w:t>s</w:t>
      </w:r>
    </w:p>
    <w:p w14:paraId="2425623B" w14:textId="77777777" w:rsidR="00C07CCE" w:rsidRDefault="000F39D5" w:rsidP="00B64F0B">
      <w:r w:rsidRPr="000F39D5">
        <w:t xml:space="preserve">The &lt;input&gt; type "checkbox" are displayed as square boxes which can be checked or unchecked to select </w:t>
      </w:r>
      <w:r w:rsidR="00274744">
        <w:t xml:space="preserve">from zero to multiple </w:t>
      </w:r>
      <w:r w:rsidRPr="000F39D5">
        <w:t>choices from the given options.</w:t>
      </w:r>
      <w:r w:rsidR="00274744">
        <w:t xml:space="preserve"> </w:t>
      </w:r>
      <w:r w:rsidR="00C07CCE">
        <w:t xml:space="preserve">If you want only one choice to be selected, use radio buttons. </w:t>
      </w:r>
    </w:p>
    <w:p w14:paraId="605BAB64" w14:textId="18B3DF70" w:rsidR="00781C90" w:rsidRPr="00B64F0B" w:rsidRDefault="00A36DBF" w:rsidP="00B64F0B">
      <w:r>
        <w:t xml:space="preserve">Each checkbox </w:t>
      </w:r>
      <w:r w:rsidR="00D65279">
        <w:t xml:space="preserve">should have </w:t>
      </w:r>
      <w:proofErr w:type="spellStart"/>
      <w:r w:rsidR="00D65279">
        <w:t>name:value</w:t>
      </w:r>
      <w:proofErr w:type="spellEnd"/>
      <w:r w:rsidR="00D65279">
        <w:t xml:space="preserve"> </w:t>
      </w:r>
      <w:r w:rsidR="000277D7">
        <w:t xml:space="preserve">attribute </w:t>
      </w:r>
      <w:r w:rsidR="00D65279">
        <w:t>pair so that when it’s checked, the data</w:t>
      </w:r>
      <w:r w:rsidR="000277D7">
        <w:t xml:space="preserve"> </w:t>
      </w:r>
      <w:r w:rsidR="00906E76">
        <w:t xml:space="preserve">it carries </w:t>
      </w:r>
      <w:r w:rsidR="00C24862">
        <w:t>can be sent to server</w:t>
      </w:r>
      <w:r w:rsidR="000277D7">
        <w:t>.</w:t>
      </w:r>
      <w:r w:rsidR="00D65279">
        <w:t xml:space="preserve"> </w:t>
      </w:r>
      <w:r w:rsidR="00781C90">
        <w:t>By default, checkboxes are not checked</w:t>
      </w:r>
      <w:r w:rsidR="00E02622">
        <w:t>; if you</w:t>
      </w:r>
      <w:r w:rsidR="00786879">
        <w:t xml:space="preserve"> want</w:t>
      </w:r>
      <w:r w:rsidR="00E02622">
        <w:t xml:space="preserve"> </w:t>
      </w:r>
      <w:r w:rsidR="005A649E">
        <w:t xml:space="preserve">a checkbox to be checked, </w:t>
      </w:r>
      <w:r w:rsidR="00D05732">
        <w:t>add</w:t>
      </w:r>
      <w:r w:rsidR="00E02622">
        <w:t xml:space="preserve"> “checked” attribute </w:t>
      </w:r>
      <w:r w:rsidR="005A649E">
        <w:t>to that element</w:t>
      </w:r>
      <w:r w:rsidR="00E02622">
        <w:t>.</w:t>
      </w:r>
    </w:p>
    <w:p w14:paraId="48AC146C"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p>
    <w:p w14:paraId="0C9840F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Your favorite sport: </w:t>
      </w:r>
    </w:p>
    <w:p w14:paraId="47FFF886"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"sport1"</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"cricket"</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Cricket</w:t>
      </w:r>
    </w:p>
    <w:p w14:paraId="41EE1581"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"sport2"</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"tennis"</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Tennis  </w:t>
      </w:r>
    </w:p>
    <w:p w14:paraId="65BBD41F"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"sport3"</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"football"</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Football  </w:t>
      </w:r>
    </w:p>
    <w:p w14:paraId="71C5966E"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"sport4"</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"baseball"</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Baseball  </w:t>
      </w:r>
    </w:p>
    <w:p w14:paraId="4428ECC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"sport5"</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"badminton"</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Badminton</w:t>
      </w:r>
    </w:p>
    <w:p w14:paraId="710F6614"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"submit"</w:t>
      </w:r>
      <w:r w:rsidRPr="001A6CC4">
        <w:rPr>
          <w:rFonts w:ascii="Consolas" w:eastAsia="Times New Roman" w:hAnsi="Consolas" w:cs="Times New Roman"/>
          <w:color w:val="808080"/>
          <w:sz w:val="21"/>
          <w:szCs w:val="21"/>
        </w:rPr>
        <w:t>&gt;</w:t>
      </w:r>
    </w:p>
    <w:p w14:paraId="76CBEF6B"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    </w:t>
      </w:r>
    </w:p>
    <w:p w14:paraId="5B9212AB" w14:textId="5A812EE9" w:rsidR="002A162D" w:rsidRDefault="00F10D8E" w:rsidP="002A162D">
      <w:r>
        <w:rPr>
          <w:noProof/>
        </w:rPr>
        <w:drawing>
          <wp:inline distT="0" distB="0" distL="0" distR="0" wp14:anchorId="34C73E27" wp14:editId="10EEE1C6">
            <wp:extent cx="697230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396240"/>
                    </a:xfrm>
                    <a:prstGeom prst="rect">
                      <a:avLst/>
                    </a:prstGeom>
                  </pic:spPr>
                </pic:pic>
              </a:graphicData>
            </a:graphic>
          </wp:inline>
        </w:drawing>
      </w:r>
    </w:p>
    <w:p w14:paraId="28F19862" w14:textId="3687F54E" w:rsidR="002809D1" w:rsidRDefault="002809D1" w:rsidP="002A162D">
      <w:r>
        <w:t>In the above example, each option is set as a separate field: sport1, sport2, …</w:t>
      </w:r>
      <w:r w:rsidR="00A36DBF">
        <w:t xml:space="preserve">, sport5. If you use </w:t>
      </w:r>
      <w:r w:rsidR="00B55BB8">
        <w:t xml:space="preserve">a same </w:t>
      </w:r>
      <w:r w:rsidR="003751D4">
        <w:t xml:space="preserve">name “sport” for all the checkboxes then </w:t>
      </w:r>
      <w:r w:rsidR="002275BC">
        <w:t>server will receive data like sport=</w:t>
      </w:r>
      <w:proofErr w:type="spellStart"/>
      <w:r w:rsidR="002275BC">
        <w:t>cricket&amp;sport</w:t>
      </w:r>
      <w:proofErr w:type="spellEnd"/>
      <w:r w:rsidR="002275BC">
        <w:t>=</w:t>
      </w:r>
      <w:proofErr w:type="spellStart"/>
      <w:r w:rsidR="00080E6B">
        <w:t>football&amp;sport</w:t>
      </w:r>
      <w:proofErr w:type="spellEnd"/>
      <w:r w:rsidR="00080E6B">
        <w:t xml:space="preserve">=baseball, which requires </w:t>
      </w:r>
      <w:r w:rsidR="00CA7C2C">
        <w:t>one more step to separate fields.</w:t>
      </w:r>
    </w:p>
    <w:p w14:paraId="18DA8EA0" w14:textId="71DC68F4" w:rsidR="00CA7C2C" w:rsidRDefault="00FF2D36" w:rsidP="00FF2D36">
      <w:pPr>
        <w:pStyle w:val="Heading5"/>
      </w:pPr>
      <w:r>
        <w:t>Radio buttons</w:t>
      </w:r>
    </w:p>
    <w:p w14:paraId="2FB3448A" w14:textId="0FA76CC2" w:rsidR="00FF2D36" w:rsidRDefault="00304C9D" w:rsidP="00FF2D36">
      <w:r w:rsidRPr="00304C9D">
        <w:t>The &lt;input&gt; type "radio" defines the radio buttons, which allow</w:t>
      </w:r>
      <w:r w:rsidR="00EA5276">
        <w:t>s</w:t>
      </w:r>
      <w:r w:rsidRPr="00304C9D">
        <w:t xml:space="preserve"> choosing an option </w:t>
      </w:r>
      <w:r w:rsidR="005D75EF">
        <w:t>among</w:t>
      </w:r>
      <w:r w:rsidRPr="00304C9D">
        <w:t xml:space="preserve"> a set of related options. </w:t>
      </w:r>
      <w:r w:rsidR="005D75EF">
        <w:t>A</w:t>
      </w:r>
      <w:r w:rsidRPr="00304C9D">
        <w:t>t a time only one radio button option can be selected</w:t>
      </w:r>
      <w:r w:rsidR="004F28AF">
        <w:t>; if you want multiple options, use checkboxes.</w:t>
      </w:r>
    </w:p>
    <w:p w14:paraId="25041656" w14:textId="12C54193" w:rsidR="005D75EF" w:rsidRDefault="005D75EF" w:rsidP="00FF2D36">
      <w:r>
        <w:t xml:space="preserve">By default, no option is selected; if you want </w:t>
      </w:r>
      <w:r w:rsidR="0011484F">
        <w:t>some option to be selected, use “checked” attribute as with checkboxes.</w:t>
      </w:r>
    </w:p>
    <w:p w14:paraId="45E4F2F7" w14:textId="6EFCE6FF" w:rsidR="000C772F" w:rsidRDefault="003B0934" w:rsidP="00FF2D36">
      <w:r>
        <w:t>All related choices must have same “name” attribute</w:t>
      </w:r>
      <w:r w:rsidR="00886528">
        <w:t xml:space="preserve">, but different “value”. </w:t>
      </w:r>
      <w:r w:rsidR="00EC6E61">
        <w:t>When the form is submitted, name=value</w:t>
      </w:r>
      <w:r w:rsidR="00EC1EB2">
        <w:t xml:space="preserve"> will be sent </w:t>
      </w:r>
      <w:r w:rsidR="00F91EB4">
        <w:t xml:space="preserve">to server, </w:t>
      </w:r>
      <w:r w:rsidR="00EC1EB2">
        <w:t>where value is the value of the only selected choice.</w:t>
      </w:r>
    </w:p>
    <w:p w14:paraId="1B0E16C0"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p>
    <w:p w14:paraId="068B7309"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Your favorite sport: </w:t>
      </w:r>
    </w:p>
    <w:p w14:paraId="2EC8C4FC"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"cricket"</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Cricket</w:t>
      </w:r>
    </w:p>
    <w:p w14:paraId="6739D189" w14:textId="4FC0944B"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lastRenderedPageBreak/>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"tennis"</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Tennis  </w:t>
      </w:r>
    </w:p>
    <w:p w14:paraId="30285461"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"football"</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Football  </w:t>
      </w:r>
    </w:p>
    <w:p w14:paraId="1639DE63"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"baseball"</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checked</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Baseball  </w:t>
      </w:r>
    </w:p>
    <w:p w14:paraId="45154AF0" w14:textId="7E0DF942"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"badminton"</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Badminton</w:t>
      </w:r>
    </w:p>
    <w:p w14:paraId="5CE8C442"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"submit"</w:t>
      </w:r>
      <w:r w:rsidRPr="000C772F">
        <w:rPr>
          <w:rFonts w:ascii="Consolas" w:eastAsia="Times New Roman" w:hAnsi="Consolas" w:cs="Times New Roman"/>
          <w:color w:val="808080"/>
          <w:sz w:val="21"/>
          <w:szCs w:val="21"/>
        </w:rPr>
        <w:t>&gt;</w:t>
      </w:r>
    </w:p>
    <w:p w14:paraId="68BE0778"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 </w:t>
      </w:r>
    </w:p>
    <w:p w14:paraId="522B98A5" w14:textId="5ECFF3BF" w:rsidR="00381C46" w:rsidRDefault="0027448A" w:rsidP="00FF2D36">
      <w:r>
        <w:rPr>
          <w:noProof/>
        </w:rPr>
        <w:drawing>
          <wp:inline distT="0" distB="0" distL="0" distR="0" wp14:anchorId="23F6B6E8" wp14:editId="51B9C539">
            <wp:extent cx="6972300" cy="467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467360"/>
                    </a:xfrm>
                    <a:prstGeom prst="rect">
                      <a:avLst/>
                    </a:prstGeom>
                  </pic:spPr>
                </pic:pic>
              </a:graphicData>
            </a:graphic>
          </wp:inline>
        </w:drawing>
      </w:r>
    </w:p>
    <w:p w14:paraId="6AC6D0A2" w14:textId="0E91014A" w:rsidR="0027448A" w:rsidRDefault="00D75AEC" w:rsidP="00D75AEC">
      <w:pPr>
        <w:pStyle w:val="Heading5"/>
      </w:pPr>
      <w:r>
        <w:t>Dropdown</w:t>
      </w:r>
      <w:r w:rsidR="004B147A">
        <w:t xml:space="preserve"> and </w:t>
      </w:r>
      <w:r w:rsidR="00283F47">
        <w:t>Select box</w:t>
      </w:r>
    </w:p>
    <w:p w14:paraId="10C8F032" w14:textId="44C6B6FD" w:rsidR="00C10F66" w:rsidRDefault="00C10F66" w:rsidP="00C10F66">
      <w:pPr>
        <w:pStyle w:val="Heading6"/>
      </w:pPr>
      <w:r>
        <w:t>Dropdown</w:t>
      </w:r>
    </w:p>
    <w:p w14:paraId="432AD298" w14:textId="6FD9C78A" w:rsidR="001541E6" w:rsidRDefault="006267B5" w:rsidP="001541E6">
      <w:r>
        <w:t>The &lt;</w:t>
      </w:r>
      <w:r w:rsidRPr="00F52068">
        <w:rPr>
          <w:rStyle w:val="keywordChar"/>
          <w:b/>
          <w:bCs/>
        </w:rPr>
        <w:t>select</w:t>
      </w:r>
      <w:r>
        <w:t xml:space="preserve">&gt; </w:t>
      </w:r>
      <w:r w:rsidR="00462AC1">
        <w:t>and &lt;</w:t>
      </w:r>
      <w:r w:rsidR="00462AC1" w:rsidRPr="00F52068">
        <w:rPr>
          <w:rStyle w:val="keywordChar"/>
          <w:b/>
          <w:bCs/>
        </w:rPr>
        <w:t>option</w:t>
      </w:r>
      <w:r w:rsidR="00462AC1">
        <w:t>&gt; tags define a dropdown list where users can choose only one option</w:t>
      </w:r>
      <w:r w:rsidR="00751784">
        <w:t xml:space="preserve"> among </w:t>
      </w:r>
      <w:r w:rsidR="00DE5C85">
        <w:t xml:space="preserve">that </w:t>
      </w:r>
      <w:r w:rsidR="00751784">
        <w:t>list. Dropdown is similar to radio buttons list</w:t>
      </w:r>
      <w:r w:rsidR="009B0BC3">
        <w:t xml:space="preserve">, </w:t>
      </w:r>
      <w:r w:rsidR="005A2286">
        <w:t>it has</w:t>
      </w:r>
      <w:r w:rsidR="009B0BC3">
        <w:t xml:space="preserve"> </w:t>
      </w:r>
      <w:r w:rsidR="004005AC">
        <w:t xml:space="preserve">one </w:t>
      </w:r>
      <w:r w:rsidR="009B0BC3">
        <w:t xml:space="preserve">“name” </w:t>
      </w:r>
      <w:r w:rsidR="004005AC">
        <w:t xml:space="preserve">attribute </w:t>
      </w:r>
      <w:r w:rsidR="009B0BC3">
        <w:t xml:space="preserve">and </w:t>
      </w:r>
      <w:r w:rsidR="004005AC">
        <w:t xml:space="preserve">multiple </w:t>
      </w:r>
      <w:r w:rsidR="009B0BC3">
        <w:t>“value”</w:t>
      </w:r>
      <w:r w:rsidR="009B7F36">
        <w:t>, but here “name” is in &lt;select&gt; and “value” are in &lt;option&gt;.</w:t>
      </w:r>
      <w:r w:rsidR="00C4200A">
        <w:t xml:space="preserve"> Note </w:t>
      </w:r>
      <w:r w:rsidR="00A45F9F">
        <w:t xml:space="preserve">that </w:t>
      </w:r>
      <w:r w:rsidR="00C4200A">
        <w:t>without “name” attribute, the data cannot be submitted to server.</w:t>
      </w:r>
    </w:p>
    <w:p w14:paraId="636F2484" w14:textId="591B02B1" w:rsidR="005A2286" w:rsidRPr="001541E6" w:rsidRDefault="00A93687" w:rsidP="001541E6">
      <w:r>
        <w:t>For an option to be shown in the dropdown menu, add</w:t>
      </w:r>
      <w:r w:rsidR="008900F4">
        <w:t xml:space="preserve"> “</w:t>
      </w:r>
      <w:r w:rsidR="008900F4" w:rsidRPr="00F52068">
        <w:rPr>
          <w:rStyle w:val="keywordChar"/>
          <w:b/>
          <w:bCs/>
        </w:rPr>
        <w:t>selected</w:t>
      </w:r>
      <w:r w:rsidR="008900F4">
        <w:t>” attribute (similar to “checked” attribute in checkboxes, radio buttons).</w:t>
      </w:r>
    </w:p>
    <w:p w14:paraId="25695537"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p>
    <w:p w14:paraId="54F6DB5F"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Your favorite car: </w:t>
      </w:r>
    </w:p>
    <w:p w14:paraId="1D4AB4C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name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"car"</w:t>
      </w:r>
      <w:r w:rsidRPr="00CF4575">
        <w:rPr>
          <w:rFonts w:ascii="Consolas" w:eastAsia="Times New Roman" w:hAnsi="Consolas" w:cs="Times New Roman"/>
          <w:color w:val="808080"/>
          <w:sz w:val="21"/>
          <w:szCs w:val="21"/>
        </w:rPr>
        <w:t>&gt;</w:t>
      </w:r>
    </w:p>
    <w:p w14:paraId="560664B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selected</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--choose a car--</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E530804"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volvo</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Volvo</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6267502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saab</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Saab</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3079D13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mercedes</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Mercedes</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C5AF80D"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proofErr w:type="spellStart"/>
      <w:r w:rsidRPr="00CF4575">
        <w:rPr>
          <w:rFonts w:ascii="Consolas" w:eastAsia="Times New Roman" w:hAnsi="Consolas" w:cs="Times New Roman"/>
          <w:color w:val="CE9178"/>
          <w:sz w:val="21"/>
          <w:szCs w:val="21"/>
        </w:rPr>
        <w:t>audi</w:t>
      </w:r>
      <w:proofErr w:type="spellEnd"/>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Audi</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58EAEDD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808080"/>
          <w:sz w:val="21"/>
          <w:szCs w:val="21"/>
        </w:rPr>
        <w:t>&gt;</w:t>
      </w:r>
    </w:p>
    <w:p w14:paraId="47B3A9F3"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    </w:t>
      </w:r>
    </w:p>
    <w:p w14:paraId="636B6174" w14:textId="28F88496" w:rsidR="00D75AEC" w:rsidRDefault="00C117B5" w:rsidP="00FF2D36">
      <w:r>
        <w:rPr>
          <w:noProof/>
        </w:rPr>
        <w:drawing>
          <wp:inline distT="0" distB="0" distL="0" distR="0" wp14:anchorId="07DF9B0D" wp14:editId="7A4EAB12">
            <wp:extent cx="2107217" cy="1569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01" r="82567" b="64912"/>
                    <a:stretch/>
                  </pic:blipFill>
                  <pic:spPr bwMode="auto">
                    <a:xfrm>
                      <a:off x="0" y="0"/>
                      <a:ext cx="2121110" cy="1580069"/>
                    </a:xfrm>
                    <a:prstGeom prst="rect">
                      <a:avLst/>
                    </a:prstGeom>
                    <a:ln>
                      <a:noFill/>
                    </a:ln>
                    <a:extLst>
                      <a:ext uri="{53640926-AAD7-44D8-BBD7-CCE9431645EC}">
                        <a14:shadowObscured xmlns:a14="http://schemas.microsoft.com/office/drawing/2010/main"/>
                      </a:ext>
                    </a:extLst>
                  </pic:spPr>
                </pic:pic>
              </a:graphicData>
            </a:graphic>
          </wp:inline>
        </w:drawing>
      </w:r>
    </w:p>
    <w:p w14:paraId="6E9C8589" w14:textId="77777777" w:rsidR="00F90B7C" w:rsidRDefault="00D81F9E" w:rsidP="00FF2D36">
      <w:r>
        <w:t>One can group</w:t>
      </w:r>
      <w:r w:rsidR="00F259B8">
        <w:t xml:space="preserve"> options</w:t>
      </w:r>
      <w:r w:rsidR="003F77C1">
        <w:t xml:space="preserve"> in a &lt;select&gt;</w:t>
      </w:r>
      <w:r w:rsidR="00F259B8">
        <w:t xml:space="preserve"> into subgroups</w:t>
      </w:r>
      <w:r w:rsidR="007305FA">
        <w:t xml:space="preserve"> by putting &lt;option&gt; into </w:t>
      </w:r>
      <w:r w:rsidR="00F90B7C">
        <w:t>&lt;</w:t>
      </w:r>
      <w:proofErr w:type="spellStart"/>
      <w:r w:rsidR="00F90B7C" w:rsidRPr="00F52068">
        <w:rPr>
          <w:rStyle w:val="keywordChar"/>
        </w:rPr>
        <w:t>optgroup</w:t>
      </w:r>
      <w:proofErr w:type="spellEnd"/>
      <w:r w:rsidR="00F90B7C">
        <w:t xml:space="preserve"> label=’subgroup name’&gt;</w:t>
      </w:r>
    </w:p>
    <w:p w14:paraId="045B353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3A150BF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54780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1BA3EFF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B3897A9"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451F278E"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volvo</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73D417C"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saab</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6406162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p>
    <w:p w14:paraId="588CA36B"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6662421"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mercedes</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784BAD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audi</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9FF999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DB3785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491C7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lastRenderedPageBreak/>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61032749" w14:textId="6B426EAB" w:rsidR="009F296B" w:rsidRDefault="00F259B8" w:rsidP="00FF2D36">
      <w:r>
        <w:t xml:space="preserve"> </w:t>
      </w:r>
    </w:p>
    <w:p w14:paraId="39581DA6" w14:textId="77777777" w:rsidR="00ED695E" w:rsidRDefault="00ED695E" w:rsidP="00FF2D36">
      <w:pPr>
        <w:rPr>
          <w:noProof/>
        </w:rPr>
      </w:pPr>
    </w:p>
    <w:p w14:paraId="6B001AF7" w14:textId="77777777" w:rsidR="00D81F9E" w:rsidRDefault="00D81F9E" w:rsidP="00FF2D36">
      <w:pPr>
        <w:rPr>
          <w:noProof/>
        </w:rPr>
      </w:pPr>
    </w:p>
    <w:p w14:paraId="4E29BBB5" w14:textId="480EA7D9" w:rsidR="00F14E90" w:rsidRDefault="00D81F9E" w:rsidP="00FF2D36">
      <w:r>
        <w:rPr>
          <w:noProof/>
        </w:rPr>
        <w:drawing>
          <wp:inline distT="0" distB="0" distL="0" distR="0" wp14:anchorId="38C1CBD6" wp14:editId="24996D64">
            <wp:extent cx="2087656" cy="19716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86" r="82787" b="58711"/>
                    <a:stretch/>
                  </pic:blipFill>
                  <pic:spPr bwMode="auto">
                    <a:xfrm>
                      <a:off x="0" y="0"/>
                      <a:ext cx="2102225" cy="1985434"/>
                    </a:xfrm>
                    <a:prstGeom prst="rect">
                      <a:avLst/>
                    </a:prstGeom>
                    <a:ln>
                      <a:noFill/>
                    </a:ln>
                    <a:extLst>
                      <a:ext uri="{53640926-AAD7-44D8-BBD7-CCE9431645EC}">
                        <a14:shadowObscured xmlns:a14="http://schemas.microsoft.com/office/drawing/2010/main"/>
                      </a:ext>
                    </a:extLst>
                  </pic:spPr>
                </pic:pic>
              </a:graphicData>
            </a:graphic>
          </wp:inline>
        </w:drawing>
      </w:r>
    </w:p>
    <w:p w14:paraId="754A1D26" w14:textId="095AA6FB" w:rsidR="00F46702" w:rsidRDefault="00C34E3B" w:rsidP="00F52068">
      <w:pPr>
        <w:pStyle w:val="Heading6"/>
      </w:pPr>
      <w:r>
        <w:t>Select box</w:t>
      </w:r>
    </w:p>
    <w:p w14:paraId="75C4A194" w14:textId="39DEDE88" w:rsidR="00C34E3B" w:rsidRDefault="00FD18B2" w:rsidP="00FF2D36">
      <w:r>
        <w:t xml:space="preserve">Dropdown menu allows </w:t>
      </w:r>
      <w:r w:rsidR="00A45382">
        <w:t>users</w:t>
      </w:r>
      <w:r>
        <w:t xml:space="preserve"> to choose only one </w:t>
      </w:r>
      <w:r w:rsidR="006219E8">
        <w:t>option; by adding “</w:t>
      </w:r>
      <w:r w:rsidR="006219E8" w:rsidRPr="00F52068">
        <w:rPr>
          <w:rStyle w:val="keywordChar"/>
          <w:b/>
          <w:bCs/>
        </w:rPr>
        <w:t>multiple</w:t>
      </w:r>
      <w:r w:rsidR="006219E8">
        <w:t xml:space="preserve">” attribute, the dropdown menu becomes </w:t>
      </w:r>
      <w:r w:rsidR="00A45382">
        <w:t>a select box that allow users to choose multiple options (by holding CTRL and clicking on options).</w:t>
      </w:r>
    </w:p>
    <w:p w14:paraId="0114DC5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1855419C"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19C2AEE7" w14:textId="1CA80763"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0435DF">
        <w:rPr>
          <w:rFonts w:ascii="Consolas" w:eastAsia="Times New Roman" w:hAnsi="Consolas" w:cs="Times New Roman"/>
          <w:color w:val="FFFF00"/>
          <w:sz w:val="21"/>
          <w:szCs w:val="21"/>
        </w:rPr>
        <w:t>multiple</w:t>
      </w:r>
      <w:r>
        <w:rPr>
          <w:rFonts w:ascii="Consolas" w:eastAsia="Times New Roman" w:hAnsi="Consolas" w:cs="Times New Roman"/>
          <w:color w:val="D4D4D4"/>
          <w:sz w:val="21"/>
          <w:szCs w:val="21"/>
        </w:rPr>
        <w:t xml:space="preserve">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5CBC9FDB"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4B4D852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77F9798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volvo</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8B782B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saab</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31E5E2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p>
    <w:p w14:paraId="6F0ED66E"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745394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mercedes</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25B2B08F"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proofErr w:type="spellStart"/>
      <w:r w:rsidRPr="00F46702">
        <w:rPr>
          <w:rFonts w:ascii="Consolas" w:eastAsia="Times New Roman" w:hAnsi="Consolas" w:cs="Times New Roman"/>
          <w:color w:val="CE9178"/>
          <w:sz w:val="21"/>
          <w:szCs w:val="21"/>
        </w:rPr>
        <w:t>audi</w:t>
      </w:r>
      <w:proofErr w:type="spellEnd"/>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32C2308"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proofErr w:type="spellStart"/>
      <w:r w:rsidRPr="00F46702">
        <w:rPr>
          <w:rFonts w:ascii="Consolas" w:eastAsia="Times New Roman" w:hAnsi="Consolas" w:cs="Times New Roman"/>
          <w:color w:val="569CD6"/>
          <w:sz w:val="21"/>
          <w:szCs w:val="21"/>
        </w:rPr>
        <w:t>optgroup</w:t>
      </w:r>
      <w:proofErr w:type="spellEnd"/>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F48D5E0"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0841E8C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0D4C0CA0" w14:textId="5784D116" w:rsidR="009D2E8B" w:rsidRDefault="00C33FBC" w:rsidP="00FC763C">
      <w:pPr>
        <w:rPr>
          <w:rFonts w:ascii="Segoe UI" w:hAnsi="Segoe UI" w:cs="Segoe UI"/>
          <w:color w:val="000000"/>
          <w:sz w:val="21"/>
          <w:szCs w:val="21"/>
          <w:shd w:val="clear" w:color="auto" w:fill="FFFFFF"/>
        </w:rPr>
      </w:pPr>
      <w:r>
        <w:rPr>
          <w:noProof/>
        </w:rPr>
        <w:drawing>
          <wp:inline distT="0" distB="0" distL="0" distR="0" wp14:anchorId="3B082968" wp14:editId="2602E12A">
            <wp:extent cx="300990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9592"/>
                    <a:stretch/>
                  </pic:blipFill>
                  <pic:spPr bwMode="auto">
                    <a:xfrm>
                      <a:off x="0" y="0"/>
                      <a:ext cx="3009900" cy="895350"/>
                    </a:xfrm>
                    <a:prstGeom prst="rect">
                      <a:avLst/>
                    </a:prstGeom>
                    <a:ln>
                      <a:noFill/>
                    </a:ln>
                    <a:extLst>
                      <a:ext uri="{53640926-AAD7-44D8-BBD7-CCE9431645EC}">
                        <a14:shadowObscured xmlns:a14="http://schemas.microsoft.com/office/drawing/2010/main"/>
                      </a:ext>
                    </a:extLst>
                  </pic:spPr>
                </pic:pic>
              </a:graphicData>
            </a:graphic>
          </wp:inline>
        </w:drawing>
      </w:r>
    </w:p>
    <w:p w14:paraId="1D56281D" w14:textId="68273547" w:rsidR="00C33FBC" w:rsidRDefault="00F068FD" w:rsidP="00DF5506">
      <w:pPr>
        <w:pStyle w:val="Heading4"/>
        <w:rPr>
          <w:shd w:val="clear" w:color="auto" w:fill="FFFFFF"/>
        </w:rPr>
      </w:pPr>
      <w:r>
        <w:rPr>
          <w:shd w:val="clear" w:color="auto" w:fill="FFFFFF"/>
        </w:rPr>
        <w:t>Upload a f</w:t>
      </w:r>
      <w:r w:rsidR="00300DDE">
        <w:rPr>
          <w:shd w:val="clear" w:color="auto" w:fill="FFFFFF"/>
        </w:rPr>
        <w:t>ile</w:t>
      </w:r>
    </w:p>
    <w:p w14:paraId="71D09040" w14:textId="44388FF6" w:rsidR="006F44E2" w:rsidRDefault="009C0FE4" w:rsidP="00AF531A">
      <w:r>
        <w:t>The &lt;input type=”file”&gt;</w:t>
      </w:r>
      <w:r w:rsidR="0087784E">
        <w:t xml:space="preserve"> shows a button for users to choose a file</w:t>
      </w:r>
      <w:r w:rsidR="009F5877">
        <w:t xml:space="preserve"> from user computer</w:t>
      </w:r>
      <w:r w:rsidR="00973CDC">
        <w:t xml:space="preserve"> (but then do nothing with the chosen file)</w:t>
      </w:r>
      <w:r w:rsidR="000F33C7">
        <w:t xml:space="preserve">. </w:t>
      </w:r>
      <w:r w:rsidR="006F44E2">
        <w:t xml:space="preserve">In order for users to upload their files to server, need: </w:t>
      </w:r>
    </w:p>
    <w:p w14:paraId="3CBC2F45" w14:textId="0E95850E" w:rsidR="00ED543F" w:rsidRDefault="00ED543F" w:rsidP="006F44E2">
      <w:pPr>
        <w:pStyle w:val="ListParagraph"/>
        <w:numPr>
          <w:ilvl w:val="0"/>
          <w:numId w:val="18"/>
        </w:numPr>
      </w:pPr>
      <w:r>
        <w:t xml:space="preserve">A HTML </w:t>
      </w:r>
      <w:r w:rsidR="003C0CBB">
        <w:t>&lt;</w:t>
      </w:r>
      <w:r>
        <w:t>form</w:t>
      </w:r>
      <w:r w:rsidR="003C0CBB">
        <w:t>&gt;</w:t>
      </w:r>
      <w:r>
        <w:t xml:space="preserve"> that contains:</w:t>
      </w:r>
    </w:p>
    <w:p w14:paraId="13BEB0A4" w14:textId="0EE774CE" w:rsidR="00452888" w:rsidRPr="00452888" w:rsidRDefault="003C0CBB" w:rsidP="00452888">
      <w:pPr>
        <w:pStyle w:val="ListParagraph"/>
        <w:numPr>
          <w:ilvl w:val="1"/>
          <w:numId w:val="18"/>
        </w:numPr>
      </w:pPr>
      <w:r>
        <w:t xml:space="preserve">Attribute </w:t>
      </w:r>
      <w:proofErr w:type="spellStart"/>
      <w:r w:rsidR="00452888" w:rsidRPr="00452888">
        <w:t>enctype</w:t>
      </w:r>
      <w:proofErr w:type="spellEnd"/>
      <w:r w:rsidR="00452888" w:rsidRPr="00452888">
        <w:t>="multipart/form-data"</w:t>
      </w:r>
      <w:r w:rsidR="00452888">
        <w:t xml:space="preserve"> </w:t>
      </w:r>
    </w:p>
    <w:p w14:paraId="327AF955" w14:textId="5562DEF8" w:rsidR="003C0CBB" w:rsidRDefault="003C0CBB" w:rsidP="00ED543F">
      <w:pPr>
        <w:pStyle w:val="ListParagraph"/>
        <w:numPr>
          <w:ilvl w:val="1"/>
          <w:numId w:val="18"/>
        </w:numPr>
      </w:pPr>
    </w:p>
    <w:p w14:paraId="4333C7B3" w14:textId="191E1792" w:rsidR="00AF531A" w:rsidRDefault="00F67C92" w:rsidP="00ED543F">
      <w:pPr>
        <w:pStyle w:val="ListParagraph"/>
        <w:numPr>
          <w:ilvl w:val="1"/>
          <w:numId w:val="18"/>
        </w:numPr>
      </w:pPr>
      <w:r>
        <w:t>&lt;input type=”file”&gt;</w:t>
      </w:r>
      <w:r>
        <w:t xml:space="preserve"> to show a </w:t>
      </w:r>
      <w:r w:rsidR="00021AAC">
        <w:t xml:space="preserve">button for </w:t>
      </w:r>
      <w:r w:rsidR="00973CDC">
        <w:t>users to choose a file from their computer</w:t>
      </w:r>
      <w:r w:rsidR="002F7F82">
        <w:t xml:space="preserve"> </w:t>
      </w:r>
    </w:p>
    <w:p w14:paraId="6A838564" w14:textId="77777777" w:rsidR="00F67C92" w:rsidRDefault="00F67C92" w:rsidP="00ED543F">
      <w:pPr>
        <w:pStyle w:val="ListParagraph"/>
        <w:numPr>
          <w:ilvl w:val="1"/>
          <w:numId w:val="18"/>
        </w:numPr>
      </w:pPr>
    </w:p>
    <w:p w14:paraId="74458260" w14:textId="77777777" w:rsidR="002F7F82" w:rsidRPr="00AF531A" w:rsidRDefault="002F7F82" w:rsidP="006F44E2">
      <w:pPr>
        <w:pStyle w:val="ListParagraph"/>
        <w:numPr>
          <w:ilvl w:val="0"/>
          <w:numId w:val="18"/>
        </w:numPr>
      </w:pPr>
    </w:p>
    <w:p w14:paraId="721FD352" w14:textId="4173A9F6"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lastRenderedPageBreak/>
        <w:t xml:space="preserve">The most commonly used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(a singleton element), which has 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is a singleton 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127085FC" w:rsidR="000F7CFE"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01D0C661" w14:textId="4BD66ECC" w:rsidR="008E2DDE" w:rsidRDefault="008E2DDE" w:rsidP="00615F51">
      <w:pPr>
        <w:pStyle w:val="Heading3"/>
      </w:pPr>
      <w:r>
        <w:t>(3) Submit/Reset button</w:t>
      </w:r>
    </w:p>
    <w:p w14:paraId="7C6570EF" w14:textId="17744E4C" w:rsidR="00615F51" w:rsidRDefault="00FD0731" w:rsidP="00615F51">
      <w:r w:rsidRPr="003D6D84">
        <w:rPr>
          <w:rStyle w:val="keywordChar"/>
        </w:rPr>
        <w:t>&lt;input&gt;</w:t>
      </w:r>
      <w:r w:rsidR="00D86E34">
        <w:t xml:space="preserve"> element can be used to make a submit</w:t>
      </w:r>
      <w:r w:rsidR="0057279C">
        <w:t xml:space="preserve"> button (submit the form to server) or </w:t>
      </w:r>
      <w:r w:rsidR="00D86E34">
        <w:t>reset button</w:t>
      </w:r>
      <w:r w:rsidR="0057279C">
        <w:t xml:space="preserve"> (clear</w:t>
      </w:r>
      <w:r w:rsidR="003D6D84">
        <w:t xml:space="preserve"> user input)</w:t>
      </w:r>
      <w:r w:rsidR="00F870EB">
        <w:t>.</w:t>
      </w:r>
    </w:p>
    <w:p w14:paraId="7C8D6017" w14:textId="2A320EE9" w:rsidR="0057279C" w:rsidRDefault="00BA253D" w:rsidP="00615F51">
      <w:r>
        <w:t>Attribute:</w:t>
      </w:r>
    </w:p>
    <w:p w14:paraId="696A29FD" w14:textId="77777777" w:rsidR="00EE5C12" w:rsidRDefault="00EE5C12" w:rsidP="00EE5C12">
      <w:pPr>
        <w:pStyle w:val="ListParagraph"/>
        <w:numPr>
          <w:ilvl w:val="0"/>
          <w:numId w:val="18"/>
        </w:numPr>
      </w:pPr>
      <w:r>
        <w:t>type=’</w:t>
      </w:r>
      <w:proofErr w:type="spellStart"/>
      <w:r>
        <w:t>submit|reset</w:t>
      </w:r>
      <w:proofErr w:type="spellEnd"/>
      <w:r>
        <w:t>’ indicate the type</w:t>
      </w:r>
    </w:p>
    <w:p w14:paraId="5D72C700" w14:textId="7A167751" w:rsidR="00BA253D" w:rsidRDefault="004F726E" w:rsidP="00BA253D">
      <w:pPr>
        <w:pStyle w:val="ListParagraph"/>
        <w:numPr>
          <w:ilvl w:val="0"/>
          <w:numId w:val="18"/>
        </w:numPr>
      </w:pPr>
      <w:r>
        <w:t>value=’…’ the text displayed on the button</w:t>
      </w:r>
    </w:p>
    <w:p w14:paraId="5B5C163C" w14:textId="1F231165" w:rsidR="00F870EB" w:rsidRDefault="00F870EB" w:rsidP="00615F51">
      <w:r>
        <w:t>Example:</w:t>
      </w:r>
    </w:p>
    <w:p w14:paraId="5347B4F6" w14:textId="4076363A" w:rsidR="00F870EB" w:rsidRDefault="00F870EB" w:rsidP="00F870EB">
      <w:pPr>
        <w:pStyle w:val="Code"/>
      </w:pPr>
      <w:r>
        <w:t>&lt;form action="/examples/html/</w:t>
      </w:r>
      <w:proofErr w:type="spellStart"/>
      <w:r>
        <w:t>action.php</w:t>
      </w:r>
      <w:proofErr w:type="spellEnd"/>
      <w:r>
        <w:t>" method="post"&gt;</w:t>
      </w:r>
    </w:p>
    <w:p w14:paraId="00F616A4" w14:textId="69488470" w:rsidR="00F870EB" w:rsidRDefault="00F870EB" w:rsidP="00F870EB">
      <w:pPr>
        <w:pStyle w:val="Code"/>
      </w:pPr>
      <w:r>
        <w:t xml:space="preserve">    &lt;label for="user-input"&gt;Enter user input:&lt;/label&gt;</w:t>
      </w:r>
    </w:p>
    <w:p w14:paraId="7BCF39D0" w14:textId="01ADDCFA" w:rsidR="00F870EB" w:rsidRDefault="00F870EB" w:rsidP="00F870EB">
      <w:pPr>
        <w:pStyle w:val="Code"/>
      </w:pPr>
      <w:r>
        <w:t xml:space="preserve">    &lt;input type="text" id="user-input"&gt;</w:t>
      </w:r>
    </w:p>
    <w:p w14:paraId="3C8F3EED" w14:textId="77777777" w:rsidR="00F870EB" w:rsidRDefault="00F870EB" w:rsidP="00F870EB">
      <w:pPr>
        <w:pStyle w:val="Code"/>
      </w:pPr>
    </w:p>
    <w:p w14:paraId="3FBD1ACE" w14:textId="421862B3" w:rsidR="00F870EB" w:rsidRDefault="00F870EB" w:rsidP="00F870EB">
      <w:pPr>
        <w:pStyle w:val="Code"/>
      </w:pPr>
      <w:r>
        <w:t xml:space="preserve">    &lt;input type="submit" value="Submit now"&gt;</w:t>
      </w:r>
    </w:p>
    <w:p w14:paraId="54BA328B" w14:textId="00DFFC8A" w:rsidR="00F870EB" w:rsidRDefault="00F870EB" w:rsidP="00F870EB">
      <w:pPr>
        <w:pStyle w:val="Code"/>
      </w:pPr>
      <w:r>
        <w:t xml:space="preserve">    &lt;input type="reset" value="Reset now"&gt;</w:t>
      </w:r>
    </w:p>
    <w:p w14:paraId="1F5F1C1F" w14:textId="67D3646D" w:rsidR="00F870EB" w:rsidRDefault="00F870EB" w:rsidP="00F870EB">
      <w:pPr>
        <w:pStyle w:val="Code"/>
      </w:pPr>
      <w:r>
        <w:t>&lt;/form&gt;</w:t>
      </w:r>
    </w:p>
    <w:p w14:paraId="33C08DC7" w14:textId="156E10DF" w:rsidR="006C3CF3" w:rsidRPr="006C3CF3" w:rsidRDefault="006C3CF3" w:rsidP="006C3CF3">
      <w:r>
        <w:rPr>
          <w:noProof/>
        </w:rPr>
        <w:drawing>
          <wp:inline distT="0" distB="0" distL="0" distR="0" wp14:anchorId="3A89FC20" wp14:editId="5A9A2B8B">
            <wp:extent cx="56673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76250"/>
                    </a:xfrm>
                    <a:prstGeom prst="rect">
                      <a:avLst/>
                    </a:prstGeom>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xml:space="preserve"> in any publishing software like WinWord or </w:t>
      </w:r>
      <w:proofErr w:type="spellStart"/>
      <w:r w:rsidRPr="005C40F9">
        <w:rPr>
          <w:rFonts w:ascii="Segoe UI" w:eastAsia="Times New Roman" w:hAnsi="Segoe UI" w:cs="Segoe UI"/>
          <w:color w:val="000000"/>
          <w:sz w:val="21"/>
          <w:szCs w:val="21"/>
        </w:rPr>
        <w:t>LaTex</w:t>
      </w:r>
      <w:proofErr w:type="spellEnd"/>
      <w:r w:rsidRPr="005C40F9">
        <w:rPr>
          <w:rFonts w:ascii="Segoe UI" w:eastAsia="Times New Roman" w:hAnsi="Segoe UI" w:cs="Segoe UI"/>
          <w:color w:val="000000"/>
          <w:sz w:val="21"/>
          <w:szCs w:val="21"/>
        </w:rPr>
        <w:t>.</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lastRenderedPageBreak/>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proofErr w:type="spellStart"/>
      <w:r w:rsidRPr="001246C8">
        <w:rPr>
          <w:rStyle w:val="HTMLCode"/>
          <w:rFonts w:ascii="Consolas" w:eastAsiaTheme="majorEastAsia" w:hAnsi="Consolas"/>
          <w:color w:val="FF0000"/>
        </w:rPr>
        <w:t>name:value</w:t>
      </w:r>
      <w:proofErr w:type="spellEnd"/>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50759027" w14:textId="77777777" w:rsidR="00837967" w:rsidRDefault="00837967" w:rsidP="00976B01">
      <w:pPr>
        <w:pStyle w:val="Code"/>
        <w:rPr>
          <w:color w:val="000000"/>
        </w:rPr>
      </w:pPr>
      <w:r>
        <w:rPr>
          <w:color w:val="000000"/>
        </w:rPr>
        <w:t xml:space="preserve">  margin: 10px auto 10px auto;  </w:t>
      </w:r>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proofErr w:type="spellStart"/>
      <w:r w:rsidRPr="005B101A">
        <w:rPr>
          <w:rStyle w:val="HTMLCode"/>
          <w:rFonts w:ascii="Consolas" w:eastAsiaTheme="majorEastAsia" w:hAnsi="Consolas"/>
          <w:color w:val="FF0000"/>
        </w:rPr>
        <w:t>name:value</w:t>
      </w:r>
      <w:proofErr w:type="spellEnd"/>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proofErr w:type="spellStart"/>
      <w:r w:rsidR="005B101A" w:rsidRPr="005B101A">
        <w:rPr>
          <w:rStyle w:val="HTMLCode"/>
          <w:rFonts w:ascii="Consolas" w:eastAsiaTheme="majorEastAsia" w:hAnsi="Consolas"/>
          <w:color w:val="000000"/>
        </w:rPr>
        <w:t>name:value</w:t>
      </w:r>
      <w:proofErr w:type="spellEnd"/>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If the same set of styles is applicable to more than one elements, the selectors can be grouped together in one single rule (called Group-Selector). The </w:t>
      </w:r>
      <w:proofErr w:type="spellStart"/>
      <w:r>
        <w:rPr>
          <w:rFonts w:ascii="Segoe UI" w:hAnsi="Segoe UI" w:cs="Segoe UI"/>
          <w:color w:val="000000"/>
          <w:sz w:val="21"/>
          <w:szCs w:val="21"/>
        </w:rPr>
        <w:t>tagnames</w:t>
      </w:r>
      <w:proofErr w:type="spellEnd"/>
      <w:r>
        <w:rPr>
          <w:rFonts w:ascii="Segoe UI" w:hAnsi="Segoe UI" w:cs="Segoe UI"/>
          <w:color w:val="000000"/>
          <w:sz w:val="21"/>
          <w:szCs w:val="21"/>
        </w:rPr>
        <w:t xml:space="preserve">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lastRenderedPageBreak/>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w:t>
      </w:r>
      <w:proofErr w:type="spellStart"/>
      <w:r w:rsidRPr="00FC1576">
        <w:rPr>
          <w:rFonts w:ascii="Consolas" w:eastAsia="Times New Roman" w:hAnsi="Consolas" w:cs="Courier New"/>
          <w:color w:val="000000"/>
          <w:sz w:val="20"/>
          <w:szCs w:val="20"/>
        </w:rPr>
        <w:t>background-color:black</w:t>
      </w:r>
      <w:proofErr w:type="spellEnd"/>
      <w:r w:rsidRPr="00FC1576">
        <w:rPr>
          <w:rFonts w:ascii="Consolas" w:eastAsia="Times New Roman" w:hAnsi="Consolas" w:cs="Courier New"/>
          <w:color w:val="000000"/>
          <w:sz w:val="20"/>
          <w:szCs w:val="20"/>
        </w:rPr>
        <w:t xml:space="preserve">; </w:t>
      </w:r>
      <w:proofErr w:type="spellStart"/>
      <w:r w:rsidRPr="00FC1576">
        <w:rPr>
          <w:rFonts w:ascii="Consolas" w:eastAsia="Times New Roman" w:hAnsi="Consolas" w:cs="Courier New"/>
          <w:color w:val="000000"/>
          <w:sz w:val="20"/>
          <w:szCs w:val="20"/>
        </w:rPr>
        <w:t>color:white</w:t>
      </w:r>
      <w:proofErr w:type="spellEnd"/>
      <w:r w:rsidRPr="00FC1576">
        <w:rPr>
          <w:rFonts w:ascii="Consolas" w:eastAsia="Times New Roman" w:hAnsi="Consolas" w:cs="Courier New"/>
          <w:color w:val="000000"/>
          <w:sz w:val="20"/>
          <w:szCs w:val="20"/>
        </w:rPr>
        <w:t>;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xml:space="preserve"> followed by the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xml:space="preserve">, selects all elements with the given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w:t>
      </w:r>
      <w:proofErr w:type="spellStart"/>
      <w:r w:rsidRPr="00095251">
        <w:rPr>
          <w:rFonts w:ascii="Consolas" w:eastAsia="Times New Roman" w:hAnsi="Consolas" w:cs="Courier New"/>
          <w:color w:val="000000"/>
          <w:sz w:val="20"/>
          <w:szCs w:val="20"/>
        </w:rPr>
        <w:t>font-style:italic</w:t>
      </w:r>
      <w:proofErr w:type="spellEnd"/>
      <w:r w:rsidRPr="00095251">
        <w:rPr>
          <w:rFonts w:ascii="Consolas" w:eastAsia="Times New Roman" w:hAnsi="Consolas" w:cs="Courier New"/>
          <w:color w:val="000000"/>
          <w:sz w:val="20"/>
          <w:szCs w:val="20"/>
        </w:rPr>
        <w:t>;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w:t>
      </w:r>
      <w:proofErr w:type="spellStart"/>
      <w:r w:rsidRPr="00095251">
        <w:rPr>
          <w:rFonts w:ascii="Consolas" w:eastAsia="Times New Roman" w:hAnsi="Consolas" w:cs="Courier New"/>
          <w:color w:val="000000"/>
          <w:sz w:val="20"/>
          <w:szCs w:val="20"/>
        </w:rPr>
        <w:t>font-weight:bold</w:t>
      </w:r>
      <w:proofErr w:type="spellEnd"/>
      <w:r w:rsidRPr="00095251">
        <w:rPr>
          <w:rFonts w:ascii="Consolas" w:eastAsia="Times New Roman" w:hAnsi="Consolas" w:cs="Courier New"/>
          <w:color w:val="000000"/>
          <w:sz w:val="20"/>
          <w:szCs w:val="20"/>
        </w:rPr>
        <w:t>;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color:red</w:t>
      </w:r>
      <w:proofErr w:type="spellEnd"/>
      <w:r w:rsidRPr="00095251">
        <w:rPr>
          <w:rFonts w:ascii="Consolas" w:eastAsia="Times New Roman" w:hAnsi="Consolas" w:cs="Courier New"/>
          <w:color w:val="000000"/>
          <w:sz w:val="20"/>
          <w:szCs w:val="20"/>
        </w:rPr>
        <w:t>;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text-decoration:underline</w:t>
      </w:r>
      <w:proofErr w:type="spellEnd"/>
      <w:r w:rsidRPr="00095251">
        <w:rPr>
          <w:rFonts w:ascii="Consolas" w:eastAsia="Times New Roman" w:hAnsi="Consolas" w:cs="Courier New"/>
          <w:color w:val="000000"/>
          <w:sz w:val="20"/>
          <w:szCs w:val="20"/>
        </w:rPr>
        <w:t>;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w:t>
      </w:r>
      <w:proofErr w:type="spellStart"/>
      <w:r>
        <w:rPr>
          <w:rFonts w:ascii="Consolas" w:hAnsi="Consolas"/>
          <w:color w:val="000000"/>
        </w:rPr>
        <w:t>align:center</w:t>
      </w:r>
      <w:proofErr w:type="spellEnd"/>
      <w:r>
        <w:rPr>
          <w:rFonts w:ascii="Consolas" w:hAnsi="Consolas"/>
          <w:color w:val="000000"/>
        </w:rPr>
        <w:t xml:space="preserve">; </w:t>
      </w:r>
      <w:proofErr w:type="spellStart"/>
      <w:r>
        <w:rPr>
          <w:rFonts w:ascii="Consolas" w:hAnsi="Consolas"/>
          <w:color w:val="000000"/>
        </w:rPr>
        <w:t>font-style:bold</w:t>
      </w:r>
      <w:proofErr w:type="spellEnd"/>
      <w:r>
        <w:rPr>
          <w:rFonts w:ascii="Consolas" w:hAnsi="Consolas"/>
          <w:color w:val="000000"/>
        </w:rPr>
        <w:t>;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w:t>
      </w:r>
      <w:proofErr w:type="spellStart"/>
      <w:r>
        <w:rPr>
          <w:rFonts w:ascii="Consolas" w:hAnsi="Consolas"/>
          <w:color w:val="000000"/>
        </w:rPr>
        <w:t>text-transform:uppercase</w:t>
      </w:r>
      <w:proofErr w:type="spellEnd"/>
      <w:r>
        <w:rPr>
          <w:rFonts w:ascii="Consolas" w:hAnsi="Consolas"/>
          <w:color w:val="000000"/>
        </w:rPr>
        <w:t xml:space="preserv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w:t>
      </w:r>
      <w:proofErr w:type="spellStart"/>
      <w:r>
        <w:rPr>
          <w:rFonts w:ascii="Consolas" w:hAnsi="Consolas"/>
          <w:color w:val="000000"/>
        </w:rPr>
        <w:t>align:justify</w:t>
      </w:r>
      <w:proofErr w:type="spellEnd"/>
      <w:r>
        <w:rPr>
          <w:rFonts w:ascii="Consolas" w:hAnsi="Consolas"/>
          <w:color w:val="000000"/>
        </w:rPr>
        <w:t>;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w:t>
      </w:r>
      <w:proofErr w:type="spellStart"/>
      <w:r>
        <w:rPr>
          <w:rFonts w:ascii="Consolas" w:hAnsi="Consolas"/>
          <w:color w:val="000000"/>
        </w:rPr>
        <w:t>text-decoration:underline</w:t>
      </w:r>
      <w:proofErr w:type="spellEnd"/>
      <w:r>
        <w:rPr>
          <w:rFonts w:ascii="Consolas" w:hAnsi="Consolas"/>
          <w:color w:val="000000"/>
        </w:rPr>
        <w:t xml:space="preserv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w:t>
      </w:r>
      <w:proofErr w:type="spellStart"/>
      <w:r>
        <w:rPr>
          <w:rFonts w:ascii="Consolas" w:hAnsi="Consolas"/>
          <w:color w:val="000000"/>
        </w:rPr>
        <w:t>align:right</w:t>
      </w:r>
      <w:proofErr w:type="spellEnd"/>
      <w:r>
        <w:rPr>
          <w:rFonts w:ascii="Consolas" w:hAnsi="Consolas"/>
          <w:color w:val="000000"/>
        </w:rPr>
        <w: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w:t>
      </w:r>
      <w:proofErr w:type="spellStart"/>
      <w:r>
        <w:rPr>
          <w:rFonts w:ascii="Consolas" w:hAnsi="Consolas"/>
          <w:color w:val="000000"/>
        </w:rPr>
        <w:t>text-decoration:none</w:t>
      </w:r>
      <w:proofErr w:type="spellEnd"/>
      <w:r>
        <w:rPr>
          <w:rFonts w:ascii="Consolas" w:hAnsi="Consolas"/>
          <w:color w:val="000000"/>
        </w:rPr>
        <w:t xml:space="preserv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lastRenderedPageBreak/>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xml:space="preserve"> with </w:t>
      </w:r>
      <w:proofErr w:type="spellStart"/>
      <w:r w:rsidRPr="00AE14B9">
        <w:rPr>
          <w:rFonts w:ascii="Segoe UI" w:eastAsia="Times New Roman" w:hAnsi="Segoe UI" w:cs="Segoe UI"/>
          <w:color w:val="000000"/>
          <w:sz w:val="21"/>
          <w:szCs w:val="21"/>
        </w:rPr>
        <w:t>classname</w:t>
      </w:r>
      <w:proofErr w:type="spellEnd"/>
      <w:r w:rsidRPr="00AE14B9">
        <w:rPr>
          <w:rFonts w:ascii="Segoe UI" w:eastAsia="Times New Roman" w:hAnsi="Segoe UI" w:cs="Segoe UI"/>
          <w:color w:val="000000"/>
          <w:sz w:val="21"/>
          <w:szCs w:val="21"/>
        </w:rPr>
        <w:t xml:space="preserv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color:black</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AE14B9">
        <w:rPr>
          <w:rFonts w:ascii="Consolas" w:eastAsia="Times New Roman" w:hAnsi="Consolas" w:cs="Courier New"/>
          <w:color w:val="E31B23"/>
          <w:sz w:val="20"/>
          <w:szCs w:val="20"/>
        </w:rPr>
        <w:t>p.red</w:t>
      </w:r>
      <w:proofErr w:type="spellEnd"/>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color:red</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AE14B9">
        <w:rPr>
          <w:rFonts w:ascii="Consolas" w:eastAsia="Times New Roman" w:hAnsi="Consolas" w:cs="Courier New"/>
          <w:color w:val="E31B23"/>
          <w:sz w:val="20"/>
          <w:szCs w:val="20"/>
        </w:rPr>
        <w:t>p.blue</w:t>
      </w:r>
      <w:proofErr w:type="spellEnd"/>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color:blue</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w:t>
      </w:r>
      <w:proofErr w:type="spellStart"/>
      <w:r w:rsidR="00BF056B">
        <w:rPr>
          <w:rFonts w:ascii="Consolas" w:hAnsi="Consolas"/>
          <w:color w:val="000000"/>
        </w:rPr>
        <w:t>color:red</w:t>
      </w:r>
      <w:proofErr w:type="spellEnd"/>
      <w:r w:rsidR="00BF056B">
        <w:rPr>
          <w:rFonts w:ascii="Consolas" w:hAnsi="Consolas"/>
          <w:color w:val="000000"/>
        </w:rPr>
        <w:t>;</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w:t>
      </w:r>
      <w:r w:rsidR="00101E06">
        <w:rPr>
          <w:rFonts w:ascii="Consolas" w:eastAsia="Times New Roman" w:hAnsi="Consolas" w:cs="Courier New"/>
          <w:color w:val="000000"/>
          <w:sz w:val="20"/>
          <w:szCs w:val="20"/>
        </w:rPr>
        <w:t>red</w:t>
      </w:r>
      <w:proofErr w:type="spellEnd"/>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w:t>
      </w:r>
      <w:proofErr w:type="spellStart"/>
      <w:r w:rsidR="00534673" w:rsidRPr="00AE14B9">
        <w:rPr>
          <w:rFonts w:ascii="Consolas" w:eastAsia="Times New Roman" w:hAnsi="Consolas" w:cs="Courier New"/>
          <w:color w:val="000000"/>
          <w:sz w:val="20"/>
          <w:szCs w:val="20"/>
        </w:rPr>
        <w:t>color:red</w:t>
      </w:r>
      <w:proofErr w:type="spellEnd"/>
      <w:r w:rsidR="00534673" w:rsidRPr="00AE14B9">
        <w:rPr>
          <w:rFonts w:ascii="Consolas" w:eastAsia="Times New Roman" w:hAnsi="Consolas" w:cs="Courier New"/>
          <w:color w:val="000000"/>
          <w:sz w:val="20"/>
          <w:szCs w:val="20"/>
        </w:rPr>
        <w:t>;}</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w:t>
      </w:r>
      <w:r>
        <w:rPr>
          <w:rFonts w:ascii="Consolas" w:eastAsia="Times New Roman" w:hAnsi="Consolas" w:cs="Courier New"/>
          <w:color w:val="000000"/>
          <w:sz w:val="20"/>
          <w:szCs w:val="20"/>
        </w:rPr>
        <w:t>red</w:t>
      </w:r>
      <w:proofErr w:type="spellEnd"/>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w:t>
      </w:r>
      <w:proofErr w:type="spellStart"/>
      <w:r w:rsidRPr="00AE14B9">
        <w:rPr>
          <w:rFonts w:ascii="Consolas" w:eastAsia="Times New Roman" w:hAnsi="Consolas" w:cs="Courier New"/>
          <w:color w:val="000000"/>
          <w:sz w:val="20"/>
          <w:szCs w:val="20"/>
        </w:rPr>
        <w:t>color:red</w:t>
      </w:r>
      <w:proofErr w:type="spellEnd"/>
      <w:r w:rsidRPr="00AE14B9">
        <w:rPr>
          <w:rFonts w:ascii="Consolas" w:eastAsia="Times New Roman" w:hAnsi="Consolas" w:cs="Courier New"/>
          <w:color w:val="000000"/>
          <w:sz w:val="20"/>
          <w:szCs w:val="20"/>
        </w:rPr>
        <w:t xml:space="preserve">;} </w:t>
      </w:r>
    </w:p>
    <w:p w14:paraId="1FD773A6" w14:textId="0582763D" w:rsidR="00BF056B" w:rsidRDefault="00B46AE0" w:rsidP="00DA10F8">
      <w:pPr>
        <w:pStyle w:val="Heading4"/>
      </w:pPr>
      <w:r>
        <w:lastRenderedPageBreak/>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xml:space="preserve">" for ordinary </w:t>
      </w:r>
      <w:proofErr w:type="spellStart"/>
      <w:r>
        <w:rPr>
          <w:rFonts w:ascii="Segoe UI" w:hAnsi="Segoe UI" w:cs="Segoe UI"/>
          <w:color w:val="000000"/>
          <w:sz w:val="21"/>
          <w:szCs w:val="21"/>
        </w:rPr>
        <w:t>classname</w:t>
      </w:r>
      <w:proofErr w:type="spellEnd"/>
      <w:r>
        <w:rPr>
          <w:rFonts w:ascii="Segoe UI" w:hAnsi="Segoe UI" w:cs="Segoe UI"/>
          <w:color w:val="000000"/>
          <w:sz w:val="21"/>
          <w:szCs w:val="21"/>
        </w:rPr>
        <w:t>.</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xml:space="preserve">;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xml:space="preserve">;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w:t>
      </w:r>
      <w:proofErr w:type="spellStart"/>
      <w:r>
        <w:rPr>
          <w:rFonts w:ascii="Consolas" w:hAnsi="Consolas"/>
          <w:color w:val="000000"/>
        </w:rPr>
        <w:t>color:lightblue</w:t>
      </w:r>
      <w:proofErr w:type="spellEnd"/>
      <w:r>
        <w:rPr>
          <w:rFonts w:ascii="Consolas" w:hAnsi="Consolas"/>
          <w:color w:val="000000"/>
        </w:rPr>
        <w:t xml:space="preserv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xml:space="preserv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w:t>
      </w:r>
      <w:proofErr w:type="spellStart"/>
      <w:r>
        <w:rPr>
          <w:rFonts w:ascii="Consolas" w:hAnsi="Consolas"/>
          <w:color w:val="000000"/>
        </w:rPr>
        <w:t>color:black</w:t>
      </w:r>
      <w:proofErr w:type="spellEnd"/>
      <w:r>
        <w:rPr>
          <w:rFonts w:ascii="Consolas" w:hAnsi="Consolas"/>
          <w:color w:val="000000"/>
        </w:rPr>
        <w:t xml:space="preserve">;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spellStart"/>
      <w:r>
        <w:rPr>
          <w:rFonts w:ascii="Consolas" w:hAnsi="Consolas"/>
          <w:color w:val="000000"/>
        </w:rPr>
        <w:t>title:before</w:t>
      </w:r>
      <w:proofErr w:type="spellEnd"/>
      <w:r>
        <w:rPr>
          <w:rFonts w:ascii="Consolas" w:hAnsi="Consolas"/>
          <w:color w:val="000000"/>
        </w:rPr>
        <w:t xml:space="preserv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spellStart"/>
      <w:r>
        <w:rPr>
          <w:rFonts w:ascii="Consolas" w:hAnsi="Consolas"/>
          <w:color w:val="000000"/>
        </w:rPr>
        <w:t>title:after</w:t>
      </w:r>
      <w:proofErr w:type="spellEnd"/>
      <w:r>
        <w:rPr>
          <w:rFonts w:ascii="Consolas" w:hAnsi="Consolas"/>
          <w:color w:val="000000"/>
        </w:rPr>
        <w:t xml:space="preserve">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w:t>
      </w:r>
      <w:proofErr w:type="spellStart"/>
      <w:r w:rsidR="00236ACA">
        <w:t>rel</w:t>
      </w:r>
      <w:proofErr w:type="spellEnd"/>
      <w:r w:rsidR="00236ACA">
        <w:t xml:space="preserve">=”stylesheet” </w:t>
      </w:r>
      <w:proofErr w:type="spellStart"/>
      <w:r w:rsidR="00236ACA">
        <w:t>href</w:t>
      </w:r>
      <w:proofErr w:type="spellEnd"/>
      <w:r w:rsidR="00236ACA">
        <w:t>=””</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 xml:space="preserve">style="font-size:18px; </w:t>
      </w:r>
      <w:proofErr w:type="spellStart"/>
      <w:r>
        <w:rPr>
          <w:rStyle w:val="color-new"/>
          <w:rFonts w:ascii="Consolas" w:hAnsi="Consolas"/>
          <w:color w:val="E31B23"/>
        </w:rPr>
        <w:t>font-family:cursive</w:t>
      </w:r>
      <w:proofErr w:type="spellEnd"/>
      <w:r>
        <w:rPr>
          <w:rStyle w:val="color-new"/>
          <w:rFonts w:ascii="Consolas" w:hAnsi="Consolas"/>
          <w:color w:val="E31B23"/>
        </w:rPr>
        <w:t>"</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w:t>
      </w:r>
      <w:proofErr w:type="spellStart"/>
      <w:r>
        <w:rPr>
          <w:rStyle w:val="color-new"/>
          <w:rFonts w:ascii="Consolas" w:eastAsiaTheme="majorEastAsia" w:hAnsi="Consolas"/>
          <w:color w:val="E31B23"/>
        </w:rPr>
        <w:t>background-color:cyan</w:t>
      </w:r>
      <w:proofErr w:type="spellEnd"/>
      <w:r>
        <w:rPr>
          <w:rStyle w:val="color-new"/>
          <w:rFonts w:ascii="Consolas" w:eastAsiaTheme="majorEastAsia" w:hAnsi="Consolas"/>
          <w:color w:val="E31B23"/>
        </w:rPr>
        <w:t xml:space="preserve">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w:t>
      </w:r>
      <w:proofErr w:type="spellStart"/>
      <w:r>
        <w:rPr>
          <w:rStyle w:val="color-new"/>
          <w:rFonts w:ascii="Consolas" w:eastAsiaTheme="majorEastAsia" w:hAnsi="Consolas"/>
          <w:color w:val="E31B23"/>
        </w:rPr>
        <w:t>color:white</w:t>
      </w:r>
      <w:proofErr w:type="spell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background-color:black</w:t>
      </w:r>
      <w:proofErr w:type="spellEnd"/>
      <w:r>
        <w:rPr>
          <w:rStyle w:val="color-new"/>
          <w:rFonts w:ascii="Consolas" w:eastAsiaTheme="majorEastAsia" w:hAnsi="Consolas"/>
          <w:color w:val="E31B23"/>
        </w:rPr>
        <w:t xml:space="preserve">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p.cursive</w:t>
      </w:r>
      <w:proofErr w:type="spellEnd"/>
      <w:r>
        <w:rPr>
          <w:rStyle w:val="color-new"/>
          <w:rFonts w:ascii="Consolas" w:eastAsiaTheme="majorEastAsia" w:hAnsi="Consolas"/>
          <w:color w:val="E31B23"/>
        </w:rPr>
        <w:t xml:space="preserve"> { font-size:18px; </w:t>
      </w:r>
      <w:proofErr w:type="spellStart"/>
      <w:r>
        <w:rPr>
          <w:rStyle w:val="color-new"/>
          <w:rFonts w:ascii="Consolas" w:eastAsiaTheme="majorEastAsia" w:hAnsi="Consolas"/>
          <w:color w:val="E31B23"/>
        </w:rPr>
        <w:t>font-family:cursive</w:t>
      </w:r>
      <w:proofErr w:type="spellEnd"/>
      <w:r>
        <w:rPr>
          <w:rStyle w:val="color-new"/>
          <w:rFonts w:ascii="Consolas" w:eastAsiaTheme="majorEastAsia" w:hAnsi="Consolas"/>
          <w:color w:val="E31B23"/>
        </w:rPr>
        <w:t xml:space="preser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 xml:space="preserve">&lt;link </w:t>
      </w:r>
      <w:proofErr w:type="spellStart"/>
      <w:r w:rsidR="00BC33C9" w:rsidRPr="00BC33C9">
        <w:rPr>
          <w:rStyle w:val="color-new"/>
          <w:rFonts w:ascii="Consolas" w:hAnsi="Consolas"/>
          <w:b/>
          <w:bCs/>
          <w:color w:val="E31B23"/>
        </w:rPr>
        <w:t>href</w:t>
      </w:r>
      <w:proofErr w:type="spellEnd"/>
      <w:r w:rsidR="00BC33C9" w:rsidRPr="00BC33C9">
        <w:rPr>
          <w:rStyle w:val="color-new"/>
          <w:rFonts w:ascii="Consolas" w:hAnsi="Consolas"/>
          <w:b/>
          <w:bCs/>
          <w:color w:val="E31B23"/>
        </w:rPr>
        <w:t xml:space="preserve">="External.css" </w:t>
      </w:r>
      <w:proofErr w:type="spellStart"/>
      <w:r w:rsidR="00BC33C9" w:rsidRPr="00BC33C9">
        <w:rPr>
          <w:rStyle w:val="color-new"/>
          <w:rFonts w:ascii="Consolas" w:hAnsi="Consolas"/>
          <w:b/>
          <w:bCs/>
          <w:color w:val="E31B23"/>
        </w:rPr>
        <w:t>rel</w:t>
      </w:r>
      <w:proofErr w:type="spellEnd"/>
      <w:r w:rsidR="00BC33C9" w:rsidRPr="00BC33C9">
        <w:rPr>
          <w:rStyle w:val="color-new"/>
          <w:rFonts w:ascii="Consolas" w:hAnsi="Consolas"/>
          <w:b/>
          <w:bCs/>
          <w:color w:val="E31B23"/>
        </w:rPr>
        <w:t>="stylesheet"&gt;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w:t>
      </w:r>
      <w:proofErr w:type="spellStart"/>
      <w:r w:rsidR="00E31C5C">
        <w:rPr>
          <w:rFonts w:ascii="Segoe UI" w:eastAsia="Times New Roman" w:hAnsi="Segoe UI" w:cs="Segoe UI"/>
          <w:color w:val="000000"/>
          <w:sz w:val="21"/>
          <w:szCs w:val="21"/>
        </w:rPr>
        <w:t>rel</w:t>
      </w:r>
      <w:proofErr w:type="spellEnd"/>
      <w:r w:rsidR="00E31C5C">
        <w:rPr>
          <w:rFonts w:ascii="Segoe UI" w:eastAsia="Times New Roman" w:hAnsi="Segoe UI" w:cs="Segoe UI"/>
          <w:color w:val="000000"/>
          <w:sz w:val="21"/>
          <w:szCs w:val="21"/>
        </w:rPr>
        <w:t>”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w:t>
      </w:r>
      <w:proofErr w:type="spellStart"/>
      <w:r>
        <w:rPr>
          <w:rFonts w:ascii="Consolas" w:hAnsi="Consolas"/>
          <w:color w:val="000000"/>
        </w:rPr>
        <w:t>background-color:cyan</w:t>
      </w:r>
      <w:proofErr w:type="spellEnd"/>
      <w:r>
        <w:rPr>
          <w:rFonts w:ascii="Consolas" w:hAnsi="Consolas"/>
          <w:color w:val="000000"/>
        </w:rPr>
        <w:t xml:space="preserve">; </w:t>
      </w:r>
      <w:proofErr w:type="spellStart"/>
      <w:r>
        <w:rPr>
          <w:rFonts w:ascii="Consolas" w:hAnsi="Consolas"/>
          <w:color w:val="000000"/>
        </w:rPr>
        <w:t>color:red</w:t>
      </w:r>
      <w:proofErr w:type="spellEnd"/>
      <w:r>
        <w:rPr>
          <w:rFonts w:ascii="Consolas" w:hAnsi="Consolas"/>
          <w:color w:val="000000"/>
        </w:rPr>
        <w:t>;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xml:space="preserve">; </w:t>
      </w:r>
      <w:proofErr w:type="spellStart"/>
      <w:r>
        <w:rPr>
          <w:rFonts w:ascii="Consolas" w:hAnsi="Consolas"/>
          <w:color w:val="000000"/>
        </w:rPr>
        <w:t>text-align:center</w:t>
      </w:r>
      <w:proofErr w:type="spellEnd"/>
      <w:r>
        <w:rPr>
          <w:rFonts w:ascii="Consolas" w:hAnsi="Consolas"/>
          <w:color w:val="000000"/>
        </w:rPr>
        <w:t>;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w:t>
      </w:r>
      <w:proofErr w:type="spellStart"/>
      <w:r>
        <w:rPr>
          <w:rFonts w:ascii="Consolas" w:hAnsi="Consolas"/>
          <w:color w:val="000000"/>
        </w:rPr>
        <w:t>font-variant:small-caps</w:t>
      </w:r>
      <w:proofErr w:type="spellEnd"/>
      <w:r>
        <w:rPr>
          <w:rFonts w:ascii="Consolas" w:hAnsi="Consolas"/>
          <w:color w:val="000000"/>
        </w:rPr>
        <w:t>;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w:t>
      </w:r>
      <w:proofErr w:type="spellStart"/>
      <w:r>
        <w:rPr>
          <w:rFonts w:ascii="Consolas" w:hAnsi="Consolas"/>
          <w:color w:val="000000"/>
        </w:rPr>
        <w:t>font-style:italic</w:t>
      </w:r>
      <w:proofErr w:type="spellEnd"/>
      <w:r>
        <w:rPr>
          <w:rFonts w:ascii="Consolas" w:hAnsi="Consolas"/>
          <w:color w:val="000000"/>
        </w:rPr>
        <w:t>;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w:t>
      </w:r>
      <w:proofErr w:type="spellStart"/>
      <w:r>
        <w:rPr>
          <w:rFonts w:ascii="Consolas" w:hAnsi="Consolas"/>
          <w:color w:val="000000"/>
        </w:rPr>
        <w:t>en</w:t>
      </w:r>
      <w:proofErr w:type="spellEnd"/>
      <w:r>
        <w:rPr>
          <w:rFonts w:ascii="Consolas" w:hAnsi="Consolas"/>
          <w:color w:val="000000"/>
        </w:rPr>
        <w:t>"&gt;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&lt;link </w:t>
      </w:r>
      <w:proofErr w:type="spellStart"/>
      <w:r>
        <w:rPr>
          <w:rStyle w:val="color-new"/>
          <w:rFonts w:ascii="Consolas" w:hAnsi="Consolas"/>
          <w:color w:val="E31B23"/>
        </w:rPr>
        <w:t>href</w:t>
      </w:r>
      <w:proofErr w:type="spellEnd"/>
      <w:r>
        <w:rPr>
          <w:rStyle w:val="color-new"/>
          <w:rFonts w:ascii="Consolas" w:hAnsi="Consolas"/>
          <w:color w:val="E31B23"/>
        </w:rPr>
        <w:t xml:space="preserve">="TestExternal.css" </w:t>
      </w:r>
      <w:proofErr w:type="spellStart"/>
      <w:r>
        <w:rPr>
          <w:rStyle w:val="color-new"/>
          <w:rFonts w:ascii="Consolas" w:hAnsi="Consolas"/>
          <w:color w:val="E31B23"/>
        </w:rPr>
        <w:t>rel</w:t>
      </w:r>
      <w:proofErr w:type="spellEnd"/>
      <w:r>
        <w:rPr>
          <w:rStyle w:val="color-new"/>
          <w:rFonts w:ascii="Consolas" w:hAnsi="Consolas"/>
          <w:color w:val="E31B23"/>
        </w:rPr>
        <w:t>="stylesheet"&gt;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 xml:space="preserve"> class="inherit-border"&gt;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w:t>
      </w:r>
      <w:proofErr w:type="spellStart"/>
      <w:r>
        <w:rPr>
          <w:rFonts w:ascii="Consolas" w:hAnsi="Consolas"/>
          <w:color w:val="000000"/>
        </w:rPr>
        <w:t>color:black</w:t>
      </w:r>
      <w:proofErr w:type="spellEnd"/>
      <w:r>
        <w:rPr>
          <w:rFonts w:ascii="Consolas" w:hAnsi="Consolas"/>
          <w:color w:val="000000"/>
        </w:rPr>
        <w:t xml:space="preserve">; </w:t>
      </w:r>
      <w:proofErr w:type="spellStart"/>
      <w:r>
        <w:rPr>
          <w:rFonts w:ascii="Consolas" w:hAnsi="Consolas"/>
          <w:color w:val="000000"/>
        </w:rPr>
        <w:t>background-color:white</w:t>
      </w:r>
      <w:proofErr w:type="spellEnd"/>
      <w:r>
        <w:rPr>
          <w:rFonts w:ascii="Consolas" w:hAnsi="Consolas"/>
          <w:color w:val="000000"/>
        </w:rPr>
        <w:t>;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spellStart"/>
      <w:r>
        <w:rPr>
          <w:rStyle w:val="color-new"/>
          <w:rFonts w:ascii="Consolas" w:hAnsi="Consolas"/>
          <w:color w:val="E31B23"/>
        </w:rPr>
        <w:t>p.red</w:t>
      </w:r>
      <w:proofErr w:type="spellEnd"/>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w:t>
      </w:r>
      <w:proofErr w:type="spellStart"/>
      <w:r>
        <w:rPr>
          <w:rFonts w:ascii="Consolas" w:hAnsi="Consolas"/>
          <w:color w:val="000000"/>
        </w:rPr>
        <w:t>color:yellow</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proofErr w:type="spellStart"/>
      <w:r>
        <w:rPr>
          <w:rStyle w:val="HTMLCode"/>
          <w:rFonts w:ascii="Consolas" w:eastAsiaTheme="majorEastAsia" w:hAnsi="Consolas"/>
          <w:color w:val="000000"/>
        </w:rPr>
        <w:t>p.red</w:t>
      </w:r>
      <w:proofErr w:type="spellEnd"/>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lastRenderedPageBreak/>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xml:space="preserve"> </w:t>
      </w:r>
      <w:r>
        <w:rPr>
          <w:rStyle w:val="color-new"/>
          <w:rFonts w:ascii="Consolas" w:hAnsi="Consolas"/>
          <w:color w:val="E31B23"/>
        </w:rPr>
        <w:t>!important</w:t>
      </w:r>
      <w:r>
        <w:rPr>
          <w:rFonts w:ascii="Consolas" w:hAnsi="Consolas"/>
          <w:color w:val="000000"/>
        </w:rPr>
        <w:t xml:space="preserve">; </w:t>
      </w:r>
      <w:proofErr w:type="spellStart"/>
      <w:r>
        <w:rPr>
          <w:rFonts w:ascii="Consolas" w:hAnsi="Consolas"/>
          <w:color w:val="000000"/>
        </w:rPr>
        <w:t>background-color:grey</w:t>
      </w:r>
      <w:proofErr w:type="spellEnd"/>
      <w:r>
        <w:rPr>
          <w:rFonts w:ascii="Consolas" w:hAnsi="Consolas"/>
          <w:color w:val="000000"/>
        </w:rPr>
        <w:t xml:space="preserve">;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xml:space="preserv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 xml:space="preserve">color is blue but background is </w:t>
      </w:r>
      <w:proofErr w:type="spellStart"/>
      <w:r>
        <w:rPr>
          <w:rFonts w:ascii="Consolas" w:hAnsi="Consolas"/>
          <w:color w:val="000000"/>
        </w:rPr>
        <w:t>lightblue</w:t>
      </w:r>
      <w:proofErr w:type="spellEnd"/>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proofErr w:type="spellStart"/>
      <w:r>
        <w:rPr>
          <w:rStyle w:val="Emphasis"/>
          <w:rFonts w:ascii="Consolas" w:hAnsi="Consolas" w:cs="Courier New"/>
          <w:color w:val="000000"/>
          <w:sz w:val="20"/>
          <w:szCs w:val="20"/>
        </w:rPr>
        <w:t>rr</w:t>
      </w:r>
      <w:proofErr w:type="spellEnd"/>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proofErr w:type="spellStart"/>
      <w:r>
        <w:rPr>
          <w:rStyle w:val="HTMLCode"/>
          <w:rFonts w:ascii="Consolas" w:eastAsiaTheme="minorHAnsi" w:hAnsi="Consolas"/>
          <w:color w:val="000000"/>
        </w:rPr>
        <w:t>rgb</w:t>
      </w:r>
      <w:proofErr w:type="spellEnd"/>
      <w:r>
        <w:rPr>
          <w:rStyle w:val="HTMLCode"/>
          <w:rFonts w:ascii="Consolas" w:eastAsiaTheme="minorHAnsi" w:hAnsi="Consolas"/>
          <w:color w:val="000000"/>
        </w:rPr>
        <w:t>(</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proofErr w:type="spellStart"/>
      <w:r>
        <w:rPr>
          <w:rStyle w:val="HTMLCode"/>
          <w:rFonts w:ascii="Consolas" w:eastAsiaTheme="minorHAnsi" w:hAnsi="Consolas"/>
          <w:color w:val="000000"/>
        </w:rPr>
        <w:t>rgba</w:t>
      </w:r>
      <w:proofErr w:type="spellEnd"/>
      <w:r>
        <w:rPr>
          <w:rStyle w:val="HTMLCode"/>
          <w:rFonts w:ascii="Consolas" w:eastAsiaTheme="minorHAnsi" w:hAnsi="Consolas"/>
          <w:color w:val="000000"/>
        </w:rPr>
        <w:t>(</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proofErr w:type="spellStart"/>
      <w:r>
        <w:rPr>
          <w:rStyle w:val="HTMLCode"/>
          <w:rFonts w:ascii="Consolas" w:eastAsiaTheme="minorHAnsi" w:hAnsi="Consolas"/>
          <w:color w:val="000000"/>
        </w:rPr>
        <w:t>hsl</w:t>
      </w:r>
      <w:proofErr w:type="spellEnd"/>
      <w:r>
        <w:rPr>
          <w:rStyle w:val="HTMLCode"/>
          <w:rFonts w:ascii="Consolas" w:eastAsiaTheme="minorHAnsi" w:hAnsi="Consolas"/>
          <w:color w:val="000000"/>
        </w:rPr>
        <w:t>(hue,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HSLA in the form of </w:t>
      </w:r>
      <w:proofErr w:type="spellStart"/>
      <w:r>
        <w:rPr>
          <w:rStyle w:val="HTMLCode"/>
          <w:rFonts w:ascii="Consolas" w:eastAsiaTheme="minorHAnsi" w:hAnsi="Consolas"/>
          <w:color w:val="000000"/>
        </w:rPr>
        <w:t>hsla</w:t>
      </w:r>
      <w:proofErr w:type="spellEnd"/>
      <w:r>
        <w:rPr>
          <w:rStyle w:val="HTMLCode"/>
          <w:rFonts w:ascii="Consolas" w:eastAsiaTheme="minorHAnsi" w:hAnsi="Consolas"/>
          <w:color w:val="000000"/>
        </w:rPr>
        <w:t>(hue,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The 16 pre-defined English color names as follows. These 16 colors are numerically generated and are really </w:t>
      </w:r>
      <w:proofErr w:type="spellStart"/>
      <w:r>
        <w:rPr>
          <w:rFonts w:ascii="Segoe UI" w:hAnsi="Segoe UI" w:cs="Segoe UI"/>
          <w:color w:val="000000"/>
          <w:sz w:val="21"/>
          <w:szCs w:val="21"/>
        </w:rPr>
        <w:t>really</w:t>
      </w:r>
      <w:proofErr w:type="spellEnd"/>
      <w:r>
        <w:rPr>
          <w:rFonts w:ascii="Segoe UI" w:hAnsi="Segoe UI" w:cs="Segoe UI"/>
          <w:color w:val="000000"/>
          <w:sz w:val="21"/>
          <w:szCs w:val="21"/>
        </w:rPr>
        <w:t xml:space="preserve"> ugly. You should avoid using them!! Many browsers also support other color names such as </w:t>
      </w:r>
      <w:proofErr w:type="spellStart"/>
      <w:r>
        <w:rPr>
          <w:rStyle w:val="HTMLCode"/>
          <w:rFonts w:ascii="Consolas" w:eastAsiaTheme="minorHAnsi" w:hAnsi="Consolas"/>
          <w:color w:val="000000"/>
        </w:rPr>
        <w:t>lightblue</w:t>
      </w:r>
      <w:proofErr w:type="spellEnd"/>
      <w:r>
        <w:rPr>
          <w:rFonts w:ascii="Segoe UI" w:hAnsi="Segoe UI" w:cs="Segoe UI"/>
          <w:color w:val="000000"/>
          <w:sz w:val="21"/>
          <w:szCs w:val="21"/>
        </w:rPr>
        <w:t>, </w:t>
      </w:r>
      <w:proofErr w:type="spellStart"/>
      <w:r>
        <w:rPr>
          <w:rStyle w:val="HTMLCode"/>
          <w:rFonts w:ascii="Consolas" w:eastAsiaTheme="minorHAnsi" w:hAnsi="Consolas"/>
          <w:color w:val="000000"/>
        </w:rPr>
        <w:t>lightgreen</w:t>
      </w:r>
      <w:proofErr w:type="spellEnd"/>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proofErr w:type="spellStart"/>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proofErr w:type="spellEnd"/>
      <w:r>
        <w:rPr>
          <w:rStyle w:val="line-heading-code-new"/>
          <w:rFonts w:ascii="Consolas" w:hAnsi="Consolas" w:cs="Segoe UI"/>
          <w:color w:val="E31B23"/>
          <w:sz w:val="23"/>
          <w:szCs w:val="23"/>
        </w:rPr>
        <w:t>)|</w:t>
      </w:r>
      <w:proofErr w:type="spellStart"/>
      <w:r>
        <w:rPr>
          <w:rStyle w:val="line-heading-code-new"/>
          <w:rFonts w:ascii="Consolas" w:hAnsi="Consolas" w:cs="Segoe UI"/>
          <w:color w:val="E31B23"/>
          <w:sz w:val="23"/>
          <w:szCs w:val="23"/>
        </w:rPr>
        <w:t>rgba</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proofErr w:type="spellEnd"/>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proofErr w:type="spellStart"/>
      <w:r>
        <w:rPr>
          <w:rStyle w:val="line-heading"/>
          <w:rFonts w:ascii="Consolas" w:hAnsi="Consolas" w:cs="Courier New"/>
          <w:b/>
          <w:bCs/>
          <w:color w:val="444444"/>
          <w:spacing w:val="15"/>
          <w:sz w:val="23"/>
          <w:szCs w:val="23"/>
        </w:rPr>
        <w:t>pt</w:t>
      </w:r>
      <w:proofErr w:type="spellEnd"/>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proofErr w:type="spellStart"/>
      <w:r w:rsidRPr="007453E7">
        <w:rPr>
          <w:rFonts w:ascii="Segoe UI" w:hAnsi="Segoe UI" w:cs="Segoe UI"/>
          <w:color w:val="000000"/>
          <w:sz w:val="21"/>
          <w:szCs w:val="21"/>
        </w:rPr>
        <w:t>em</w:t>
      </w:r>
      <w:proofErr w:type="spellEnd"/>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xml:space="preserve">. In the case of font-size, </w:t>
      </w:r>
      <w:proofErr w:type="spellStart"/>
      <w:r w:rsidR="00A5285E">
        <w:rPr>
          <w:rFonts w:ascii="Segoe UI" w:hAnsi="Segoe UI" w:cs="Segoe UI"/>
          <w:color w:val="000000"/>
          <w:sz w:val="21"/>
          <w:szCs w:val="21"/>
        </w:rPr>
        <w:t>em</w:t>
      </w:r>
      <w:proofErr w:type="spellEnd"/>
      <w:r w:rsidR="00A5285E">
        <w:rPr>
          <w:rFonts w:ascii="Segoe UI" w:hAnsi="Segoe UI" w:cs="Segoe UI"/>
          <w:color w:val="000000"/>
          <w:sz w:val="21"/>
          <w:szCs w:val="21"/>
        </w:rPr>
        <w:t xml:space="preserve">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vw</w:t>
      </w:r>
      <w:proofErr w:type="spellEnd"/>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vh</w:t>
      </w:r>
      <w:proofErr w:type="spellEnd"/>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vmin</w:t>
      </w:r>
      <w:proofErr w:type="spellEnd"/>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vmax</w:t>
      </w:r>
      <w:proofErr w:type="spellEnd"/>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lastRenderedPageBreak/>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max-height: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min-width: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proofErr w:type="spellStart"/>
      <w:r w:rsidRPr="00C37BE2">
        <w:rPr>
          <w:rStyle w:val="font-code"/>
        </w:rPr>
        <w:t>width:auto</w:t>
      </w:r>
      <w:proofErr w:type="spellEnd"/>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proofErr w:type="spellStart"/>
      <w:r>
        <w:rPr>
          <w:rStyle w:val="HTMLCode"/>
          <w:rFonts w:ascii="Consolas" w:hAnsi="Consolas"/>
          <w:color w:val="000000"/>
        </w:rPr>
        <w:t>width:auto</w:t>
      </w:r>
      <w:proofErr w:type="spellEnd"/>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proofErr w:type="spellStart"/>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proofErr w:type="spellEnd"/>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proofErr w:type="spellStart"/>
      <w:r w:rsidR="006C5703" w:rsidRPr="006C5703">
        <w:t>space</w:t>
      </w:r>
      <w:proofErr w:type="spellEnd"/>
      <w:r w:rsidR="006C5703" w:rsidRPr="006C5703">
        <w:t xml:space="preserv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 xml:space="preserve">margin-top: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margin-right: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r>
      <w:proofErr w:type="spellStart"/>
      <w:r w:rsidRPr="009742DB">
        <w:rPr>
          <w:rFonts w:ascii="Consolas" w:eastAsia="Times New Roman" w:hAnsi="Consolas" w:cs="Segoe UI"/>
          <w:color w:val="E31B23"/>
          <w:sz w:val="23"/>
          <w:szCs w:val="23"/>
        </w:rP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margin-left: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lastRenderedPageBreak/>
        <w:t>padding: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div#header</w:t>
      </w:r>
      <w:proofErr w:type="spellEnd"/>
      <w:r w:rsidRPr="0088301A">
        <w:rPr>
          <w:rFonts w:ascii="Consolas" w:eastAsia="Times New Roman" w:hAnsi="Consolas" w:cs="Courier New"/>
          <w:color w:val="000000"/>
          <w:sz w:val="20"/>
          <w:szCs w:val="20"/>
        </w:rPr>
        <w:t xml:space="preserve">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div#footer</w:t>
      </w:r>
      <w:proofErr w:type="spellEnd"/>
      <w:r w:rsidRPr="0088301A">
        <w:rPr>
          <w:rFonts w:ascii="Consolas" w:eastAsia="Times New Roman" w:hAnsi="Consolas" w:cs="Courier New"/>
          <w:color w:val="000000"/>
          <w:sz w:val="20"/>
          <w:szCs w:val="20"/>
        </w:rPr>
        <w:t xml:space="preserve">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div#content</w:t>
      </w:r>
      <w:proofErr w:type="spellEnd"/>
      <w:r w:rsidRPr="0088301A">
        <w:rPr>
          <w:rFonts w:ascii="Consolas" w:eastAsia="Times New Roman" w:hAnsi="Consolas" w:cs="Courier New"/>
          <w:color w:val="000000"/>
          <w:sz w:val="20"/>
          <w:szCs w:val="20"/>
        </w:rPr>
        <w:t xml:space="preserve">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 xml:space="preserve">border-width: </w:t>
      </w:r>
      <w:proofErr w:type="spellStart"/>
      <w:r w:rsidRPr="00DF37D8">
        <w:rPr>
          <w:rFonts w:ascii="Consolas" w:eastAsia="Times New Roman" w:hAnsi="Consolas" w:cs="Segoe UI"/>
          <w:color w:val="E31B23"/>
          <w:sz w:val="23"/>
          <w:szCs w:val="23"/>
        </w:rPr>
        <w:t>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proofErr w:type="spellEnd"/>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overview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lastRenderedPageBreak/>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lastRenderedPageBreak/>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29"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proofErr w:type="spellStart"/>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roofErr w:type="spellEnd"/>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proofErr w:type="spellStart"/>
      <w:r w:rsidRPr="00B97120">
        <w:rPr>
          <w:rStyle w:val="HTMLCode"/>
          <w:rFonts w:ascii="Consolas" w:eastAsiaTheme="majorEastAsia" w:hAnsi="Consolas"/>
          <w:color w:val="FF0000"/>
        </w:rPr>
        <w:t>position:static</w:t>
      </w:r>
      <w:proofErr w:type="spellEnd"/>
      <w:r>
        <w:rPr>
          <w:rFonts w:ascii="Segoe UI" w:hAnsi="Segoe UI" w:cs="Segoe UI"/>
          <w:color w:val="000000"/>
          <w:sz w:val="21"/>
          <w:szCs w:val="21"/>
        </w:rPr>
        <w:t>); you can remove the box from the normal flow and specify its location with respect to either its parent element (</w:t>
      </w:r>
      <w:proofErr w:type="spellStart"/>
      <w:r w:rsidRPr="00DE3AF1">
        <w:rPr>
          <w:rStyle w:val="HTMLCode"/>
          <w:rFonts w:ascii="Consolas" w:eastAsiaTheme="majorEastAsia" w:hAnsi="Consolas"/>
          <w:color w:val="FF0000"/>
        </w:rPr>
        <w:t>position:absolute</w:t>
      </w:r>
      <w:proofErr w:type="spellEnd"/>
      <w:r>
        <w:rPr>
          <w:rFonts w:ascii="Segoe UI" w:hAnsi="Segoe UI" w:cs="Segoe UI"/>
          <w:color w:val="000000"/>
          <w:sz w:val="21"/>
          <w:szCs w:val="21"/>
        </w:rPr>
        <w:t>) or the browser window (</w:t>
      </w:r>
      <w:proofErr w:type="spellStart"/>
      <w:r w:rsidRPr="00DE3AF1">
        <w:rPr>
          <w:rStyle w:val="HTMLCode"/>
          <w:rFonts w:ascii="Consolas" w:eastAsiaTheme="majorEastAsia" w:hAnsi="Consolas"/>
          <w:color w:val="FF0000"/>
        </w:rPr>
        <w:t>position:fixed</w:t>
      </w:r>
      <w:proofErr w:type="spellEnd"/>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proofErr w:type="spellStart"/>
      <w:r w:rsidRPr="00DE3AF1">
        <w:rPr>
          <w:rStyle w:val="HTMLCode"/>
          <w:rFonts w:ascii="Consolas" w:eastAsiaTheme="majorEastAsia" w:hAnsi="Consolas"/>
          <w:color w:val="FF0000"/>
        </w:rPr>
        <w:t>position:relative</w:t>
      </w:r>
      <w:proofErr w:type="spellEnd"/>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top: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proofErr w:type="spellStart"/>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proofErr w:type="spellEnd"/>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proofErr w:type="spellStart"/>
      <w:r w:rsidRPr="003D52D1">
        <w:rPr>
          <w:rStyle w:val="font-code"/>
        </w:rPr>
        <w:t>position:stati</w:t>
      </w:r>
      <w:r w:rsidR="003D52D1" w:rsidRPr="003D52D1">
        <w:rPr>
          <w:rStyle w:val="font-code"/>
        </w:rPr>
        <w:t>c</w:t>
      </w:r>
      <w:proofErr w:type="spellEnd"/>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proofErr w:type="spellStart"/>
      <w:r>
        <w:rPr>
          <w:rStyle w:val="HTMLCode"/>
          <w:rFonts w:ascii="Consolas" w:eastAsiaTheme="majorEastAsia" w:hAnsi="Consolas"/>
          <w:color w:val="000000"/>
        </w:rPr>
        <w:t>position:static</w:t>
      </w:r>
      <w:proofErr w:type="spellEnd"/>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037D3B"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30"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proofErr w:type="spellStart"/>
      <w:r w:rsidRPr="007F3DE5">
        <w:rPr>
          <w:rStyle w:val="font-code"/>
        </w:rPr>
        <w:t>position:relative</w:t>
      </w:r>
      <w:proofErr w:type="spellEnd"/>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lastRenderedPageBreak/>
        <w:t>div#up</w:t>
      </w:r>
      <w:proofErr w:type="spellEnd"/>
      <w:r>
        <w:rPr>
          <w:rFonts w:ascii="Consolas" w:hAnsi="Consolas"/>
          <w:color w:val="000000"/>
        </w:rPr>
        <w:t xml:space="preserve">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proofErr w:type="spellStart"/>
      <w:r w:rsidRPr="007F3DE5">
        <w:rPr>
          <w:rStyle w:val="font-code"/>
        </w:rPr>
        <w:t>position:absolute</w:t>
      </w:r>
      <w:proofErr w:type="spellEnd"/>
      <w:r w:rsidR="00F66958">
        <w:rPr>
          <w:rStyle w:val="font-code"/>
        </w:rPr>
        <w:t xml:space="preserve"> for child and </w:t>
      </w:r>
      <w:proofErr w:type="spellStart"/>
      <w:r w:rsidR="00F66958">
        <w:rPr>
          <w:rStyle w:val="font-code"/>
        </w:rPr>
        <w:t>position:relative</w:t>
      </w:r>
      <w:proofErr w:type="spellEnd"/>
      <w:r w:rsidR="00F66958">
        <w:rPr>
          <w:rStyle w:val="font-code"/>
        </w:rPr>
        <w:t xml:space="preser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 xml:space="preserve">container { </w:t>
      </w:r>
      <w:proofErr w:type="spellStart"/>
      <w:r w:rsidRPr="00F66958">
        <w:rPr>
          <w:rStyle w:val="HTMLCode"/>
          <w:rFonts w:ascii="Consolas" w:eastAsiaTheme="majorEastAsia" w:hAnsi="Consolas"/>
          <w:color w:val="FF0000"/>
        </w:rPr>
        <w:t>position:relative</w:t>
      </w:r>
      <w:proofErr w:type="spellEnd"/>
      <w:r w:rsidRPr="00F66958">
        <w:rPr>
          <w:rStyle w:val="HTMLCode"/>
          <w:rFonts w:ascii="Consolas" w:eastAsiaTheme="majorEastAsia" w:hAnsi="Consolas"/>
          <w:color w:val="FF0000"/>
        </w:rPr>
        <w:t xml:space="preser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proofErr w:type="spellStart"/>
      <w:r w:rsidRPr="007F3DE5">
        <w:rPr>
          <w:rStyle w:val="font-code"/>
        </w:rPr>
        <w:t>position:fixed</w:t>
      </w:r>
      <w:proofErr w:type="spellEnd"/>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paragraph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lastRenderedPageBreak/>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 xml:space="preserve">float: </w:t>
      </w:r>
      <w:proofErr w:type="spellStart"/>
      <w:r>
        <w:rPr>
          <w:rStyle w:val="line-heading-code-new"/>
          <w:rFonts w:ascii="Consolas" w:eastAsiaTheme="majorEastAsia" w:hAnsi="Consolas" w:cs="Segoe UI"/>
          <w:color w:val="E31B23"/>
          <w:sz w:val="23"/>
          <w:szCs w:val="23"/>
        </w:rPr>
        <w:t>left|right|</w:t>
      </w:r>
      <w:r>
        <w:rPr>
          <w:rStyle w:val="underline"/>
          <w:rFonts w:ascii="Consolas" w:eastAsiaTheme="majorEastAsia" w:hAnsi="Consolas" w:cs="Segoe UI"/>
          <w:color w:val="E31B23"/>
          <w:sz w:val="23"/>
          <w:szCs w:val="23"/>
          <w:u w:val="single"/>
        </w:rPr>
        <w:t>none</w:t>
      </w:r>
      <w:proofErr w:type="spellEnd"/>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 xml:space="preserve">clear: </w:t>
      </w:r>
      <w:proofErr w:type="spellStart"/>
      <w:r>
        <w:rPr>
          <w:rStyle w:val="line-heading-code-new"/>
          <w:rFonts w:ascii="Consolas" w:eastAsiaTheme="majorEastAsia" w:hAnsi="Consolas" w:cs="Segoe UI"/>
          <w:color w:val="E31B23"/>
          <w:sz w:val="23"/>
          <w:szCs w:val="23"/>
        </w:rPr>
        <w:t>left|right|both|none</w:t>
      </w:r>
      <w:proofErr w:type="spellEnd"/>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w:t>
      </w:r>
      <w:proofErr w:type="spellStart"/>
      <w:r w:rsidR="005802AA">
        <w:rPr>
          <w:rFonts w:ascii="Segoe UI" w:hAnsi="Segoe UI" w:cs="Segoe UI"/>
          <w:color w:val="000000"/>
          <w:sz w:val="21"/>
          <w:szCs w:val="21"/>
        </w:rPr>
        <w:t>clear:left</w:t>
      </w:r>
      <w:proofErr w:type="spellEnd"/>
      <w:r w:rsidR="005802AA">
        <w:rPr>
          <w:rFonts w:ascii="Segoe UI" w:hAnsi="Segoe UI" w:cs="Segoe UI"/>
          <w:color w:val="000000"/>
          <w:sz w:val="21"/>
          <w:szCs w:val="21"/>
        </w:rPr>
        <w: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either as a row or as a 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35"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36"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42"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3"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4"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proofErr w:type="spellStart"/>
      <w:r>
        <w:rPr>
          <w:rStyle w:val="HTMLCode"/>
          <w:rFonts w:ascii="Consolas" w:eastAsiaTheme="minorHAnsi" w:hAnsi="Consolas"/>
          <w:color w:val="212121"/>
          <w:spacing w:val="-1"/>
          <w:shd w:val="clear" w:color="auto" w:fill="EEEEEE"/>
        </w:rPr>
        <w:t>nowrap</w:t>
      </w:r>
      <w:proofErr w:type="spellEnd"/>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w:t>
      </w:r>
      <w:proofErr w:type="spellStart"/>
      <w:r w:rsidRPr="00A44427">
        <w:t>br</w:t>
      </w:r>
      <w:proofErr w:type="spellEnd"/>
      <w:r w:rsidRPr="00A44427">
        <w:t>&gt;has</w:t>
      </w:r>
    </w:p>
    <w:p w14:paraId="3652CA66" w14:textId="6A2D5E95"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&gt;extra</w:t>
      </w:r>
    </w:p>
    <w:p w14:paraId="212B7B15" w14:textId="0B222E12"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 xml:space="preserve">The flex-wrap: </w:t>
      </w:r>
      <w:proofErr w:type="spellStart"/>
      <w:r>
        <w:rPr>
          <w:rFonts w:ascii="Arial" w:hAnsi="Arial" w:cs="Arial"/>
          <w:color w:val="212121"/>
          <w:spacing w:val="-1"/>
        </w:rPr>
        <w:t>wrap|nowrap</w:t>
      </w:r>
      <w:proofErr w:type="spellEnd"/>
      <w:r>
        <w:rPr>
          <w:rFonts w:ascii="Arial" w:hAnsi="Arial" w:cs="Arial"/>
          <w:color w:val="212121"/>
          <w:spacing w:val="-1"/>
        </w:rPr>
        <w:t xml:space="preserve">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w:t>
      </w:r>
      <w:proofErr w:type="spellStart"/>
      <w:r w:rsidR="00811D46">
        <w:rPr>
          <w:rFonts w:ascii="Arial" w:hAnsi="Arial" w:cs="Arial"/>
          <w:color w:val="212121"/>
          <w:spacing w:val="-1"/>
        </w:rPr>
        <w:t>nowrap</w:t>
      </w:r>
      <w:proofErr w:type="spellEnd"/>
      <w:r w:rsidR="00811D46">
        <w:rPr>
          <w:rFonts w:ascii="Arial" w:hAnsi="Arial" w:cs="Arial"/>
          <w:color w:val="212121"/>
          <w:spacing w:val="-1"/>
        </w:rPr>
        <w:t xml:space="preserve">)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46"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t>justify-content for main axis</w:t>
      </w:r>
      <w:r w:rsidR="00C173E1">
        <w:rPr>
          <w:b/>
          <w:bCs/>
        </w:rPr>
        <w:t xml:space="preserve">: </w:t>
      </w:r>
      <w:r>
        <w:rPr>
          <w:rFonts w:ascii="Arial" w:hAnsi="Arial" w:cs="Arial"/>
          <w:color w:val="212121"/>
          <w:spacing w:val="-1"/>
          <w:shd w:val="clear" w:color="auto" w:fill="FFFFFF"/>
        </w:rPr>
        <w:t>The </w:t>
      </w:r>
      <w:hyperlink r:id="rId48"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51"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lastRenderedPageBreak/>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proofErr w:type="spellStart"/>
      <w:r>
        <w:rPr>
          <w:rStyle w:val="HTMLCode"/>
          <w:rFonts w:ascii="Consolas" w:eastAsiaTheme="majorEastAsia" w:hAnsi="Consolas"/>
          <w:color w:val="212121"/>
          <w:spacing w:val="-1"/>
          <w:shd w:val="clear" w:color="auto" w:fill="EEEEEE"/>
        </w:rPr>
        <w:t>flex:initial</w:t>
      </w:r>
      <w:proofErr w:type="spellEnd"/>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relative, fixed, absolute</w:t>
      </w:r>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proofErr w:type="spellStart"/>
      <w:r w:rsidR="00753FAA">
        <w:t>css</w:t>
      </w:r>
      <w:proofErr w:type="spellEnd"/>
      <w:r w:rsidR="00753FAA">
        <w:t xml:space="preserve">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037D3B" w:rsidP="009E34C2">
      <w:pPr>
        <w:pStyle w:val="q-text"/>
        <w:shd w:val="clear" w:color="auto" w:fill="FFFFFF"/>
        <w:spacing w:before="0" w:beforeAutospacing="0" w:after="240" w:afterAutospacing="0"/>
        <w:rPr>
          <w:rFonts w:ascii="Segoe UI" w:hAnsi="Segoe UI" w:cs="Segoe UI"/>
          <w:color w:val="282829"/>
          <w:sz w:val="23"/>
          <w:szCs w:val="23"/>
        </w:rPr>
      </w:pPr>
      <w:hyperlink r:id="rId53"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037D3B" w:rsidP="009E34C2">
      <w:pPr>
        <w:pStyle w:val="q-text"/>
        <w:shd w:val="clear" w:color="auto" w:fill="FFFFFF"/>
        <w:spacing w:before="0" w:beforeAutospacing="0" w:after="240" w:afterAutospacing="0"/>
        <w:rPr>
          <w:rFonts w:ascii="Segoe UI" w:hAnsi="Segoe UI" w:cs="Segoe UI"/>
          <w:color w:val="282829"/>
          <w:sz w:val="23"/>
          <w:szCs w:val="23"/>
        </w:rPr>
      </w:pPr>
      <w:hyperlink r:id="rId54"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The most important concepts which </w:t>
      </w:r>
      <w:proofErr w:type="spellStart"/>
      <w:r>
        <w:rPr>
          <w:rFonts w:ascii="Segoe UI" w:hAnsi="Segoe UI" w:cs="Segoe UI"/>
          <w:color w:val="282829"/>
          <w:sz w:val="23"/>
          <w:szCs w:val="23"/>
        </w:rPr>
        <w:t>i</w:t>
      </w:r>
      <w:proofErr w:type="spellEnd"/>
      <w:r>
        <w:rPr>
          <w:rFonts w:ascii="Segoe UI" w:hAnsi="Segoe UI" w:cs="Segoe UI"/>
          <w:color w:val="282829"/>
          <w:sz w:val="23"/>
          <w:szCs w:val="23"/>
        </w:rPr>
        <w:t xml:space="preserve">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proofErr w:type="spellStart"/>
      <w:r w:rsidRPr="00960AE5">
        <w:rPr>
          <w:rFonts w:ascii="Segoe UI" w:eastAsia="Times New Roman" w:hAnsi="Segoe UI" w:cs="Segoe UI"/>
          <w:color w:val="282829"/>
          <w:sz w:val="23"/>
          <w:szCs w:val="23"/>
        </w:rPr>
        <w:t>css</w:t>
      </w:r>
      <w:proofErr w:type="spellEnd"/>
      <w:r w:rsidRPr="00960AE5">
        <w:rPr>
          <w:rFonts w:ascii="Segoe UI" w:eastAsia="Times New Roman" w:hAnsi="Segoe UI" w:cs="Segoe UI"/>
          <w:color w:val="282829"/>
          <w:sz w:val="23"/>
          <w:szCs w:val="23"/>
        </w:rPr>
        <w:t xml:space="preserve">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4023D135" w:rsidR="00836DE5" w:rsidRDefault="00AF3237" w:rsidP="00836DE5">
      <w:pPr>
        <w:pStyle w:val="Heading1"/>
      </w:pPr>
      <w:r>
        <w:lastRenderedPageBreak/>
        <w:t>OLD notes</w:t>
      </w:r>
      <w:r w:rsidR="00D4796A">
        <w:t xml:space="preserve"> for HTML, CSS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w:t>
      </w:r>
      <w:proofErr w:type="spellStart"/>
      <w:r>
        <w:t>em</w:t>
      </w:r>
      <w:proofErr w:type="spellEnd"/>
      <w:r>
        <w:t>&gt;,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w:t>
      </w:r>
      <w:proofErr w:type="spellStart"/>
      <w:r>
        <w:t>img</w:t>
      </w:r>
      <w:proofErr w:type="spellEnd"/>
      <w:r>
        <w:t xml:space="preserve"> </w:t>
      </w:r>
      <w:proofErr w:type="spellStart"/>
      <w:r>
        <w:t>src</w:t>
      </w:r>
      <w:proofErr w:type="spellEnd"/>
      <w:r>
        <w:t>=”path/to/</w:t>
      </w:r>
      <w:proofErr w:type="spellStart"/>
      <w:r>
        <w:t>img</w:t>
      </w:r>
      <w:proofErr w:type="spellEnd"/>
      <w:r>
        <w:t>”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 xml:space="preserve">&lt;a </w:t>
      </w:r>
      <w:proofErr w:type="spellStart"/>
      <w:r>
        <w:t>href</w:t>
      </w:r>
      <w:proofErr w:type="spellEnd"/>
      <w:r>
        <w:t>=”path/to/something”&gt; the title of the link &lt;/a&gt;</w:t>
      </w:r>
      <w:r>
        <w:br/>
        <w:t xml:space="preserve">&lt;a </w:t>
      </w:r>
      <w:proofErr w:type="spellStart"/>
      <w:r>
        <w:t>href</w:t>
      </w:r>
      <w:proofErr w:type="spellEnd"/>
      <w:r>
        <w:t>=”path/to/something” target=”blank”&gt; the title of the link &lt;/a&gt;</w:t>
      </w:r>
      <w:r>
        <w:br/>
        <w:t xml:space="preserve">Note the target=”blank”: open the link in a NEW tab. </w:t>
      </w:r>
    </w:p>
    <w:p w14:paraId="538F0A41" w14:textId="77777777" w:rsidR="006D3599" w:rsidRDefault="006D3599" w:rsidP="006D3599">
      <w:pPr>
        <w:pStyle w:val="ListParagraph"/>
      </w:pPr>
      <w:proofErr w:type="spellStart"/>
      <w:r>
        <w:t>href</w:t>
      </w:r>
      <w:proofErr w:type="spellEnd"/>
      <w:r>
        <w:t xml:space="preserve">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w:t>
      </w:r>
      <w:proofErr w:type="spellStart"/>
      <w:r>
        <w:t>ol</w:t>
      </w:r>
      <w:proofErr w:type="spellEnd"/>
      <w:r>
        <w:t>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w:t>
      </w:r>
      <w:proofErr w:type="spellStart"/>
      <w:r>
        <w:t>ol</w:t>
      </w:r>
      <w:proofErr w:type="spellEnd"/>
      <w:r>
        <w:t>&gt;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lastRenderedPageBreak/>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w:t>
      </w:r>
      <w:proofErr w:type="spellStart"/>
      <w:r>
        <w:t>thead</w:t>
      </w:r>
      <w:proofErr w:type="spellEnd"/>
      <w:r>
        <w:t>&gt;, &lt;</w:t>
      </w:r>
      <w:proofErr w:type="spellStart"/>
      <w:r>
        <w:t>tbody</w:t>
      </w:r>
      <w:proofErr w:type="spellEnd"/>
      <w:r>
        <w:t>&gt;, &lt;</w:t>
      </w:r>
      <w:proofErr w:type="spellStart"/>
      <w:r>
        <w:t>tfoot</w:t>
      </w:r>
      <w:proofErr w:type="spellEnd"/>
      <w:r>
        <w:t>&gt;</w:t>
      </w:r>
    </w:p>
    <w:p w14:paraId="44B6B703" w14:textId="77777777" w:rsidR="006D3599" w:rsidRDefault="006D3599" w:rsidP="006D3599">
      <w:pPr>
        <w:pStyle w:val="ListParagraph"/>
      </w:pPr>
      <w:r>
        <w:t xml:space="preserve">In order to merge columns, rows, one use </w:t>
      </w:r>
      <w:proofErr w:type="spellStart"/>
      <w:r>
        <w:t>colspan</w:t>
      </w:r>
      <w:proofErr w:type="spellEnd"/>
      <w:r>
        <w:t xml:space="preserve"> or </w:t>
      </w:r>
      <w:proofErr w:type="spellStart"/>
      <w:r>
        <w:t>rowspan</w:t>
      </w:r>
      <w:proofErr w:type="spellEnd"/>
      <w:r>
        <w:t xml:space="preserve">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55"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56"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w:t>
      </w:r>
      <w:proofErr w:type="spellStart"/>
      <w:r>
        <w:rPr>
          <w:rFonts w:ascii="Arial" w:hAnsi="Arial" w:cs="Arial"/>
          <w:color w:val="242729"/>
          <w:sz w:val="23"/>
          <w:szCs w:val="23"/>
          <w:shd w:val="clear" w:color="auto" w:fill="FFFFFF"/>
        </w:rPr>
        <w:t>passwordID</w:t>
      </w:r>
      <w:proofErr w:type="spellEnd"/>
      <w:r>
        <w:rPr>
          <w:rFonts w:ascii="Arial" w:hAnsi="Arial" w:cs="Arial"/>
          <w:color w:val="242729"/>
          <w:sz w:val="23"/>
          <w:szCs w:val="23"/>
          <w:shd w:val="clear" w:color="auto" w:fill="FFFFFF"/>
        </w:rPr>
        <w:t>”&gt;Password: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w:t>
      </w:r>
      <w:proofErr w:type="spellStart"/>
      <w:r>
        <w:rPr>
          <w:rFonts w:ascii="Arial" w:hAnsi="Arial" w:cs="Arial"/>
          <w:color w:val="242729"/>
          <w:sz w:val="23"/>
          <w:szCs w:val="23"/>
          <w:shd w:val="clear" w:color="auto" w:fill="FFFFFF"/>
        </w:rPr>
        <w:t>passwordID</w:t>
      </w:r>
      <w:proofErr w:type="spellEnd"/>
      <w:r>
        <w:rPr>
          <w:rFonts w:ascii="Arial" w:hAnsi="Arial" w:cs="Arial"/>
          <w:color w:val="242729"/>
          <w:sz w:val="23"/>
          <w:szCs w:val="23"/>
          <w:shd w:val="clear" w:color="auto" w:fill="FFFFFF"/>
        </w:rPr>
        <w:t>”&gt;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cols=”” rows=””&gt; type something here &lt;/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Button type=”submit”. Button allows non-text label on the button while input type=submit allows only </w:t>
      </w:r>
      <w:proofErr w:type="spellStart"/>
      <w:r>
        <w:rPr>
          <w:rFonts w:ascii="Arial" w:hAnsi="Arial" w:cs="Arial"/>
          <w:color w:val="242729"/>
          <w:sz w:val="23"/>
          <w:szCs w:val="23"/>
          <w:shd w:val="clear" w:color="auto" w:fill="FFFFFF"/>
        </w:rPr>
        <w:t>tẽt</w:t>
      </w:r>
      <w:proofErr w:type="spellEnd"/>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w:t>
      </w:r>
      <w:proofErr w:type="spellStart"/>
      <w:r>
        <w:rPr>
          <w:rFonts w:ascii="Arial" w:hAnsi="Arial" w:cs="Arial"/>
          <w:color w:val="242729"/>
          <w:sz w:val="23"/>
          <w:szCs w:val="23"/>
          <w:shd w:val="clear" w:color="auto" w:fill="FFFFFF"/>
        </w:rPr>
        <w:t>variable_name</w:t>
      </w:r>
      <w:proofErr w:type="spellEnd"/>
      <w:r>
        <w:rPr>
          <w:rFonts w:ascii="Arial" w:hAnsi="Arial" w:cs="Arial"/>
          <w:color w:val="242729"/>
          <w:sz w:val="23"/>
          <w:szCs w:val="23"/>
          <w:shd w:val="clear" w:color="auto" w:fill="FFFFFF"/>
        </w:rPr>
        <w:t>” value=”</w:t>
      </w:r>
      <w:proofErr w:type="spellStart"/>
      <w:r>
        <w:rPr>
          <w:rFonts w:ascii="Arial" w:hAnsi="Arial" w:cs="Arial"/>
          <w:color w:val="242729"/>
          <w:sz w:val="23"/>
          <w:szCs w:val="23"/>
          <w:shd w:val="clear" w:color="auto" w:fill="FFFFFF"/>
        </w:rPr>
        <w:t>valuetosubmit</w:t>
      </w:r>
      <w:proofErr w:type="spellEnd"/>
      <w:r>
        <w:rPr>
          <w:rFonts w:ascii="Arial" w:hAnsi="Arial" w:cs="Arial"/>
          <w:color w:val="242729"/>
          <w:sz w:val="23"/>
          <w:szCs w:val="23"/>
          <w:shd w:val="clear" w:color="auto" w:fill="FFFFFF"/>
        </w:rPr>
        <w: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Websites often have a dedicated section for navigational links (like Homepage, Back, Forward, </w:t>
      </w:r>
      <w:proofErr w:type="spellStart"/>
      <w:r>
        <w:rPr>
          <w:rFonts w:ascii="Arial" w:hAnsi="Arial" w:cs="Arial"/>
          <w:color w:val="242729"/>
          <w:sz w:val="23"/>
          <w:szCs w:val="23"/>
          <w:shd w:val="clear" w:color="auto" w:fill="FFFFFF"/>
        </w:rPr>
        <w:t>etc</w:t>
      </w:r>
      <w:proofErr w:type="spellEnd"/>
      <w:r>
        <w:rPr>
          <w:rFonts w:ascii="Arial" w:hAnsi="Arial" w:cs="Arial"/>
          <w:color w:val="242729"/>
          <w:sz w:val="23"/>
          <w:szCs w:val="23"/>
          <w:shd w:val="clear" w:color="auto" w:fill="FFFFFF"/>
        </w:rPr>
        <w:t>).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57"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58"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AF3237">
      <w:pPr>
        <w:pStyle w:val="Heading2"/>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 xml:space="preserve">&lt;link </w:t>
      </w:r>
      <w:proofErr w:type="spellStart"/>
      <w:r>
        <w:t>rel</w:t>
      </w:r>
      <w:proofErr w:type="spellEnd"/>
      <w:r>
        <w:t xml:space="preserve">=”stylesheet </w:t>
      </w:r>
      <w:proofErr w:type="spellStart"/>
      <w:r>
        <w:t>href</w:t>
      </w:r>
      <w:proofErr w:type="spellEnd"/>
      <w:r>
        <w:t>=”…”&gt;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proofErr w:type="spellStart"/>
      <w:r>
        <w:t>ul#mylist</w:t>
      </w:r>
      <w:proofErr w:type="spellEnd"/>
      <w:r>
        <w:t>{</w:t>
      </w:r>
    </w:p>
    <w:p w14:paraId="083485F2" w14:textId="77777777" w:rsidR="006D3599" w:rsidRDefault="006D3599" w:rsidP="006D3599">
      <w:r>
        <w:t>}</w:t>
      </w:r>
    </w:p>
    <w:p w14:paraId="62033B33" w14:textId="77777777" w:rsidR="006D3599" w:rsidRDefault="006D3599" w:rsidP="006D3599">
      <w:r>
        <w:t xml:space="preserve">#mylist is enough to identify which element but one still writes </w:t>
      </w:r>
      <w:proofErr w:type="spellStart"/>
      <w:r>
        <w:t>ul#mylist</w:t>
      </w:r>
      <w:proofErr w:type="spellEnd"/>
      <w:r>
        <w:t xml:space="preserve"> in order to show where </w:t>
      </w:r>
      <w:proofErr w:type="spellStart"/>
      <w:r>
        <w:t>mylist</w:t>
      </w:r>
      <w:proofErr w:type="spellEnd"/>
      <w:r>
        <w:t xml:space="preserve"> stays at. It’s in </w:t>
      </w:r>
      <w:proofErr w:type="spellStart"/>
      <w:r>
        <w:t>mylist</w:t>
      </w:r>
      <w:proofErr w:type="spellEnd"/>
      <w:r>
        <w: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Common </w:t>
      </w:r>
      <w:proofErr w:type="spellStart"/>
      <w:r>
        <w:rPr>
          <w:rFonts w:ascii="Arial" w:hAnsi="Arial" w:cs="Arial"/>
          <w:color w:val="242729"/>
          <w:sz w:val="23"/>
          <w:szCs w:val="23"/>
          <w:shd w:val="clear" w:color="auto" w:fill="FFFFFF"/>
        </w:rPr>
        <w:t>CLASSes</w:t>
      </w:r>
      <w:proofErr w:type="spellEnd"/>
      <w:r>
        <w:rPr>
          <w:rFonts w:ascii="Arial" w:hAnsi="Arial" w:cs="Arial"/>
          <w:color w:val="242729"/>
          <w:sz w:val="23"/>
          <w:szCs w:val="23"/>
          <w:shd w:val="clear" w:color="auto" w:fill="FFFFFF"/>
        </w:rPr>
        <w:t xml:space="preserve">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proofErr w:type="spellStart"/>
      <w:r>
        <w:t>Em</w:t>
      </w:r>
      <w:proofErr w:type="spellEnd"/>
      <w:r>
        <w:t xml:space="preserve">: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w:t>
      </w:r>
      <w:proofErr w:type="spellStart"/>
      <w:r>
        <w:t>url</w:t>
      </w:r>
      <w:proofErr w:type="spellEnd"/>
      <w:r>
        <w:t xml:space="preserve">(“a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 xml:space="preserve">left top, left center, left bottom, right top, right center, right bottom, center top, center </w:t>
      </w:r>
      <w:proofErr w:type="spellStart"/>
      <w:r>
        <w:t>center</w:t>
      </w:r>
      <w:proofErr w:type="spellEnd"/>
      <w:r>
        <w:t>,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w:t>
      </w:r>
      <w:proofErr w:type="spellStart"/>
      <w:r>
        <w:t>img</w:t>
      </w:r>
      <w:proofErr w:type="spellEnd"/>
      <w:r>
        <w:t>&gt;, &lt;</w:t>
      </w:r>
      <w:proofErr w:type="spellStart"/>
      <w:r>
        <w:t>i</w:t>
      </w:r>
      <w:proofErr w:type="spellEnd"/>
      <w:r>
        <w:t>&gt;, &lt;</w:t>
      </w:r>
      <w:proofErr w:type="spellStart"/>
      <w:r>
        <w:t>em</w:t>
      </w:r>
      <w:proofErr w:type="spellEnd"/>
      <w:r>
        <w:t>&gt;,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w:t>
      </w:r>
      <w:proofErr w:type="spellStart"/>
      <w:r>
        <w:t>i</w:t>
      </w:r>
      <w:proofErr w:type="spellEnd"/>
      <w:r>
        <w:t>&gt;, &lt;</w:t>
      </w:r>
      <w:proofErr w:type="spellStart"/>
      <w:r>
        <w:t>em</w:t>
      </w:r>
      <w:proofErr w:type="spellEnd"/>
      <w:r>
        <w:t>&gt;, &lt;u&gt;, &lt;</w:t>
      </w:r>
      <w:proofErr w:type="spellStart"/>
      <w:r>
        <w:t>img</w:t>
      </w:r>
      <w:proofErr w:type="spellEnd"/>
      <w:r>
        <w:t>&gt;,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transform: scale(</w:t>
      </w:r>
      <w:proofErr w:type="spellStart"/>
      <w:r>
        <w:t>x_scale</w:t>
      </w:r>
      <w:proofErr w:type="spellEnd"/>
      <w:r>
        <w:t xml:space="preserve">, </w:t>
      </w:r>
      <w:proofErr w:type="spellStart"/>
      <w:r>
        <w:t>y_scale</w:t>
      </w:r>
      <w:proofErr w:type="spellEnd"/>
      <w:r>
        <w:t xml:space="preserv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evenInner</w:t>
      </w:r>
      <w:proofErr w:type="spellEnd"/>
      <w:r>
        <w:rPr>
          <w:rFonts w:ascii="inherit" w:eastAsia="Times New Roman" w:hAnsi="inherit" w:cs="Courier New"/>
          <w:color w:val="242729"/>
          <w:sz w:val="20"/>
          <w:szCs w:val="20"/>
          <w:bdr w:val="none" w:sz="0" w:space="0" w:color="auto" w:frame="1"/>
        </w:rPr>
        <w:t>"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AF3237">
      <w:pPr>
        <w:pStyle w:val="Heading2"/>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proofErr w:type="spellStart"/>
      <w:r>
        <w:t>i</w:t>
      </w:r>
      <w:proofErr w:type="spellEnd"/>
      <w:r>
        <w:t>)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w:t>
      </w:r>
      <w:proofErr w:type="spellStart"/>
      <w:r>
        <w:t>i</w:t>
      </w:r>
      <w:proofErr w:type="spellEnd"/>
      <w:r>
        <w:t>&gt;,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p w14:paraId="2ED66A24" w14:textId="77777777" w:rsidR="006D3599" w:rsidRDefault="006D3599" w:rsidP="006D3599">
      <w:pPr>
        <w:pStyle w:val="Heading1"/>
      </w:pPr>
      <w:proofErr w:type="spellStart"/>
      <w:r>
        <w:rPr>
          <w:shd w:val="clear" w:color="auto" w:fill="FFFFFF"/>
        </w:rPr>
        <w:t>Javascript</w:t>
      </w:r>
      <w:proofErr w:type="spellEnd"/>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 xml:space="preserve">DOM allow </w:t>
      </w:r>
      <w:proofErr w:type="spellStart"/>
      <w:r>
        <w:t>Javascript</w:t>
      </w:r>
      <w:proofErr w:type="spellEnd"/>
      <w:r>
        <w:t xml:space="preserve"> to change content, structure, styles of HTML doc</w:t>
      </w:r>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proofErr w:type="spellStart"/>
      <w:r>
        <w:t>Javascript</w:t>
      </w:r>
      <w:proofErr w:type="spellEnd"/>
      <w:r>
        <w:t xml:space="preserve">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proofErr w:type="spellStart"/>
      <w:r>
        <w:t>getElementById</w:t>
      </w:r>
      <w:proofErr w:type="spellEnd"/>
      <w:r>
        <w:t xml:space="preserve"> method and </w:t>
      </w:r>
      <w:proofErr w:type="spellStart"/>
      <w:r>
        <w:t>innerHTML</w:t>
      </w:r>
      <w:proofErr w:type="spellEnd"/>
      <w:r>
        <w:t xml:space="preserve"> property are used to change element</w:t>
      </w:r>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 xml:space="preserve">HTML with </w:t>
      </w:r>
      <w:proofErr w:type="spellStart"/>
      <w:r>
        <w:rPr>
          <w:shd w:val="clear" w:color="auto" w:fill="FFFFFF"/>
        </w:rPr>
        <w:t>Javascript</w:t>
      </w:r>
      <w:proofErr w:type="spellEnd"/>
    </w:p>
    <w:p w14:paraId="320BBFE7" w14:textId="77777777" w:rsidR="006D3599" w:rsidRDefault="006D3599" w:rsidP="006D3599">
      <w:r>
        <w:t xml:space="preserve">Attributes for triggering something when an event occurs for any element (not only button, but also h1, </w:t>
      </w:r>
      <w:proofErr w:type="spellStart"/>
      <w:r>
        <w:t>img</w:t>
      </w:r>
      <w:proofErr w:type="spellEnd"/>
      <w:r>
        <w:t xml:space="preserve">, </w:t>
      </w:r>
      <w:proofErr w:type="spellStart"/>
      <w:r>
        <w:t>etc</w:t>
      </w:r>
      <w:proofErr w:type="spellEnd"/>
      <w:r>
        <w:t xml:space="preserve">): onclick, </w:t>
      </w:r>
      <w:proofErr w:type="spellStart"/>
      <w:r>
        <w:t>onmouseover</w:t>
      </w:r>
      <w:proofErr w:type="spellEnd"/>
      <w:r>
        <w:t>,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 xml:space="preserve">Exp: In the following, </w:t>
      </w:r>
      <w:proofErr w:type="spellStart"/>
      <w:r>
        <w:t>myDisplayer</w:t>
      </w:r>
      <w:proofErr w:type="spellEnd"/>
      <w:r>
        <w:t> is the name of a function and it is passed to </w:t>
      </w:r>
      <w:proofErr w:type="spellStart"/>
      <w:r>
        <w:t>myCalculator</w:t>
      </w:r>
      <w:proofErr w:type="spellEnd"/>
      <w:r>
        <w:t>()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myDisplayer</w:t>
      </w:r>
      <w:proofErr w:type="spellEnd"/>
      <w:r>
        <w:rPr>
          <w:rFonts w:ascii="Consolas" w:hAnsi="Consolas"/>
          <w:color w:val="000000"/>
          <w:sz w:val="23"/>
          <w:szCs w:val="23"/>
          <w:shd w:val="clear" w:color="auto" w:fill="FFFFFF"/>
        </w:rPr>
        <w:t>(some)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getElementById</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innerHTML</w:t>
      </w:r>
      <w:proofErr w:type="spellEnd"/>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myCalculator</w:t>
      </w:r>
      <w:proofErr w:type="spellEnd"/>
      <w:r>
        <w:rPr>
          <w:rFonts w:ascii="Consolas" w:hAnsi="Consolas"/>
          <w:color w:val="000000"/>
          <w:sz w:val="23"/>
          <w:szCs w:val="23"/>
          <w:shd w:val="clear" w:color="auto" w:fill="FFFFFF"/>
        </w:rPr>
        <w:t xml:space="preserve">(num1, num2, </w:t>
      </w:r>
      <w:proofErr w:type="spellStart"/>
      <w:r>
        <w:rPr>
          <w:rFonts w:ascii="Consolas" w:hAnsi="Consolas"/>
          <w:color w:val="000000"/>
          <w:sz w:val="23"/>
          <w:szCs w:val="23"/>
          <w:shd w:val="clear" w:color="auto" w:fill="FFFFFF"/>
        </w:rPr>
        <w:t>myCallback</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myCallback</w:t>
      </w:r>
      <w:proofErr w:type="spellEnd"/>
      <w:r>
        <w:rPr>
          <w:rFonts w:ascii="Consolas" w:hAnsi="Consolas"/>
          <w:color w:val="000000"/>
          <w:sz w:val="23"/>
          <w:szCs w:val="23"/>
          <w:shd w:val="clear" w:color="auto" w:fill="FFFFFF"/>
        </w:rPr>
        <w:t>(sum);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myCalculator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myDisplayer</w:t>
      </w:r>
      <w:proofErr w:type="spellEnd"/>
      <w:r>
        <w:rPr>
          <w:rFonts w:ascii="Consolas" w:hAnsi="Consolas"/>
          <w:color w:val="000000"/>
          <w:sz w:val="23"/>
          <w:szCs w:val="23"/>
          <w:shd w:val="clear" w:color="auto" w:fill="FFFFFF"/>
        </w:rPr>
        <w:t>);</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proofErr w:type="spellStart"/>
      <w:r>
        <w:t>Javascript</w:t>
      </w:r>
      <w:proofErr w:type="spellEnd"/>
      <w:r>
        <w:t xml:space="preserve"> asynchronous</w:t>
      </w:r>
    </w:p>
    <w:sectPr w:rsidR="006D3599" w:rsidSect="00F61C60">
      <w:footerReference w:type="default" r:id="rId70"/>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D31C2" w14:textId="77777777" w:rsidR="00037D3B" w:rsidRDefault="00037D3B" w:rsidP="00EB1996">
      <w:pPr>
        <w:spacing w:after="0" w:line="240" w:lineRule="auto"/>
      </w:pPr>
      <w:r>
        <w:separator/>
      </w:r>
    </w:p>
  </w:endnote>
  <w:endnote w:type="continuationSeparator" w:id="0">
    <w:p w14:paraId="192175BD" w14:textId="77777777" w:rsidR="00037D3B" w:rsidRDefault="00037D3B" w:rsidP="00EB1996">
      <w:pPr>
        <w:spacing w:after="0" w:line="240" w:lineRule="auto"/>
      </w:pPr>
      <w:r>
        <w:continuationSeparator/>
      </w:r>
    </w:p>
  </w:endnote>
  <w:endnote w:type="continuationNotice" w:id="1">
    <w:p w14:paraId="4D48EFEF" w14:textId="77777777" w:rsidR="00037D3B" w:rsidRDefault="00037D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60EC8" w14:textId="77777777" w:rsidR="00037D3B" w:rsidRDefault="00037D3B" w:rsidP="00EB1996">
      <w:pPr>
        <w:spacing w:after="0" w:line="240" w:lineRule="auto"/>
      </w:pPr>
      <w:r>
        <w:separator/>
      </w:r>
    </w:p>
  </w:footnote>
  <w:footnote w:type="continuationSeparator" w:id="0">
    <w:p w14:paraId="11585270" w14:textId="77777777" w:rsidR="00037D3B" w:rsidRDefault="00037D3B" w:rsidP="00EB1996">
      <w:pPr>
        <w:spacing w:after="0" w:line="240" w:lineRule="auto"/>
      </w:pPr>
      <w:r>
        <w:continuationSeparator/>
      </w:r>
    </w:p>
  </w:footnote>
  <w:footnote w:type="continuationNotice" w:id="1">
    <w:p w14:paraId="584131D7" w14:textId="77777777" w:rsidR="00037D3B" w:rsidRDefault="00037D3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5ED"/>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AAC"/>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7D7"/>
    <w:rsid w:val="00027FDA"/>
    <w:rsid w:val="00030192"/>
    <w:rsid w:val="000304FB"/>
    <w:rsid w:val="00030EA1"/>
    <w:rsid w:val="0003119A"/>
    <w:rsid w:val="00031205"/>
    <w:rsid w:val="0003137E"/>
    <w:rsid w:val="00031919"/>
    <w:rsid w:val="000319D7"/>
    <w:rsid w:val="00031B0D"/>
    <w:rsid w:val="0003219C"/>
    <w:rsid w:val="00032EAB"/>
    <w:rsid w:val="000332CD"/>
    <w:rsid w:val="00033659"/>
    <w:rsid w:val="000338D7"/>
    <w:rsid w:val="00033AFC"/>
    <w:rsid w:val="00033B7D"/>
    <w:rsid w:val="00034BA1"/>
    <w:rsid w:val="000351E2"/>
    <w:rsid w:val="00035635"/>
    <w:rsid w:val="00035681"/>
    <w:rsid w:val="00035798"/>
    <w:rsid w:val="00035C19"/>
    <w:rsid w:val="00035C6F"/>
    <w:rsid w:val="00036211"/>
    <w:rsid w:val="000364D7"/>
    <w:rsid w:val="00036FBB"/>
    <w:rsid w:val="00037177"/>
    <w:rsid w:val="000373EA"/>
    <w:rsid w:val="00037779"/>
    <w:rsid w:val="00037D3B"/>
    <w:rsid w:val="00037FC0"/>
    <w:rsid w:val="00037FEA"/>
    <w:rsid w:val="00040AF9"/>
    <w:rsid w:val="00041607"/>
    <w:rsid w:val="000419F8"/>
    <w:rsid w:val="0004214D"/>
    <w:rsid w:val="0004257F"/>
    <w:rsid w:val="000428FD"/>
    <w:rsid w:val="00042F33"/>
    <w:rsid w:val="00043042"/>
    <w:rsid w:val="00043128"/>
    <w:rsid w:val="000433BB"/>
    <w:rsid w:val="000435DF"/>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09"/>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0E6B"/>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3E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9D2"/>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456"/>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038"/>
    <w:rsid w:val="000C64DD"/>
    <w:rsid w:val="000C69F3"/>
    <w:rsid w:val="000C6D95"/>
    <w:rsid w:val="000C6FD8"/>
    <w:rsid w:val="000C76E3"/>
    <w:rsid w:val="000C772F"/>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2A0"/>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3C7"/>
    <w:rsid w:val="000F39D5"/>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84F"/>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1FD"/>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5B7C"/>
    <w:rsid w:val="0014606C"/>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1E6"/>
    <w:rsid w:val="00154435"/>
    <w:rsid w:val="00154690"/>
    <w:rsid w:val="001547E0"/>
    <w:rsid w:val="00154B42"/>
    <w:rsid w:val="00154C53"/>
    <w:rsid w:val="00154ECA"/>
    <w:rsid w:val="00154F57"/>
    <w:rsid w:val="0015500E"/>
    <w:rsid w:val="001550B7"/>
    <w:rsid w:val="00155401"/>
    <w:rsid w:val="00155F16"/>
    <w:rsid w:val="001561E3"/>
    <w:rsid w:val="00156ACC"/>
    <w:rsid w:val="00156AD5"/>
    <w:rsid w:val="0015705D"/>
    <w:rsid w:val="00157394"/>
    <w:rsid w:val="001573B3"/>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C4"/>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B66"/>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3A7"/>
    <w:rsid w:val="001E0459"/>
    <w:rsid w:val="001E0F0D"/>
    <w:rsid w:val="001E0F31"/>
    <w:rsid w:val="001E0F7A"/>
    <w:rsid w:val="001E0FB9"/>
    <w:rsid w:val="001E204C"/>
    <w:rsid w:val="001E2225"/>
    <w:rsid w:val="001E2339"/>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E75E6"/>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0A4"/>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1FD"/>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5BC"/>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48A"/>
    <w:rsid w:val="00274744"/>
    <w:rsid w:val="00274755"/>
    <w:rsid w:val="0027487D"/>
    <w:rsid w:val="002749F1"/>
    <w:rsid w:val="00274B93"/>
    <w:rsid w:val="00275071"/>
    <w:rsid w:val="002751BE"/>
    <w:rsid w:val="002758A4"/>
    <w:rsid w:val="00275C77"/>
    <w:rsid w:val="00276F3D"/>
    <w:rsid w:val="002770E2"/>
    <w:rsid w:val="00277155"/>
    <w:rsid w:val="00277445"/>
    <w:rsid w:val="0027762A"/>
    <w:rsid w:val="00277B3B"/>
    <w:rsid w:val="00277CE6"/>
    <w:rsid w:val="00277EB5"/>
    <w:rsid w:val="002808F4"/>
    <w:rsid w:val="002809D1"/>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3F47"/>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1F0"/>
    <w:rsid w:val="002975C4"/>
    <w:rsid w:val="00297712"/>
    <w:rsid w:val="002978FA"/>
    <w:rsid w:val="002A08C2"/>
    <w:rsid w:val="002A0AC3"/>
    <w:rsid w:val="002A0ACE"/>
    <w:rsid w:val="002A0CE1"/>
    <w:rsid w:val="002A15EB"/>
    <w:rsid w:val="002A162D"/>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619"/>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6A1"/>
    <w:rsid w:val="002C67ED"/>
    <w:rsid w:val="002C77C9"/>
    <w:rsid w:val="002C78FB"/>
    <w:rsid w:val="002C79A7"/>
    <w:rsid w:val="002C79DD"/>
    <w:rsid w:val="002C7C74"/>
    <w:rsid w:val="002C7F1E"/>
    <w:rsid w:val="002D00E7"/>
    <w:rsid w:val="002D062B"/>
    <w:rsid w:val="002D0AD0"/>
    <w:rsid w:val="002D0B81"/>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5BAA"/>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A3D"/>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D5C"/>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2F7F82"/>
    <w:rsid w:val="003000E1"/>
    <w:rsid w:val="0030045C"/>
    <w:rsid w:val="0030046E"/>
    <w:rsid w:val="003006A2"/>
    <w:rsid w:val="0030098C"/>
    <w:rsid w:val="00300BD1"/>
    <w:rsid w:val="00300DDE"/>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C9D"/>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50"/>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22D"/>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148"/>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B84"/>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BB6"/>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1D4"/>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C46"/>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34"/>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CBB"/>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36"/>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0D"/>
    <w:rsid w:val="003D673C"/>
    <w:rsid w:val="003D6BAE"/>
    <w:rsid w:val="003D6D84"/>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3DD"/>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1FBE"/>
    <w:rsid w:val="003F26F4"/>
    <w:rsid w:val="003F2FB3"/>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7C1"/>
    <w:rsid w:val="003F7B3B"/>
    <w:rsid w:val="0040023B"/>
    <w:rsid w:val="004002C8"/>
    <w:rsid w:val="004005AC"/>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07F5D"/>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2A"/>
    <w:rsid w:val="00420AEB"/>
    <w:rsid w:val="00420BAD"/>
    <w:rsid w:val="00420FB3"/>
    <w:rsid w:val="0042161B"/>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762"/>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88"/>
    <w:rsid w:val="004528AA"/>
    <w:rsid w:val="00452972"/>
    <w:rsid w:val="00452A34"/>
    <w:rsid w:val="00452AE8"/>
    <w:rsid w:val="00452C12"/>
    <w:rsid w:val="00453018"/>
    <w:rsid w:val="00453145"/>
    <w:rsid w:val="004532DC"/>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1FC"/>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AC1"/>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7AA"/>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43F"/>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8B2"/>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8D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7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085"/>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28AF"/>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26E"/>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11B"/>
    <w:rsid w:val="0050236B"/>
    <w:rsid w:val="0050263D"/>
    <w:rsid w:val="00502904"/>
    <w:rsid w:val="00502926"/>
    <w:rsid w:val="00502927"/>
    <w:rsid w:val="00502A36"/>
    <w:rsid w:val="00502FC1"/>
    <w:rsid w:val="00503684"/>
    <w:rsid w:val="0050419E"/>
    <w:rsid w:val="00504963"/>
    <w:rsid w:val="00504DF5"/>
    <w:rsid w:val="00505551"/>
    <w:rsid w:val="005056F8"/>
    <w:rsid w:val="00505E5C"/>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0D"/>
    <w:rsid w:val="00530468"/>
    <w:rsid w:val="0053057D"/>
    <w:rsid w:val="00530616"/>
    <w:rsid w:val="00530743"/>
    <w:rsid w:val="00531138"/>
    <w:rsid w:val="005312A3"/>
    <w:rsid w:val="00531B6A"/>
    <w:rsid w:val="00531B77"/>
    <w:rsid w:val="00531BE9"/>
    <w:rsid w:val="00532402"/>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E78"/>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2DF"/>
    <w:rsid w:val="005613B2"/>
    <w:rsid w:val="00561C23"/>
    <w:rsid w:val="00561CDC"/>
    <w:rsid w:val="00562014"/>
    <w:rsid w:val="00562077"/>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79C"/>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6FDB"/>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286"/>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49E"/>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5EF"/>
    <w:rsid w:val="005D7B65"/>
    <w:rsid w:val="005D7C6F"/>
    <w:rsid w:val="005E01CF"/>
    <w:rsid w:val="005E055E"/>
    <w:rsid w:val="005E05F5"/>
    <w:rsid w:val="005E0E4F"/>
    <w:rsid w:val="005E1038"/>
    <w:rsid w:val="005E1146"/>
    <w:rsid w:val="005E11D4"/>
    <w:rsid w:val="005E1478"/>
    <w:rsid w:val="005E1E20"/>
    <w:rsid w:val="005E1EEB"/>
    <w:rsid w:val="005E2452"/>
    <w:rsid w:val="005E26B5"/>
    <w:rsid w:val="005E2714"/>
    <w:rsid w:val="005E2902"/>
    <w:rsid w:val="005E29FF"/>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2B3"/>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1E0"/>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5F51"/>
    <w:rsid w:val="006164A6"/>
    <w:rsid w:val="006167C3"/>
    <w:rsid w:val="006167E4"/>
    <w:rsid w:val="006178C8"/>
    <w:rsid w:val="0061791E"/>
    <w:rsid w:val="00617C60"/>
    <w:rsid w:val="00617D4D"/>
    <w:rsid w:val="00617FD5"/>
    <w:rsid w:val="0062077F"/>
    <w:rsid w:val="00620B70"/>
    <w:rsid w:val="006214A0"/>
    <w:rsid w:val="0062154B"/>
    <w:rsid w:val="006219E8"/>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1F4"/>
    <w:rsid w:val="0062579A"/>
    <w:rsid w:val="0062585E"/>
    <w:rsid w:val="006260E6"/>
    <w:rsid w:val="006261C1"/>
    <w:rsid w:val="00626435"/>
    <w:rsid w:val="00626688"/>
    <w:rsid w:val="006267B5"/>
    <w:rsid w:val="00626A58"/>
    <w:rsid w:val="00626E88"/>
    <w:rsid w:val="00626ECC"/>
    <w:rsid w:val="00626EEE"/>
    <w:rsid w:val="006302F8"/>
    <w:rsid w:val="006303C8"/>
    <w:rsid w:val="006307E0"/>
    <w:rsid w:val="006307E8"/>
    <w:rsid w:val="00630904"/>
    <w:rsid w:val="00630BAB"/>
    <w:rsid w:val="00630C05"/>
    <w:rsid w:val="00630DD5"/>
    <w:rsid w:val="00630E87"/>
    <w:rsid w:val="006314B7"/>
    <w:rsid w:val="00631516"/>
    <w:rsid w:val="00631A99"/>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206"/>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3CE5"/>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1DCC"/>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14B"/>
    <w:rsid w:val="006A6720"/>
    <w:rsid w:val="006A7147"/>
    <w:rsid w:val="006A72BA"/>
    <w:rsid w:val="006A74F1"/>
    <w:rsid w:val="006A7DE7"/>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3CF3"/>
    <w:rsid w:val="006C44A3"/>
    <w:rsid w:val="006C48F7"/>
    <w:rsid w:val="006C4A67"/>
    <w:rsid w:val="006C4EF6"/>
    <w:rsid w:val="006C50DC"/>
    <w:rsid w:val="006C53AA"/>
    <w:rsid w:val="006C5703"/>
    <w:rsid w:val="006C5CE8"/>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0F23"/>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A4"/>
    <w:rsid w:val="006F37C0"/>
    <w:rsid w:val="006F38DA"/>
    <w:rsid w:val="006F44E2"/>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273"/>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467"/>
    <w:rsid w:val="0072787D"/>
    <w:rsid w:val="00730584"/>
    <w:rsid w:val="007305FA"/>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52F"/>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4DD5"/>
    <w:rsid w:val="007450B4"/>
    <w:rsid w:val="007453E7"/>
    <w:rsid w:val="0074550A"/>
    <w:rsid w:val="00745E3E"/>
    <w:rsid w:val="00745E56"/>
    <w:rsid w:val="00745FE9"/>
    <w:rsid w:val="00746495"/>
    <w:rsid w:val="00746785"/>
    <w:rsid w:val="00746B85"/>
    <w:rsid w:val="00746E38"/>
    <w:rsid w:val="0074738E"/>
    <w:rsid w:val="007477A6"/>
    <w:rsid w:val="00747BBD"/>
    <w:rsid w:val="00747E1A"/>
    <w:rsid w:val="0075033C"/>
    <w:rsid w:val="0075045D"/>
    <w:rsid w:val="00750BC9"/>
    <w:rsid w:val="00750F7D"/>
    <w:rsid w:val="00751083"/>
    <w:rsid w:val="00751343"/>
    <w:rsid w:val="00751784"/>
    <w:rsid w:val="007520A9"/>
    <w:rsid w:val="00752E86"/>
    <w:rsid w:val="0075360C"/>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1A2E"/>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C90"/>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879"/>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53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4DF2"/>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22A7"/>
    <w:rsid w:val="007B2432"/>
    <w:rsid w:val="007B2634"/>
    <w:rsid w:val="007B34DC"/>
    <w:rsid w:val="007B3D92"/>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268"/>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44D"/>
    <w:rsid w:val="0082052F"/>
    <w:rsid w:val="0082087E"/>
    <w:rsid w:val="00820A5F"/>
    <w:rsid w:val="00820B3E"/>
    <w:rsid w:val="00820B45"/>
    <w:rsid w:val="00821662"/>
    <w:rsid w:val="00821D60"/>
    <w:rsid w:val="00821E37"/>
    <w:rsid w:val="00821FED"/>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328"/>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8A0"/>
    <w:rsid w:val="00844970"/>
    <w:rsid w:val="00844974"/>
    <w:rsid w:val="00844DB4"/>
    <w:rsid w:val="00845089"/>
    <w:rsid w:val="008451E3"/>
    <w:rsid w:val="0084525F"/>
    <w:rsid w:val="0084569A"/>
    <w:rsid w:val="00845962"/>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50A"/>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C9F"/>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1E"/>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84E"/>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0FE"/>
    <w:rsid w:val="00884595"/>
    <w:rsid w:val="00884C5F"/>
    <w:rsid w:val="0088522A"/>
    <w:rsid w:val="00885553"/>
    <w:rsid w:val="00885689"/>
    <w:rsid w:val="00885824"/>
    <w:rsid w:val="00885F21"/>
    <w:rsid w:val="0088624C"/>
    <w:rsid w:val="00886528"/>
    <w:rsid w:val="00886C75"/>
    <w:rsid w:val="00886E2E"/>
    <w:rsid w:val="00886E3A"/>
    <w:rsid w:val="008871C8"/>
    <w:rsid w:val="0088758C"/>
    <w:rsid w:val="008875F5"/>
    <w:rsid w:val="00887660"/>
    <w:rsid w:val="00887A0E"/>
    <w:rsid w:val="00887AE6"/>
    <w:rsid w:val="008900F4"/>
    <w:rsid w:val="00890275"/>
    <w:rsid w:val="00890518"/>
    <w:rsid w:val="00890558"/>
    <w:rsid w:val="008907EB"/>
    <w:rsid w:val="00890EE4"/>
    <w:rsid w:val="008912BA"/>
    <w:rsid w:val="00891549"/>
    <w:rsid w:val="00891793"/>
    <w:rsid w:val="00892368"/>
    <w:rsid w:val="00892A93"/>
    <w:rsid w:val="00892CE6"/>
    <w:rsid w:val="00892D39"/>
    <w:rsid w:val="0089321F"/>
    <w:rsid w:val="0089346D"/>
    <w:rsid w:val="008934AC"/>
    <w:rsid w:val="008935F9"/>
    <w:rsid w:val="008938EA"/>
    <w:rsid w:val="00893B30"/>
    <w:rsid w:val="00893C38"/>
    <w:rsid w:val="00893D85"/>
    <w:rsid w:val="00893FFF"/>
    <w:rsid w:val="0089421A"/>
    <w:rsid w:val="008946DE"/>
    <w:rsid w:val="00894D97"/>
    <w:rsid w:val="00894E78"/>
    <w:rsid w:val="00894FC7"/>
    <w:rsid w:val="00895095"/>
    <w:rsid w:val="008951F9"/>
    <w:rsid w:val="00895748"/>
    <w:rsid w:val="0089614A"/>
    <w:rsid w:val="008978E9"/>
    <w:rsid w:val="008A0290"/>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1CA"/>
    <w:rsid w:val="008A69D4"/>
    <w:rsid w:val="008A7535"/>
    <w:rsid w:val="008A7C84"/>
    <w:rsid w:val="008B04DB"/>
    <w:rsid w:val="008B0648"/>
    <w:rsid w:val="008B08FA"/>
    <w:rsid w:val="008B0FDA"/>
    <w:rsid w:val="008B1056"/>
    <w:rsid w:val="008B1307"/>
    <w:rsid w:val="008B135E"/>
    <w:rsid w:val="008B1940"/>
    <w:rsid w:val="008B1CD5"/>
    <w:rsid w:val="008B2087"/>
    <w:rsid w:val="008B2433"/>
    <w:rsid w:val="008B2AE6"/>
    <w:rsid w:val="008B2B30"/>
    <w:rsid w:val="008B2CC4"/>
    <w:rsid w:val="008B2DD8"/>
    <w:rsid w:val="008B34BD"/>
    <w:rsid w:val="008B3566"/>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685"/>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2DDE"/>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08DE"/>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265"/>
    <w:rsid w:val="00904825"/>
    <w:rsid w:val="00904A72"/>
    <w:rsid w:val="009054A2"/>
    <w:rsid w:val="00905627"/>
    <w:rsid w:val="00906597"/>
    <w:rsid w:val="00906DB0"/>
    <w:rsid w:val="00906E76"/>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6FA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507"/>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0F62"/>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8DD"/>
    <w:rsid w:val="00971A43"/>
    <w:rsid w:val="009721B2"/>
    <w:rsid w:val="0097245B"/>
    <w:rsid w:val="009725F7"/>
    <w:rsid w:val="0097287F"/>
    <w:rsid w:val="00972E18"/>
    <w:rsid w:val="009730FC"/>
    <w:rsid w:val="009731FB"/>
    <w:rsid w:val="00973CDC"/>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092"/>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0C38"/>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367"/>
    <w:rsid w:val="009A6757"/>
    <w:rsid w:val="009A6AFD"/>
    <w:rsid w:val="009A71C0"/>
    <w:rsid w:val="009A766C"/>
    <w:rsid w:val="009A7A9C"/>
    <w:rsid w:val="009A7B4E"/>
    <w:rsid w:val="009A7E61"/>
    <w:rsid w:val="009B0325"/>
    <w:rsid w:val="009B04D5"/>
    <w:rsid w:val="009B0A7A"/>
    <w:rsid w:val="009B0BC3"/>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43"/>
    <w:rsid w:val="009B5C68"/>
    <w:rsid w:val="009B621C"/>
    <w:rsid w:val="009B63DA"/>
    <w:rsid w:val="009B64D4"/>
    <w:rsid w:val="009B67AD"/>
    <w:rsid w:val="009B7273"/>
    <w:rsid w:val="009B7ED2"/>
    <w:rsid w:val="009B7F36"/>
    <w:rsid w:val="009C08D4"/>
    <w:rsid w:val="009C08E0"/>
    <w:rsid w:val="009C095F"/>
    <w:rsid w:val="009C0C78"/>
    <w:rsid w:val="009C0D23"/>
    <w:rsid w:val="009C0E7D"/>
    <w:rsid w:val="009C0FDE"/>
    <w:rsid w:val="009C0FE4"/>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2E8B"/>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664"/>
    <w:rsid w:val="009E5722"/>
    <w:rsid w:val="009E5C7B"/>
    <w:rsid w:val="009E5D81"/>
    <w:rsid w:val="009E5FD5"/>
    <w:rsid w:val="009E622F"/>
    <w:rsid w:val="009E6403"/>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96B"/>
    <w:rsid w:val="009F2BC2"/>
    <w:rsid w:val="009F33E5"/>
    <w:rsid w:val="009F3B60"/>
    <w:rsid w:val="009F3EE8"/>
    <w:rsid w:val="009F3F0C"/>
    <w:rsid w:val="009F3FBB"/>
    <w:rsid w:val="009F406C"/>
    <w:rsid w:val="009F4349"/>
    <w:rsid w:val="009F451B"/>
    <w:rsid w:val="009F45F4"/>
    <w:rsid w:val="009F464F"/>
    <w:rsid w:val="009F4D42"/>
    <w:rsid w:val="009F5413"/>
    <w:rsid w:val="009F5877"/>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823"/>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46"/>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3F0F"/>
    <w:rsid w:val="00A3444C"/>
    <w:rsid w:val="00A3476A"/>
    <w:rsid w:val="00A34B1A"/>
    <w:rsid w:val="00A34C78"/>
    <w:rsid w:val="00A3517B"/>
    <w:rsid w:val="00A36DBF"/>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382"/>
    <w:rsid w:val="00A45BD2"/>
    <w:rsid w:val="00A45F9F"/>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763"/>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47"/>
    <w:rsid w:val="00A864FC"/>
    <w:rsid w:val="00A868C3"/>
    <w:rsid w:val="00A86B50"/>
    <w:rsid w:val="00A86EF7"/>
    <w:rsid w:val="00A873BA"/>
    <w:rsid w:val="00A90003"/>
    <w:rsid w:val="00A900F9"/>
    <w:rsid w:val="00A90329"/>
    <w:rsid w:val="00A903D2"/>
    <w:rsid w:val="00A903E0"/>
    <w:rsid w:val="00A907FF"/>
    <w:rsid w:val="00A90C7F"/>
    <w:rsid w:val="00A90CBD"/>
    <w:rsid w:val="00A90EC1"/>
    <w:rsid w:val="00A91179"/>
    <w:rsid w:val="00A914E6"/>
    <w:rsid w:val="00A914F0"/>
    <w:rsid w:val="00A91E2D"/>
    <w:rsid w:val="00A91EC7"/>
    <w:rsid w:val="00A920D7"/>
    <w:rsid w:val="00A923B9"/>
    <w:rsid w:val="00A927BA"/>
    <w:rsid w:val="00A92AB0"/>
    <w:rsid w:val="00A92B78"/>
    <w:rsid w:val="00A93030"/>
    <w:rsid w:val="00A93687"/>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20C"/>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7BF"/>
    <w:rsid w:val="00AA7935"/>
    <w:rsid w:val="00AA7E5E"/>
    <w:rsid w:val="00AB00D8"/>
    <w:rsid w:val="00AB0AB5"/>
    <w:rsid w:val="00AB0B32"/>
    <w:rsid w:val="00AB108C"/>
    <w:rsid w:val="00AB1587"/>
    <w:rsid w:val="00AB19FF"/>
    <w:rsid w:val="00AB243A"/>
    <w:rsid w:val="00AB2595"/>
    <w:rsid w:val="00AB28F6"/>
    <w:rsid w:val="00AB2BD4"/>
    <w:rsid w:val="00AB2DB9"/>
    <w:rsid w:val="00AB3221"/>
    <w:rsid w:val="00AB3775"/>
    <w:rsid w:val="00AB37DE"/>
    <w:rsid w:val="00AB3C75"/>
    <w:rsid w:val="00AB4033"/>
    <w:rsid w:val="00AB4AAD"/>
    <w:rsid w:val="00AB4B49"/>
    <w:rsid w:val="00AB4CEB"/>
    <w:rsid w:val="00AB4D8C"/>
    <w:rsid w:val="00AB52DA"/>
    <w:rsid w:val="00AB572B"/>
    <w:rsid w:val="00AB5A1F"/>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237"/>
    <w:rsid w:val="00AF333A"/>
    <w:rsid w:val="00AF33C0"/>
    <w:rsid w:val="00AF33F4"/>
    <w:rsid w:val="00AF40CA"/>
    <w:rsid w:val="00AF423D"/>
    <w:rsid w:val="00AF46CB"/>
    <w:rsid w:val="00AF485D"/>
    <w:rsid w:val="00AF4D0D"/>
    <w:rsid w:val="00AF531A"/>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94"/>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8C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950"/>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1C5E"/>
    <w:rsid w:val="00B42294"/>
    <w:rsid w:val="00B42A2E"/>
    <w:rsid w:val="00B42A38"/>
    <w:rsid w:val="00B43116"/>
    <w:rsid w:val="00B43202"/>
    <w:rsid w:val="00B43328"/>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2E0"/>
    <w:rsid w:val="00B534AA"/>
    <w:rsid w:val="00B53CF1"/>
    <w:rsid w:val="00B5468B"/>
    <w:rsid w:val="00B547F9"/>
    <w:rsid w:val="00B55266"/>
    <w:rsid w:val="00B5533A"/>
    <w:rsid w:val="00B55400"/>
    <w:rsid w:val="00B558E1"/>
    <w:rsid w:val="00B55BB8"/>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0FD5"/>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0B"/>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55F"/>
    <w:rsid w:val="00B836E2"/>
    <w:rsid w:val="00B83A45"/>
    <w:rsid w:val="00B83AF3"/>
    <w:rsid w:val="00B83E1C"/>
    <w:rsid w:val="00B84297"/>
    <w:rsid w:val="00B84ADD"/>
    <w:rsid w:val="00B85722"/>
    <w:rsid w:val="00B85997"/>
    <w:rsid w:val="00B85FF9"/>
    <w:rsid w:val="00B860D7"/>
    <w:rsid w:val="00B8631F"/>
    <w:rsid w:val="00B86577"/>
    <w:rsid w:val="00B86E28"/>
    <w:rsid w:val="00B86F89"/>
    <w:rsid w:val="00B87310"/>
    <w:rsid w:val="00B87466"/>
    <w:rsid w:val="00B87589"/>
    <w:rsid w:val="00B876C7"/>
    <w:rsid w:val="00B8783B"/>
    <w:rsid w:val="00B911C4"/>
    <w:rsid w:val="00B915AC"/>
    <w:rsid w:val="00B916CD"/>
    <w:rsid w:val="00B9181C"/>
    <w:rsid w:val="00B918FE"/>
    <w:rsid w:val="00B923D9"/>
    <w:rsid w:val="00B92A0E"/>
    <w:rsid w:val="00B92C2A"/>
    <w:rsid w:val="00B934CB"/>
    <w:rsid w:val="00B93852"/>
    <w:rsid w:val="00B93D5B"/>
    <w:rsid w:val="00B94274"/>
    <w:rsid w:val="00B943C3"/>
    <w:rsid w:val="00B943FC"/>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53D"/>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0BF"/>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589"/>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CCE"/>
    <w:rsid w:val="00C07D58"/>
    <w:rsid w:val="00C07E33"/>
    <w:rsid w:val="00C1008A"/>
    <w:rsid w:val="00C10304"/>
    <w:rsid w:val="00C1035C"/>
    <w:rsid w:val="00C10368"/>
    <w:rsid w:val="00C1095A"/>
    <w:rsid w:val="00C109CE"/>
    <w:rsid w:val="00C10F11"/>
    <w:rsid w:val="00C10F66"/>
    <w:rsid w:val="00C1107E"/>
    <w:rsid w:val="00C117B5"/>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862"/>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BC"/>
    <w:rsid w:val="00C34526"/>
    <w:rsid w:val="00C346F3"/>
    <w:rsid w:val="00C34A52"/>
    <w:rsid w:val="00C34B8B"/>
    <w:rsid w:val="00C34E3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00A"/>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2FEE"/>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A7C2C"/>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4832"/>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51F"/>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657"/>
    <w:rsid w:val="00CF2AE6"/>
    <w:rsid w:val="00CF2B25"/>
    <w:rsid w:val="00CF2C16"/>
    <w:rsid w:val="00CF2C84"/>
    <w:rsid w:val="00CF2E44"/>
    <w:rsid w:val="00CF2EDF"/>
    <w:rsid w:val="00CF3436"/>
    <w:rsid w:val="00CF375B"/>
    <w:rsid w:val="00CF3797"/>
    <w:rsid w:val="00CF3A45"/>
    <w:rsid w:val="00CF3F01"/>
    <w:rsid w:val="00CF40CE"/>
    <w:rsid w:val="00CF4575"/>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732"/>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22"/>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4B5"/>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6A"/>
    <w:rsid w:val="00D479C7"/>
    <w:rsid w:val="00D47CC5"/>
    <w:rsid w:val="00D47F21"/>
    <w:rsid w:val="00D5038C"/>
    <w:rsid w:val="00D50645"/>
    <w:rsid w:val="00D507A5"/>
    <w:rsid w:val="00D5091B"/>
    <w:rsid w:val="00D51345"/>
    <w:rsid w:val="00D5160E"/>
    <w:rsid w:val="00D51984"/>
    <w:rsid w:val="00D51995"/>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279"/>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3F0"/>
    <w:rsid w:val="00D7446E"/>
    <w:rsid w:val="00D7456D"/>
    <w:rsid w:val="00D747F0"/>
    <w:rsid w:val="00D74D2B"/>
    <w:rsid w:val="00D74D9E"/>
    <w:rsid w:val="00D752F6"/>
    <w:rsid w:val="00D755AD"/>
    <w:rsid w:val="00D755B0"/>
    <w:rsid w:val="00D755C3"/>
    <w:rsid w:val="00D75AEC"/>
    <w:rsid w:val="00D75DB9"/>
    <w:rsid w:val="00D760E6"/>
    <w:rsid w:val="00D76132"/>
    <w:rsid w:val="00D76133"/>
    <w:rsid w:val="00D76152"/>
    <w:rsid w:val="00D763B9"/>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1F9E"/>
    <w:rsid w:val="00D82173"/>
    <w:rsid w:val="00D824F8"/>
    <w:rsid w:val="00D825F1"/>
    <w:rsid w:val="00D82E36"/>
    <w:rsid w:val="00D82FCE"/>
    <w:rsid w:val="00D831AF"/>
    <w:rsid w:val="00D83312"/>
    <w:rsid w:val="00D83669"/>
    <w:rsid w:val="00D83AF8"/>
    <w:rsid w:val="00D83C10"/>
    <w:rsid w:val="00D83E35"/>
    <w:rsid w:val="00D842D3"/>
    <w:rsid w:val="00D8437F"/>
    <w:rsid w:val="00D85173"/>
    <w:rsid w:val="00D8528F"/>
    <w:rsid w:val="00D856B6"/>
    <w:rsid w:val="00D85828"/>
    <w:rsid w:val="00D859AE"/>
    <w:rsid w:val="00D85D85"/>
    <w:rsid w:val="00D861CA"/>
    <w:rsid w:val="00D863C4"/>
    <w:rsid w:val="00D86E3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5A"/>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5FF8"/>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5C85"/>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506"/>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22"/>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A53"/>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2B6"/>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4ED"/>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4A98"/>
    <w:rsid w:val="00E8501E"/>
    <w:rsid w:val="00E85037"/>
    <w:rsid w:val="00E85205"/>
    <w:rsid w:val="00E8560D"/>
    <w:rsid w:val="00E8586A"/>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4D3"/>
    <w:rsid w:val="00E95C0D"/>
    <w:rsid w:val="00E96033"/>
    <w:rsid w:val="00E970F7"/>
    <w:rsid w:val="00E977C8"/>
    <w:rsid w:val="00E9780C"/>
    <w:rsid w:val="00E979A1"/>
    <w:rsid w:val="00E979F6"/>
    <w:rsid w:val="00E97AEB"/>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276"/>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089"/>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E37"/>
    <w:rsid w:val="00EC0F7F"/>
    <w:rsid w:val="00EC17C8"/>
    <w:rsid w:val="00EC1BDD"/>
    <w:rsid w:val="00EC1C57"/>
    <w:rsid w:val="00EC1C69"/>
    <w:rsid w:val="00EC1EB2"/>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1"/>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43F"/>
    <w:rsid w:val="00ED5AF9"/>
    <w:rsid w:val="00ED61CC"/>
    <w:rsid w:val="00ED67F4"/>
    <w:rsid w:val="00ED695E"/>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C12"/>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57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8FD"/>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8E"/>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90"/>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59B8"/>
    <w:rsid w:val="00F26449"/>
    <w:rsid w:val="00F267E0"/>
    <w:rsid w:val="00F26832"/>
    <w:rsid w:val="00F270D4"/>
    <w:rsid w:val="00F273CF"/>
    <w:rsid w:val="00F3006D"/>
    <w:rsid w:val="00F30843"/>
    <w:rsid w:val="00F30988"/>
    <w:rsid w:val="00F30C52"/>
    <w:rsid w:val="00F30E10"/>
    <w:rsid w:val="00F30EAD"/>
    <w:rsid w:val="00F30FC6"/>
    <w:rsid w:val="00F310BC"/>
    <w:rsid w:val="00F3144F"/>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702"/>
    <w:rsid w:val="00F46BF8"/>
    <w:rsid w:val="00F47180"/>
    <w:rsid w:val="00F471C4"/>
    <w:rsid w:val="00F47F26"/>
    <w:rsid w:val="00F5003A"/>
    <w:rsid w:val="00F50462"/>
    <w:rsid w:val="00F50471"/>
    <w:rsid w:val="00F50908"/>
    <w:rsid w:val="00F51246"/>
    <w:rsid w:val="00F51286"/>
    <w:rsid w:val="00F51584"/>
    <w:rsid w:val="00F51652"/>
    <w:rsid w:val="00F52068"/>
    <w:rsid w:val="00F52182"/>
    <w:rsid w:val="00F52310"/>
    <w:rsid w:val="00F5348A"/>
    <w:rsid w:val="00F536C4"/>
    <w:rsid w:val="00F5382F"/>
    <w:rsid w:val="00F53A4C"/>
    <w:rsid w:val="00F53B3D"/>
    <w:rsid w:val="00F53B4B"/>
    <w:rsid w:val="00F53C7E"/>
    <w:rsid w:val="00F53E45"/>
    <w:rsid w:val="00F53EE1"/>
    <w:rsid w:val="00F540BE"/>
    <w:rsid w:val="00F543A9"/>
    <w:rsid w:val="00F54990"/>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67C92"/>
    <w:rsid w:val="00F70048"/>
    <w:rsid w:val="00F7060D"/>
    <w:rsid w:val="00F7089C"/>
    <w:rsid w:val="00F70CFB"/>
    <w:rsid w:val="00F7119B"/>
    <w:rsid w:val="00F714E3"/>
    <w:rsid w:val="00F7179E"/>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0EB"/>
    <w:rsid w:val="00F8723E"/>
    <w:rsid w:val="00F87350"/>
    <w:rsid w:val="00F874CF"/>
    <w:rsid w:val="00F87546"/>
    <w:rsid w:val="00F8767E"/>
    <w:rsid w:val="00F876BE"/>
    <w:rsid w:val="00F87F67"/>
    <w:rsid w:val="00F903F8"/>
    <w:rsid w:val="00F905DF"/>
    <w:rsid w:val="00F90B7C"/>
    <w:rsid w:val="00F90BCA"/>
    <w:rsid w:val="00F90BD0"/>
    <w:rsid w:val="00F90C12"/>
    <w:rsid w:val="00F916B2"/>
    <w:rsid w:val="00F91D27"/>
    <w:rsid w:val="00F91E58"/>
    <w:rsid w:val="00F91EB4"/>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51"/>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731"/>
    <w:rsid w:val="00FD0B79"/>
    <w:rsid w:val="00FD0CD1"/>
    <w:rsid w:val="00FD18B2"/>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052"/>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66E"/>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D36"/>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37134392">
      <w:bodyDiv w:val="1"/>
      <w:marLeft w:val="0"/>
      <w:marRight w:val="0"/>
      <w:marTop w:val="0"/>
      <w:marBottom w:val="0"/>
      <w:divBdr>
        <w:top w:val="none" w:sz="0" w:space="0" w:color="auto"/>
        <w:left w:val="none" w:sz="0" w:space="0" w:color="auto"/>
        <w:bottom w:val="none" w:sz="0" w:space="0" w:color="auto"/>
        <w:right w:val="none" w:sz="0" w:space="0" w:color="auto"/>
      </w:divBdr>
      <w:divsChild>
        <w:div w:id="1929847057">
          <w:marLeft w:val="0"/>
          <w:marRight w:val="0"/>
          <w:marTop w:val="0"/>
          <w:marBottom w:val="0"/>
          <w:divBdr>
            <w:top w:val="none" w:sz="0" w:space="0" w:color="auto"/>
            <w:left w:val="none" w:sz="0" w:space="0" w:color="auto"/>
            <w:bottom w:val="none" w:sz="0" w:space="0" w:color="auto"/>
            <w:right w:val="none" w:sz="0" w:space="0" w:color="auto"/>
          </w:divBdr>
          <w:divsChild>
            <w:div w:id="1626160472">
              <w:marLeft w:val="0"/>
              <w:marRight w:val="0"/>
              <w:marTop w:val="0"/>
              <w:marBottom w:val="0"/>
              <w:divBdr>
                <w:top w:val="none" w:sz="0" w:space="0" w:color="auto"/>
                <w:left w:val="none" w:sz="0" w:space="0" w:color="auto"/>
                <w:bottom w:val="none" w:sz="0" w:space="0" w:color="auto"/>
                <w:right w:val="none" w:sz="0" w:space="0" w:color="auto"/>
              </w:divBdr>
            </w:div>
            <w:div w:id="1993868571">
              <w:marLeft w:val="0"/>
              <w:marRight w:val="0"/>
              <w:marTop w:val="0"/>
              <w:marBottom w:val="0"/>
              <w:divBdr>
                <w:top w:val="none" w:sz="0" w:space="0" w:color="auto"/>
                <w:left w:val="none" w:sz="0" w:space="0" w:color="auto"/>
                <w:bottom w:val="none" w:sz="0" w:space="0" w:color="auto"/>
                <w:right w:val="none" w:sz="0" w:space="0" w:color="auto"/>
              </w:divBdr>
            </w:div>
            <w:div w:id="1555463151">
              <w:marLeft w:val="0"/>
              <w:marRight w:val="0"/>
              <w:marTop w:val="0"/>
              <w:marBottom w:val="0"/>
              <w:divBdr>
                <w:top w:val="none" w:sz="0" w:space="0" w:color="auto"/>
                <w:left w:val="none" w:sz="0" w:space="0" w:color="auto"/>
                <w:bottom w:val="none" w:sz="0" w:space="0" w:color="auto"/>
                <w:right w:val="none" w:sz="0" w:space="0" w:color="auto"/>
              </w:divBdr>
            </w:div>
            <w:div w:id="725184601">
              <w:marLeft w:val="0"/>
              <w:marRight w:val="0"/>
              <w:marTop w:val="0"/>
              <w:marBottom w:val="0"/>
              <w:divBdr>
                <w:top w:val="none" w:sz="0" w:space="0" w:color="auto"/>
                <w:left w:val="none" w:sz="0" w:space="0" w:color="auto"/>
                <w:bottom w:val="none" w:sz="0" w:space="0" w:color="auto"/>
                <w:right w:val="none" w:sz="0" w:space="0" w:color="auto"/>
              </w:divBdr>
            </w:div>
            <w:div w:id="792752069">
              <w:marLeft w:val="0"/>
              <w:marRight w:val="0"/>
              <w:marTop w:val="0"/>
              <w:marBottom w:val="0"/>
              <w:divBdr>
                <w:top w:val="none" w:sz="0" w:space="0" w:color="auto"/>
                <w:left w:val="none" w:sz="0" w:space="0" w:color="auto"/>
                <w:bottom w:val="none" w:sz="0" w:space="0" w:color="auto"/>
                <w:right w:val="none" w:sz="0" w:space="0" w:color="auto"/>
              </w:divBdr>
            </w:div>
            <w:div w:id="142550071">
              <w:marLeft w:val="0"/>
              <w:marRight w:val="0"/>
              <w:marTop w:val="0"/>
              <w:marBottom w:val="0"/>
              <w:divBdr>
                <w:top w:val="none" w:sz="0" w:space="0" w:color="auto"/>
                <w:left w:val="none" w:sz="0" w:space="0" w:color="auto"/>
                <w:bottom w:val="none" w:sz="0" w:space="0" w:color="auto"/>
                <w:right w:val="none" w:sz="0" w:space="0" w:color="auto"/>
              </w:divBdr>
            </w:div>
            <w:div w:id="1615210457">
              <w:marLeft w:val="0"/>
              <w:marRight w:val="0"/>
              <w:marTop w:val="0"/>
              <w:marBottom w:val="0"/>
              <w:divBdr>
                <w:top w:val="none" w:sz="0" w:space="0" w:color="auto"/>
                <w:left w:val="none" w:sz="0" w:space="0" w:color="auto"/>
                <w:bottom w:val="none" w:sz="0" w:space="0" w:color="auto"/>
                <w:right w:val="none" w:sz="0" w:space="0" w:color="auto"/>
              </w:divBdr>
            </w:div>
            <w:div w:id="1068070356">
              <w:marLeft w:val="0"/>
              <w:marRight w:val="0"/>
              <w:marTop w:val="0"/>
              <w:marBottom w:val="0"/>
              <w:divBdr>
                <w:top w:val="none" w:sz="0" w:space="0" w:color="auto"/>
                <w:left w:val="none" w:sz="0" w:space="0" w:color="auto"/>
                <w:bottom w:val="none" w:sz="0" w:space="0" w:color="auto"/>
                <w:right w:val="none" w:sz="0" w:space="0" w:color="auto"/>
              </w:divBdr>
            </w:div>
            <w:div w:id="2037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9288116">
      <w:bodyDiv w:val="1"/>
      <w:marLeft w:val="0"/>
      <w:marRight w:val="0"/>
      <w:marTop w:val="0"/>
      <w:marBottom w:val="0"/>
      <w:divBdr>
        <w:top w:val="none" w:sz="0" w:space="0" w:color="auto"/>
        <w:left w:val="none" w:sz="0" w:space="0" w:color="auto"/>
        <w:bottom w:val="none" w:sz="0" w:space="0" w:color="auto"/>
        <w:right w:val="none" w:sz="0" w:space="0" w:color="auto"/>
      </w:divBdr>
      <w:divsChild>
        <w:div w:id="551313231">
          <w:marLeft w:val="0"/>
          <w:marRight w:val="0"/>
          <w:marTop w:val="0"/>
          <w:marBottom w:val="0"/>
          <w:divBdr>
            <w:top w:val="none" w:sz="0" w:space="0" w:color="auto"/>
            <w:left w:val="none" w:sz="0" w:space="0" w:color="auto"/>
            <w:bottom w:val="none" w:sz="0" w:space="0" w:color="auto"/>
            <w:right w:val="none" w:sz="0" w:space="0" w:color="auto"/>
          </w:divBdr>
          <w:divsChild>
            <w:div w:id="1351681143">
              <w:marLeft w:val="0"/>
              <w:marRight w:val="0"/>
              <w:marTop w:val="0"/>
              <w:marBottom w:val="0"/>
              <w:divBdr>
                <w:top w:val="none" w:sz="0" w:space="0" w:color="auto"/>
                <w:left w:val="none" w:sz="0" w:space="0" w:color="auto"/>
                <w:bottom w:val="none" w:sz="0" w:space="0" w:color="auto"/>
                <w:right w:val="none" w:sz="0" w:space="0" w:color="auto"/>
              </w:divBdr>
            </w:div>
            <w:div w:id="1101687033">
              <w:marLeft w:val="0"/>
              <w:marRight w:val="0"/>
              <w:marTop w:val="0"/>
              <w:marBottom w:val="0"/>
              <w:divBdr>
                <w:top w:val="none" w:sz="0" w:space="0" w:color="auto"/>
                <w:left w:val="none" w:sz="0" w:space="0" w:color="auto"/>
                <w:bottom w:val="none" w:sz="0" w:space="0" w:color="auto"/>
                <w:right w:val="none" w:sz="0" w:space="0" w:color="auto"/>
              </w:divBdr>
            </w:div>
            <w:div w:id="961613599">
              <w:marLeft w:val="0"/>
              <w:marRight w:val="0"/>
              <w:marTop w:val="0"/>
              <w:marBottom w:val="0"/>
              <w:divBdr>
                <w:top w:val="none" w:sz="0" w:space="0" w:color="auto"/>
                <w:left w:val="none" w:sz="0" w:space="0" w:color="auto"/>
                <w:bottom w:val="none" w:sz="0" w:space="0" w:color="auto"/>
                <w:right w:val="none" w:sz="0" w:space="0" w:color="auto"/>
              </w:divBdr>
            </w:div>
            <w:div w:id="741217850">
              <w:marLeft w:val="0"/>
              <w:marRight w:val="0"/>
              <w:marTop w:val="0"/>
              <w:marBottom w:val="0"/>
              <w:divBdr>
                <w:top w:val="none" w:sz="0" w:space="0" w:color="auto"/>
                <w:left w:val="none" w:sz="0" w:space="0" w:color="auto"/>
                <w:bottom w:val="none" w:sz="0" w:space="0" w:color="auto"/>
                <w:right w:val="none" w:sz="0" w:space="0" w:color="auto"/>
              </w:divBdr>
            </w:div>
            <w:div w:id="1140339953">
              <w:marLeft w:val="0"/>
              <w:marRight w:val="0"/>
              <w:marTop w:val="0"/>
              <w:marBottom w:val="0"/>
              <w:divBdr>
                <w:top w:val="none" w:sz="0" w:space="0" w:color="auto"/>
                <w:left w:val="none" w:sz="0" w:space="0" w:color="auto"/>
                <w:bottom w:val="none" w:sz="0" w:space="0" w:color="auto"/>
                <w:right w:val="none" w:sz="0" w:space="0" w:color="auto"/>
              </w:divBdr>
            </w:div>
            <w:div w:id="119416898">
              <w:marLeft w:val="0"/>
              <w:marRight w:val="0"/>
              <w:marTop w:val="0"/>
              <w:marBottom w:val="0"/>
              <w:divBdr>
                <w:top w:val="none" w:sz="0" w:space="0" w:color="auto"/>
                <w:left w:val="none" w:sz="0" w:space="0" w:color="auto"/>
                <w:bottom w:val="none" w:sz="0" w:space="0" w:color="auto"/>
                <w:right w:val="none" w:sz="0" w:space="0" w:color="auto"/>
              </w:divBdr>
            </w:div>
            <w:div w:id="2064711866">
              <w:marLeft w:val="0"/>
              <w:marRight w:val="0"/>
              <w:marTop w:val="0"/>
              <w:marBottom w:val="0"/>
              <w:divBdr>
                <w:top w:val="none" w:sz="0" w:space="0" w:color="auto"/>
                <w:left w:val="none" w:sz="0" w:space="0" w:color="auto"/>
                <w:bottom w:val="none" w:sz="0" w:space="0" w:color="auto"/>
                <w:right w:val="none" w:sz="0" w:space="0" w:color="auto"/>
              </w:divBdr>
            </w:div>
            <w:div w:id="1863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018139">
      <w:bodyDiv w:val="1"/>
      <w:marLeft w:val="0"/>
      <w:marRight w:val="0"/>
      <w:marTop w:val="0"/>
      <w:marBottom w:val="0"/>
      <w:divBdr>
        <w:top w:val="none" w:sz="0" w:space="0" w:color="auto"/>
        <w:left w:val="none" w:sz="0" w:space="0" w:color="auto"/>
        <w:bottom w:val="none" w:sz="0" w:space="0" w:color="auto"/>
        <w:right w:val="none" w:sz="0" w:space="0" w:color="auto"/>
      </w:divBdr>
      <w:divsChild>
        <w:div w:id="1750031817">
          <w:marLeft w:val="0"/>
          <w:marRight w:val="0"/>
          <w:marTop w:val="0"/>
          <w:marBottom w:val="0"/>
          <w:divBdr>
            <w:top w:val="none" w:sz="0" w:space="0" w:color="auto"/>
            <w:left w:val="none" w:sz="0" w:space="0" w:color="auto"/>
            <w:bottom w:val="none" w:sz="0" w:space="0" w:color="auto"/>
            <w:right w:val="none" w:sz="0" w:space="0" w:color="auto"/>
          </w:divBdr>
          <w:divsChild>
            <w:div w:id="1968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8951404">
      <w:bodyDiv w:val="1"/>
      <w:marLeft w:val="0"/>
      <w:marRight w:val="0"/>
      <w:marTop w:val="0"/>
      <w:marBottom w:val="0"/>
      <w:divBdr>
        <w:top w:val="none" w:sz="0" w:space="0" w:color="auto"/>
        <w:left w:val="none" w:sz="0" w:space="0" w:color="auto"/>
        <w:bottom w:val="none" w:sz="0" w:space="0" w:color="auto"/>
        <w:right w:val="none" w:sz="0" w:space="0" w:color="auto"/>
      </w:divBdr>
      <w:divsChild>
        <w:div w:id="441189734">
          <w:marLeft w:val="0"/>
          <w:marRight w:val="0"/>
          <w:marTop w:val="0"/>
          <w:marBottom w:val="0"/>
          <w:divBdr>
            <w:top w:val="none" w:sz="0" w:space="0" w:color="auto"/>
            <w:left w:val="none" w:sz="0" w:space="0" w:color="auto"/>
            <w:bottom w:val="none" w:sz="0" w:space="0" w:color="auto"/>
            <w:right w:val="none" w:sz="0" w:space="0" w:color="auto"/>
          </w:divBdr>
          <w:divsChild>
            <w:div w:id="596593906">
              <w:marLeft w:val="0"/>
              <w:marRight w:val="0"/>
              <w:marTop w:val="0"/>
              <w:marBottom w:val="0"/>
              <w:divBdr>
                <w:top w:val="none" w:sz="0" w:space="0" w:color="auto"/>
                <w:left w:val="none" w:sz="0" w:space="0" w:color="auto"/>
                <w:bottom w:val="none" w:sz="0" w:space="0" w:color="auto"/>
                <w:right w:val="none" w:sz="0" w:space="0" w:color="auto"/>
              </w:divBdr>
            </w:div>
            <w:div w:id="1851215545">
              <w:marLeft w:val="0"/>
              <w:marRight w:val="0"/>
              <w:marTop w:val="0"/>
              <w:marBottom w:val="0"/>
              <w:divBdr>
                <w:top w:val="none" w:sz="0" w:space="0" w:color="auto"/>
                <w:left w:val="none" w:sz="0" w:space="0" w:color="auto"/>
                <w:bottom w:val="none" w:sz="0" w:space="0" w:color="auto"/>
                <w:right w:val="none" w:sz="0" w:space="0" w:color="auto"/>
              </w:divBdr>
            </w:div>
            <w:div w:id="668559808">
              <w:marLeft w:val="0"/>
              <w:marRight w:val="0"/>
              <w:marTop w:val="0"/>
              <w:marBottom w:val="0"/>
              <w:divBdr>
                <w:top w:val="none" w:sz="0" w:space="0" w:color="auto"/>
                <w:left w:val="none" w:sz="0" w:space="0" w:color="auto"/>
                <w:bottom w:val="none" w:sz="0" w:space="0" w:color="auto"/>
                <w:right w:val="none" w:sz="0" w:space="0" w:color="auto"/>
              </w:divBdr>
            </w:div>
            <w:div w:id="202400327">
              <w:marLeft w:val="0"/>
              <w:marRight w:val="0"/>
              <w:marTop w:val="0"/>
              <w:marBottom w:val="0"/>
              <w:divBdr>
                <w:top w:val="none" w:sz="0" w:space="0" w:color="auto"/>
                <w:left w:val="none" w:sz="0" w:space="0" w:color="auto"/>
                <w:bottom w:val="none" w:sz="0" w:space="0" w:color="auto"/>
                <w:right w:val="none" w:sz="0" w:space="0" w:color="auto"/>
              </w:divBdr>
            </w:div>
            <w:div w:id="1714960834">
              <w:marLeft w:val="0"/>
              <w:marRight w:val="0"/>
              <w:marTop w:val="0"/>
              <w:marBottom w:val="0"/>
              <w:divBdr>
                <w:top w:val="none" w:sz="0" w:space="0" w:color="auto"/>
                <w:left w:val="none" w:sz="0" w:space="0" w:color="auto"/>
                <w:bottom w:val="none" w:sz="0" w:space="0" w:color="auto"/>
                <w:right w:val="none" w:sz="0" w:space="0" w:color="auto"/>
              </w:divBdr>
            </w:div>
            <w:div w:id="1851792691">
              <w:marLeft w:val="0"/>
              <w:marRight w:val="0"/>
              <w:marTop w:val="0"/>
              <w:marBottom w:val="0"/>
              <w:divBdr>
                <w:top w:val="none" w:sz="0" w:space="0" w:color="auto"/>
                <w:left w:val="none" w:sz="0" w:space="0" w:color="auto"/>
                <w:bottom w:val="none" w:sz="0" w:space="0" w:color="auto"/>
                <w:right w:val="none" w:sz="0" w:space="0" w:color="auto"/>
              </w:divBdr>
            </w:div>
            <w:div w:id="1257598500">
              <w:marLeft w:val="0"/>
              <w:marRight w:val="0"/>
              <w:marTop w:val="0"/>
              <w:marBottom w:val="0"/>
              <w:divBdr>
                <w:top w:val="none" w:sz="0" w:space="0" w:color="auto"/>
                <w:left w:val="none" w:sz="0" w:space="0" w:color="auto"/>
                <w:bottom w:val="none" w:sz="0" w:space="0" w:color="auto"/>
                <w:right w:val="none" w:sz="0" w:space="0" w:color="auto"/>
              </w:divBdr>
            </w:div>
            <w:div w:id="1897155175">
              <w:marLeft w:val="0"/>
              <w:marRight w:val="0"/>
              <w:marTop w:val="0"/>
              <w:marBottom w:val="0"/>
              <w:divBdr>
                <w:top w:val="none" w:sz="0" w:space="0" w:color="auto"/>
                <w:left w:val="none" w:sz="0" w:space="0" w:color="auto"/>
                <w:bottom w:val="none" w:sz="0" w:space="0" w:color="auto"/>
                <w:right w:val="none" w:sz="0" w:space="0" w:color="auto"/>
              </w:divBdr>
            </w:div>
            <w:div w:id="21392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38888786">
      <w:bodyDiv w:val="1"/>
      <w:marLeft w:val="0"/>
      <w:marRight w:val="0"/>
      <w:marTop w:val="0"/>
      <w:marBottom w:val="0"/>
      <w:divBdr>
        <w:top w:val="none" w:sz="0" w:space="0" w:color="auto"/>
        <w:left w:val="none" w:sz="0" w:space="0" w:color="auto"/>
        <w:bottom w:val="none" w:sz="0" w:space="0" w:color="auto"/>
        <w:right w:val="none" w:sz="0" w:space="0" w:color="auto"/>
      </w:divBdr>
      <w:divsChild>
        <w:div w:id="1042484837">
          <w:marLeft w:val="0"/>
          <w:marRight w:val="0"/>
          <w:marTop w:val="0"/>
          <w:marBottom w:val="0"/>
          <w:divBdr>
            <w:top w:val="none" w:sz="0" w:space="0" w:color="auto"/>
            <w:left w:val="none" w:sz="0" w:space="0" w:color="auto"/>
            <w:bottom w:val="none" w:sz="0" w:space="0" w:color="auto"/>
            <w:right w:val="none" w:sz="0" w:space="0" w:color="auto"/>
          </w:divBdr>
          <w:divsChild>
            <w:div w:id="1378434138">
              <w:marLeft w:val="0"/>
              <w:marRight w:val="0"/>
              <w:marTop w:val="0"/>
              <w:marBottom w:val="0"/>
              <w:divBdr>
                <w:top w:val="none" w:sz="0" w:space="0" w:color="auto"/>
                <w:left w:val="none" w:sz="0" w:space="0" w:color="auto"/>
                <w:bottom w:val="none" w:sz="0" w:space="0" w:color="auto"/>
                <w:right w:val="none" w:sz="0" w:space="0" w:color="auto"/>
              </w:divBdr>
            </w:div>
            <w:div w:id="1627740847">
              <w:marLeft w:val="0"/>
              <w:marRight w:val="0"/>
              <w:marTop w:val="0"/>
              <w:marBottom w:val="0"/>
              <w:divBdr>
                <w:top w:val="none" w:sz="0" w:space="0" w:color="auto"/>
                <w:left w:val="none" w:sz="0" w:space="0" w:color="auto"/>
                <w:bottom w:val="none" w:sz="0" w:space="0" w:color="auto"/>
                <w:right w:val="none" w:sz="0" w:space="0" w:color="auto"/>
              </w:divBdr>
            </w:div>
            <w:div w:id="256839138">
              <w:marLeft w:val="0"/>
              <w:marRight w:val="0"/>
              <w:marTop w:val="0"/>
              <w:marBottom w:val="0"/>
              <w:divBdr>
                <w:top w:val="none" w:sz="0" w:space="0" w:color="auto"/>
                <w:left w:val="none" w:sz="0" w:space="0" w:color="auto"/>
                <w:bottom w:val="none" w:sz="0" w:space="0" w:color="auto"/>
                <w:right w:val="none" w:sz="0" w:space="0" w:color="auto"/>
              </w:divBdr>
            </w:div>
            <w:div w:id="519467374">
              <w:marLeft w:val="0"/>
              <w:marRight w:val="0"/>
              <w:marTop w:val="0"/>
              <w:marBottom w:val="0"/>
              <w:divBdr>
                <w:top w:val="none" w:sz="0" w:space="0" w:color="auto"/>
                <w:left w:val="none" w:sz="0" w:space="0" w:color="auto"/>
                <w:bottom w:val="none" w:sz="0" w:space="0" w:color="auto"/>
                <w:right w:val="none" w:sz="0" w:space="0" w:color="auto"/>
              </w:divBdr>
            </w:div>
            <w:div w:id="570387654">
              <w:marLeft w:val="0"/>
              <w:marRight w:val="0"/>
              <w:marTop w:val="0"/>
              <w:marBottom w:val="0"/>
              <w:divBdr>
                <w:top w:val="none" w:sz="0" w:space="0" w:color="auto"/>
                <w:left w:val="none" w:sz="0" w:space="0" w:color="auto"/>
                <w:bottom w:val="none" w:sz="0" w:space="0" w:color="auto"/>
                <w:right w:val="none" w:sz="0" w:space="0" w:color="auto"/>
              </w:divBdr>
            </w:div>
            <w:div w:id="48968389">
              <w:marLeft w:val="0"/>
              <w:marRight w:val="0"/>
              <w:marTop w:val="0"/>
              <w:marBottom w:val="0"/>
              <w:divBdr>
                <w:top w:val="none" w:sz="0" w:space="0" w:color="auto"/>
                <w:left w:val="none" w:sz="0" w:space="0" w:color="auto"/>
                <w:bottom w:val="none" w:sz="0" w:space="0" w:color="auto"/>
                <w:right w:val="none" w:sz="0" w:space="0" w:color="auto"/>
              </w:divBdr>
            </w:div>
            <w:div w:id="1334912817">
              <w:marLeft w:val="0"/>
              <w:marRight w:val="0"/>
              <w:marTop w:val="0"/>
              <w:marBottom w:val="0"/>
              <w:divBdr>
                <w:top w:val="none" w:sz="0" w:space="0" w:color="auto"/>
                <w:left w:val="none" w:sz="0" w:space="0" w:color="auto"/>
                <w:bottom w:val="none" w:sz="0" w:space="0" w:color="auto"/>
                <w:right w:val="none" w:sz="0" w:space="0" w:color="auto"/>
              </w:divBdr>
            </w:div>
            <w:div w:id="256914811">
              <w:marLeft w:val="0"/>
              <w:marRight w:val="0"/>
              <w:marTop w:val="0"/>
              <w:marBottom w:val="0"/>
              <w:divBdr>
                <w:top w:val="none" w:sz="0" w:space="0" w:color="auto"/>
                <w:left w:val="none" w:sz="0" w:space="0" w:color="auto"/>
                <w:bottom w:val="none" w:sz="0" w:space="0" w:color="auto"/>
                <w:right w:val="none" w:sz="0" w:space="0" w:color="auto"/>
              </w:divBdr>
            </w:div>
            <w:div w:id="11645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5888261">
      <w:bodyDiv w:val="1"/>
      <w:marLeft w:val="0"/>
      <w:marRight w:val="0"/>
      <w:marTop w:val="0"/>
      <w:marBottom w:val="0"/>
      <w:divBdr>
        <w:top w:val="none" w:sz="0" w:space="0" w:color="auto"/>
        <w:left w:val="none" w:sz="0" w:space="0" w:color="auto"/>
        <w:bottom w:val="none" w:sz="0" w:space="0" w:color="auto"/>
        <w:right w:val="none" w:sz="0" w:space="0" w:color="auto"/>
      </w:divBdr>
      <w:divsChild>
        <w:div w:id="1414812312">
          <w:marLeft w:val="0"/>
          <w:marRight w:val="0"/>
          <w:marTop w:val="0"/>
          <w:marBottom w:val="0"/>
          <w:divBdr>
            <w:top w:val="none" w:sz="0" w:space="0" w:color="auto"/>
            <w:left w:val="none" w:sz="0" w:space="0" w:color="auto"/>
            <w:bottom w:val="none" w:sz="0" w:space="0" w:color="auto"/>
            <w:right w:val="none" w:sz="0" w:space="0" w:color="auto"/>
          </w:divBdr>
          <w:divsChild>
            <w:div w:id="48655509">
              <w:marLeft w:val="0"/>
              <w:marRight w:val="0"/>
              <w:marTop w:val="0"/>
              <w:marBottom w:val="0"/>
              <w:divBdr>
                <w:top w:val="none" w:sz="0" w:space="0" w:color="auto"/>
                <w:left w:val="none" w:sz="0" w:space="0" w:color="auto"/>
                <w:bottom w:val="none" w:sz="0" w:space="0" w:color="auto"/>
                <w:right w:val="none" w:sz="0" w:space="0" w:color="auto"/>
              </w:divBdr>
            </w:div>
            <w:div w:id="787772103">
              <w:marLeft w:val="0"/>
              <w:marRight w:val="0"/>
              <w:marTop w:val="0"/>
              <w:marBottom w:val="0"/>
              <w:divBdr>
                <w:top w:val="none" w:sz="0" w:space="0" w:color="auto"/>
                <w:left w:val="none" w:sz="0" w:space="0" w:color="auto"/>
                <w:bottom w:val="none" w:sz="0" w:space="0" w:color="auto"/>
                <w:right w:val="none" w:sz="0" w:space="0" w:color="auto"/>
              </w:divBdr>
            </w:div>
            <w:div w:id="1624843168">
              <w:marLeft w:val="0"/>
              <w:marRight w:val="0"/>
              <w:marTop w:val="0"/>
              <w:marBottom w:val="0"/>
              <w:divBdr>
                <w:top w:val="none" w:sz="0" w:space="0" w:color="auto"/>
                <w:left w:val="none" w:sz="0" w:space="0" w:color="auto"/>
                <w:bottom w:val="none" w:sz="0" w:space="0" w:color="auto"/>
                <w:right w:val="none" w:sz="0" w:space="0" w:color="auto"/>
              </w:divBdr>
            </w:div>
            <w:div w:id="977607079">
              <w:marLeft w:val="0"/>
              <w:marRight w:val="0"/>
              <w:marTop w:val="0"/>
              <w:marBottom w:val="0"/>
              <w:divBdr>
                <w:top w:val="none" w:sz="0" w:space="0" w:color="auto"/>
                <w:left w:val="none" w:sz="0" w:space="0" w:color="auto"/>
                <w:bottom w:val="none" w:sz="0" w:space="0" w:color="auto"/>
                <w:right w:val="none" w:sz="0" w:space="0" w:color="auto"/>
              </w:divBdr>
            </w:div>
            <w:div w:id="423494962">
              <w:marLeft w:val="0"/>
              <w:marRight w:val="0"/>
              <w:marTop w:val="0"/>
              <w:marBottom w:val="0"/>
              <w:divBdr>
                <w:top w:val="none" w:sz="0" w:space="0" w:color="auto"/>
                <w:left w:val="none" w:sz="0" w:space="0" w:color="auto"/>
                <w:bottom w:val="none" w:sz="0" w:space="0" w:color="auto"/>
                <w:right w:val="none" w:sz="0" w:space="0" w:color="auto"/>
              </w:divBdr>
            </w:div>
            <w:div w:id="1698699078">
              <w:marLeft w:val="0"/>
              <w:marRight w:val="0"/>
              <w:marTop w:val="0"/>
              <w:marBottom w:val="0"/>
              <w:divBdr>
                <w:top w:val="none" w:sz="0" w:space="0" w:color="auto"/>
                <w:left w:val="none" w:sz="0" w:space="0" w:color="auto"/>
                <w:bottom w:val="none" w:sz="0" w:space="0" w:color="auto"/>
                <w:right w:val="none" w:sz="0" w:space="0" w:color="auto"/>
              </w:divBdr>
            </w:div>
            <w:div w:id="2027245196">
              <w:marLeft w:val="0"/>
              <w:marRight w:val="0"/>
              <w:marTop w:val="0"/>
              <w:marBottom w:val="0"/>
              <w:divBdr>
                <w:top w:val="none" w:sz="0" w:space="0" w:color="auto"/>
                <w:left w:val="none" w:sz="0" w:space="0" w:color="auto"/>
                <w:bottom w:val="none" w:sz="0" w:space="0" w:color="auto"/>
                <w:right w:val="none" w:sz="0" w:space="0" w:color="auto"/>
              </w:divBdr>
            </w:div>
            <w:div w:id="1623418349">
              <w:marLeft w:val="0"/>
              <w:marRight w:val="0"/>
              <w:marTop w:val="0"/>
              <w:marBottom w:val="0"/>
              <w:divBdr>
                <w:top w:val="none" w:sz="0" w:space="0" w:color="auto"/>
                <w:left w:val="none" w:sz="0" w:space="0" w:color="auto"/>
                <w:bottom w:val="none" w:sz="0" w:space="0" w:color="auto"/>
                <w:right w:val="none" w:sz="0" w:space="0" w:color="auto"/>
              </w:divBdr>
            </w:div>
            <w:div w:id="1249652138">
              <w:marLeft w:val="0"/>
              <w:marRight w:val="0"/>
              <w:marTop w:val="0"/>
              <w:marBottom w:val="0"/>
              <w:divBdr>
                <w:top w:val="none" w:sz="0" w:space="0" w:color="auto"/>
                <w:left w:val="none" w:sz="0" w:space="0" w:color="auto"/>
                <w:bottom w:val="none" w:sz="0" w:space="0" w:color="auto"/>
                <w:right w:val="none" w:sz="0" w:space="0" w:color="auto"/>
              </w:divBdr>
            </w:div>
            <w:div w:id="20454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186862">
      <w:bodyDiv w:val="1"/>
      <w:marLeft w:val="0"/>
      <w:marRight w:val="0"/>
      <w:marTop w:val="0"/>
      <w:marBottom w:val="0"/>
      <w:divBdr>
        <w:top w:val="none" w:sz="0" w:space="0" w:color="auto"/>
        <w:left w:val="none" w:sz="0" w:space="0" w:color="auto"/>
        <w:bottom w:val="none" w:sz="0" w:space="0" w:color="auto"/>
        <w:right w:val="none" w:sz="0" w:space="0" w:color="auto"/>
      </w:divBdr>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8785951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88412472">
      <w:bodyDiv w:val="1"/>
      <w:marLeft w:val="0"/>
      <w:marRight w:val="0"/>
      <w:marTop w:val="0"/>
      <w:marBottom w:val="0"/>
      <w:divBdr>
        <w:top w:val="none" w:sz="0" w:space="0" w:color="auto"/>
        <w:left w:val="none" w:sz="0" w:space="0" w:color="auto"/>
        <w:bottom w:val="none" w:sz="0" w:space="0" w:color="auto"/>
        <w:right w:val="none" w:sz="0" w:space="0" w:color="auto"/>
      </w:divBdr>
      <w:divsChild>
        <w:div w:id="1409570344">
          <w:marLeft w:val="0"/>
          <w:marRight w:val="0"/>
          <w:marTop w:val="0"/>
          <w:marBottom w:val="0"/>
          <w:divBdr>
            <w:top w:val="none" w:sz="0" w:space="0" w:color="auto"/>
            <w:left w:val="none" w:sz="0" w:space="0" w:color="auto"/>
            <w:bottom w:val="none" w:sz="0" w:space="0" w:color="auto"/>
            <w:right w:val="none" w:sz="0" w:space="0" w:color="auto"/>
          </w:divBdr>
          <w:divsChild>
            <w:div w:id="2052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5416743">
      <w:bodyDiv w:val="1"/>
      <w:marLeft w:val="0"/>
      <w:marRight w:val="0"/>
      <w:marTop w:val="0"/>
      <w:marBottom w:val="0"/>
      <w:divBdr>
        <w:top w:val="none" w:sz="0" w:space="0" w:color="auto"/>
        <w:left w:val="none" w:sz="0" w:space="0" w:color="auto"/>
        <w:bottom w:val="none" w:sz="0" w:space="0" w:color="auto"/>
        <w:right w:val="none" w:sz="0" w:space="0" w:color="auto"/>
      </w:divBdr>
      <w:divsChild>
        <w:div w:id="1863778807">
          <w:marLeft w:val="0"/>
          <w:marRight w:val="0"/>
          <w:marTop w:val="0"/>
          <w:marBottom w:val="0"/>
          <w:divBdr>
            <w:top w:val="none" w:sz="0" w:space="0" w:color="auto"/>
            <w:left w:val="none" w:sz="0" w:space="0" w:color="auto"/>
            <w:bottom w:val="none" w:sz="0" w:space="0" w:color="auto"/>
            <w:right w:val="none" w:sz="0" w:space="0" w:color="auto"/>
          </w:divBdr>
          <w:divsChild>
            <w:div w:id="245463265">
              <w:marLeft w:val="0"/>
              <w:marRight w:val="0"/>
              <w:marTop w:val="0"/>
              <w:marBottom w:val="0"/>
              <w:divBdr>
                <w:top w:val="none" w:sz="0" w:space="0" w:color="auto"/>
                <w:left w:val="none" w:sz="0" w:space="0" w:color="auto"/>
                <w:bottom w:val="none" w:sz="0" w:space="0" w:color="auto"/>
                <w:right w:val="none" w:sz="0" w:space="0" w:color="auto"/>
              </w:divBdr>
            </w:div>
            <w:div w:id="112942253">
              <w:marLeft w:val="0"/>
              <w:marRight w:val="0"/>
              <w:marTop w:val="0"/>
              <w:marBottom w:val="0"/>
              <w:divBdr>
                <w:top w:val="none" w:sz="0" w:space="0" w:color="auto"/>
                <w:left w:val="none" w:sz="0" w:space="0" w:color="auto"/>
                <w:bottom w:val="none" w:sz="0" w:space="0" w:color="auto"/>
                <w:right w:val="none" w:sz="0" w:space="0" w:color="auto"/>
              </w:divBdr>
            </w:div>
            <w:div w:id="1994530481">
              <w:marLeft w:val="0"/>
              <w:marRight w:val="0"/>
              <w:marTop w:val="0"/>
              <w:marBottom w:val="0"/>
              <w:divBdr>
                <w:top w:val="none" w:sz="0" w:space="0" w:color="auto"/>
                <w:left w:val="none" w:sz="0" w:space="0" w:color="auto"/>
                <w:bottom w:val="none" w:sz="0" w:space="0" w:color="auto"/>
                <w:right w:val="none" w:sz="0" w:space="0" w:color="auto"/>
              </w:divBdr>
            </w:div>
            <w:div w:id="1858157111">
              <w:marLeft w:val="0"/>
              <w:marRight w:val="0"/>
              <w:marTop w:val="0"/>
              <w:marBottom w:val="0"/>
              <w:divBdr>
                <w:top w:val="none" w:sz="0" w:space="0" w:color="auto"/>
                <w:left w:val="none" w:sz="0" w:space="0" w:color="auto"/>
                <w:bottom w:val="none" w:sz="0" w:space="0" w:color="auto"/>
                <w:right w:val="none" w:sz="0" w:space="0" w:color="auto"/>
              </w:divBdr>
            </w:div>
            <w:div w:id="1608154964">
              <w:marLeft w:val="0"/>
              <w:marRight w:val="0"/>
              <w:marTop w:val="0"/>
              <w:marBottom w:val="0"/>
              <w:divBdr>
                <w:top w:val="none" w:sz="0" w:space="0" w:color="auto"/>
                <w:left w:val="none" w:sz="0" w:space="0" w:color="auto"/>
                <w:bottom w:val="none" w:sz="0" w:space="0" w:color="auto"/>
                <w:right w:val="none" w:sz="0" w:space="0" w:color="auto"/>
              </w:divBdr>
            </w:div>
            <w:div w:id="2048287987">
              <w:marLeft w:val="0"/>
              <w:marRight w:val="0"/>
              <w:marTop w:val="0"/>
              <w:marBottom w:val="0"/>
              <w:divBdr>
                <w:top w:val="none" w:sz="0" w:space="0" w:color="auto"/>
                <w:left w:val="none" w:sz="0" w:space="0" w:color="auto"/>
                <w:bottom w:val="none" w:sz="0" w:space="0" w:color="auto"/>
                <w:right w:val="none" w:sz="0" w:space="0" w:color="auto"/>
              </w:divBdr>
            </w:div>
            <w:div w:id="1629122652">
              <w:marLeft w:val="0"/>
              <w:marRight w:val="0"/>
              <w:marTop w:val="0"/>
              <w:marBottom w:val="0"/>
              <w:divBdr>
                <w:top w:val="none" w:sz="0" w:space="0" w:color="auto"/>
                <w:left w:val="none" w:sz="0" w:space="0" w:color="auto"/>
                <w:bottom w:val="none" w:sz="0" w:space="0" w:color="auto"/>
                <w:right w:val="none" w:sz="0" w:space="0" w:color="auto"/>
              </w:divBdr>
            </w:div>
            <w:div w:id="5646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19689943">
      <w:bodyDiv w:val="1"/>
      <w:marLeft w:val="0"/>
      <w:marRight w:val="0"/>
      <w:marTop w:val="0"/>
      <w:marBottom w:val="0"/>
      <w:divBdr>
        <w:top w:val="none" w:sz="0" w:space="0" w:color="auto"/>
        <w:left w:val="none" w:sz="0" w:space="0" w:color="auto"/>
        <w:bottom w:val="none" w:sz="0" w:space="0" w:color="auto"/>
        <w:right w:val="none" w:sz="0" w:space="0" w:color="auto"/>
      </w:divBdr>
      <w:divsChild>
        <w:div w:id="577444875">
          <w:marLeft w:val="0"/>
          <w:marRight w:val="0"/>
          <w:marTop w:val="0"/>
          <w:marBottom w:val="0"/>
          <w:divBdr>
            <w:top w:val="none" w:sz="0" w:space="0" w:color="auto"/>
            <w:left w:val="none" w:sz="0" w:space="0" w:color="auto"/>
            <w:bottom w:val="none" w:sz="0" w:space="0" w:color="auto"/>
            <w:right w:val="none" w:sz="0" w:space="0" w:color="auto"/>
          </w:divBdr>
          <w:divsChild>
            <w:div w:id="63456871">
              <w:marLeft w:val="0"/>
              <w:marRight w:val="0"/>
              <w:marTop w:val="0"/>
              <w:marBottom w:val="0"/>
              <w:divBdr>
                <w:top w:val="none" w:sz="0" w:space="0" w:color="auto"/>
                <w:left w:val="none" w:sz="0" w:space="0" w:color="auto"/>
                <w:bottom w:val="none" w:sz="0" w:space="0" w:color="auto"/>
                <w:right w:val="none" w:sz="0" w:space="0" w:color="auto"/>
              </w:divBdr>
            </w:div>
            <w:div w:id="1798445789">
              <w:marLeft w:val="0"/>
              <w:marRight w:val="0"/>
              <w:marTop w:val="0"/>
              <w:marBottom w:val="0"/>
              <w:divBdr>
                <w:top w:val="none" w:sz="0" w:space="0" w:color="auto"/>
                <w:left w:val="none" w:sz="0" w:space="0" w:color="auto"/>
                <w:bottom w:val="none" w:sz="0" w:space="0" w:color="auto"/>
                <w:right w:val="none" w:sz="0" w:space="0" w:color="auto"/>
              </w:divBdr>
            </w:div>
            <w:div w:id="476799336">
              <w:marLeft w:val="0"/>
              <w:marRight w:val="0"/>
              <w:marTop w:val="0"/>
              <w:marBottom w:val="0"/>
              <w:divBdr>
                <w:top w:val="none" w:sz="0" w:space="0" w:color="auto"/>
                <w:left w:val="none" w:sz="0" w:space="0" w:color="auto"/>
                <w:bottom w:val="none" w:sz="0" w:space="0" w:color="auto"/>
                <w:right w:val="none" w:sz="0" w:space="0" w:color="auto"/>
              </w:divBdr>
            </w:div>
            <w:div w:id="114955062">
              <w:marLeft w:val="0"/>
              <w:marRight w:val="0"/>
              <w:marTop w:val="0"/>
              <w:marBottom w:val="0"/>
              <w:divBdr>
                <w:top w:val="none" w:sz="0" w:space="0" w:color="auto"/>
                <w:left w:val="none" w:sz="0" w:space="0" w:color="auto"/>
                <w:bottom w:val="none" w:sz="0" w:space="0" w:color="auto"/>
                <w:right w:val="none" w:sz="0" w:space="0" w:color="auto"/>
              </w:divBdr>
            </w:div>
            <w:div w:id="2075931770">
              <w:marLeft w:val="0"/>
              <w:marRight w:val="0"/>
              <w:marTop w:val="0"/>
              <w:marBottom w:val="0"/>
              <w:divBdr>
                <w:top w:val="none" w:sz="0" w:space="0" w:color="auto"/>
                <w:left w:val="none" w:sz="0" w:space="0" w:color="auto"/>
                <w:bottom w:val="none" w:sz="0" w:space="0" w:color="auto"/>
                <w:right w:val="none" w:sz="0" w:space="0" w:color="auto"/>
              </w:divBdr>
            </w:div>
            <w:div w:id="1113522635">
              <w:marLeft w:val="0"/>
              <w:marRight w:val="0"/>
              <w:marTop w:val="0"/>
              <w:marBottom w:val="0"/>
              <w:divBdr>
                <w:top w:val="none" w:sz="0" w:space="0" w:color="auto"/>
                <w:left w:val="none" w:sz="0" w:space="0" w:color="auto"/>
                <w:bottom w:val="none" w:sz="0" w:space="0" w:color="auto"/>
                <w:right w:val="none" w:sz="0" w:space="0" w:color="auto"/>
              </w:divBdr>
            </w:div>
            <w:div w:id="1170369925">
              <w:marLeft w:val="0"/>
              <w:marRight w:val="0"/>
              <w:marTop w:val="0"/>
              <w:marBottom w:val="0"/>
              <w:divBdr>
                <w:top w:val="none" w:sz="0" w:space="0" w:color="auto"/>
                <w:left w:val="none" w:sz="0" w:space="0" w:color="auto"/>
                <w:bottom w:val="none" w:sz="0" w:space="0" w:color="auto"/>
                <w:right w:val="none" w:sz="0" w:space="0" w:color="auto"/>
              </w:divBdr>
            </w:div>
            <w:div w:id="996568838">
              <w:marLeft w:val="0"/>
              <w:marRight w:val="0"/>
              <w:marTop w:val="0"/>
              <w:marBottom w:val="0"/>
              <w:divBdr>
                <w:top w:val="none" w:sz="0" w:space="0" w:color="auto"/>
                <w:left w:val="none" w:sz="0" w:space="0" w:color="auto"/>
                <w:bottom w:val="none" w:sz="0" w:space="0" w:color="auto"/>
                <w:right w:val="none" w:sz="0" w:space="0" w:color="auto"/>
              </w:divBdr>
            </w:div>
            <w:div w:id="1930768238">
              <w:marLeft w:val="0"/>
              <w:marRight w:val="0"/>
              <w:marTop w:val="0"/>
              <w:marBottom w:val="0"/>
              <w:divBdr>
                <w:top w:val="none" w:sz="0" w:space="0" w:color="auto"/>
                <w:left w:val="none" w:sz="0" w:space="0" w:color="auto"/>
                <w:bottom w:val="none" w:sz="0" w:space="0" w:color="auto"/>
                <w:right w:val="none" w:sz="0" w:space="0" w:color="auto"/>
              </w:divBdr>
            </w:div>
            <w:div w:id="729961634">
              <w:marLeft w:val="0"/>
              <w:marRight w:val="0"/>
              <w:marTop w:val="0"/>
              <w:marBottom w:val="0"/>
              <w:divBdr>
                <w:top w:val="none" w:sz="0" w:space="0" w:color="auto"/>
                <w:left w:val="none" w:sz="0" w:space="0" w:color="auto"/>
                <w:bottom w:val="none" w:sz="0" w:space="0" w:color="auto"/>
                <w:right w:val="none" w:sz="0" w:space="0" w:color="auto"/>
              </w:divBdr>
            </w:div>
            <w:div w:id="2125297283">
              <w:marLeft w:val="0"/>
              <w:marRight w:val="0"/>
              <w:marTop w:val="0"/>
              <w:marBottom w:val="0"/>
              <w:divBdr>
                <w:top w:val="none" w:sz="0" w:space="0" w:color="auto"/>
                <w:left w:val="none" w:sz="0" w:space="0" w:color="auto"/>
                <w:bottom w:val="none" w:sz="0" w:space="0" w:color="auto"/>
                <w:right w:val="none" w:sz="0" w:space="0" w:color="auto"/>
              </w:divBdr>
            </w:div>
            <w:div w:id="944579231">
              <w:marLeft w:val="0"/>
              <w:marRight w:val="0"/>
              <w:marTop w:val="0"/>
              <w:marBottom w:val="0"/>
              <w:divBdr>
                <w:top w:val="none" w:sz="0" w:space="0" w:color="auto"/>
                <w:left w:val="none" w:sz="0" w:space="0" w:color="auto"/>
                <w:bottom w:val="none" w:sz="0" w:space="0" w:color="auto"/>
                <w:right w:val="none" w:sz="0" w:space="0" w:color="auto"/>
              </w:divBdr>
            </w:div>
            <w:div w:id="860633712">
              <w:marLeft w:val="0"/>
              <w:marRight w:val="0"/>
              <w:marTop w:val="0"/>
              <w:marBottom w:val="0"/>
              <w:divBdr>
                <w:top w:val="none" w:sz="0" w:space="0" w:color="auto"/>
                <w:left w:val="none" w:sz="0" w:space="0" w:color="auto"/>
                <w:bottom w:val="none" w:sz="0" w:space="0" w:color="auto"/>
                <w:right w:val="none" w:sz="0" w:space="0" w:color="auto"/>
              </w:divBdr>
            </w:div>
            <w:div w:id="2068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eveloper.mozilla.org/en-US/docs/Web/CSS/display" TargetMode="External"/><Relationship Id="rId47" Type="http://schemas.openxmlformats.org/officeDocument/2006/relationships/image" Target="media/image32.png"/><Relationship Id="rId63" Type="http://schemas.openxmlformats.org/officeDocument/2006/relationships/image" Target="media/image40.jpe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mozilla.org/en-US/docs/Web/CSS/display" TargetMode="Externa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1.png"/><Relationship Id="rId53" Type="http://schemas.openxmlformats.org/officeDocument/2006/relationships/hyperlink" Target="https://www.taniarascia.com/overview-of-css-concepts/" TargetMode="External"/><Relationship Id="rId58" Type="http://schemas.openxmlformats.org/officeDocument/2006/relationships/hyperlink" Target="http://en.wikipedia.org/wiki/HTML" TargetMode="External"/><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CSS/position" TargetMode="External"/><Relationship Id="rId35" Type="http://schemas.openxmlformats.org/officeDocument/2006/relationships/hyperlink" Target="https://developer.mozilla.org/en-US/docs/Web/CSS/CSS_Grid_Layout" TargetMode="External"/><Relationship Id="rId43" Type="http://schemas.openxmlformats.org/officeDocument/2006/relationships/hyperlink" Target="https://developer.mozilla.org/en-US/docs/Web/CSS/flex-basis" TargetMode="External"/><Relationship Id="rId48" Type="http://schemas.openxmlformats.org/officeDocument/2006/relationships/hyperlink" Target="https://developer.mozilla.org/en-US/docs/Web/CSS/justify-content" TargetMode="External"/><Relationship Id="rId56" Type="http://schemas.openxmlformats.org/officeDocument/2006/relationships/hyperlink" Target="https://stackoverflow.com/questions/6351570/what-is-the-difference-between-javascripts-getelementbyid-and-getelementsbyna" TargetMode="External"/><Relationship Id="rId64" Type="http://schemas.openxmlformats.org/officeDocument/2006/relationships/image" Target="media/image41.jpeg"/><Relationship Id="rId69" Type="http://schemas.openxmlformats.org/officeDocument/2006/relationships/image" Target="media/image46.gif"/><Relationship Id="rId8" Type="http://schemas.openxmlformats.org/officeDocument/2006/relationships/image" Target="media/image1.png"/><Relationship Id="rId51" Type="http://schemas.openxmlformats.org/officeDocument/2006/relationships/hyperlink" Target="https://developer.mozilla.org/en-US/docs/Web/CSS/flex"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developer.mozilla.org/en-US/docs/Web/CSS/align-items"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jpeg"/><Relationship Id="rId54" Type="http://schemas.openxmlformats.org/officeDocument/2006/relationships/hyperlink" Target="https://zellwk.com/blog/9-important-css-properties-you-must-know/" TargetMode="External"/><Relationship Id="rId62" Type="http://schemas.openxmlformats.org/officeDocument/2006/relationships/image" Target="media/image3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yperlink" Target="https://developer.mozilla.org/en-US/docs/Web/CSS/flex-direction" TargetMode="External"/><Relationship Id="rId49" Type="http://schemas.openxmlformats.org/officeDocument/2006/relationships/image" Target="media/image33.png"/><Relationship Id="rId57" Type="http://schemas.openxmlformats.org/officeDocument/2006/relationships/hyperlink" Target="http://en.wikipedia.org/wiki/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developer.mozilla.org/en-US/docs/Web/CSS/flex-wrap" TargetMode="External"/><Relationship Id="rId52" Type="http://schemas.openxmlformats.org/officeDocument/2006/relationships/image" Target="media/image35.png"/><Relationship Id="rId60" Type="http://schemas.openxmlformats.org/officeDocument/2006/relationships/image" Target="media/image37.pn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hyperlink" Target="http://en.wikipedia.org/wiki/Fragment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59578</TotalTime>
  <Pages>50</Pages>
  <Words>13136</Words>
  <Characters>74878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87839</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9018</cp:revision>
  <cp:lastPrinted>2019-08-11T03:38:00Z</cp:lastPrinted>
  <dcterms:created xsi:type="dcterms:W3CDTF">2019-06-23T17:08:00Z</dcterms:created>
  <dcterms:modified xsi:type="dcterms:W3CDTF">2021-03-03T05:51:00Z</dcterms:modified>
</cp:coreProperties>
</file>