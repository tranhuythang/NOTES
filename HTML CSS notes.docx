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CBF1B8" w14:textId="75D177E3" w:rsidR="00124571" w:rsidRDefault="007B1F4D" w:rsidP="006D3599">
      <w:pPr>
        <w:pStyle w:val="Heading1"/>
      </w:pPr>
      <w:r>
        <w:t xml:space="preserve">Single word for HTML and CSS: </w:t>
      </w:r>
      <w:r w:rsidR="00B46077">
        <w:t>BOX/Flex BOX for layout</w:t>
      </w:r>
    </w:p>
    <w:p w14:paraId="2616030D" w14:textId="3AA00ACD" w:rsidR="003C1182" w:rsidRDefault="00BF5E40" w:rsidP="003C1182">
      <w:r>
        <w:t>inline or block HTML element</w:t>
      </w:r>
    </w:p>
    <w:p w14:paraId="28CB2F71" w14:textId="43DFF038" w:rsidR="00BF5E40" w:rsidRDefault="00D275C7" w:rsidP="003C1182">
      <w:r>
        <w:t>Use Box model (widt</w:t>
      </w:r>
      <w:r w:rsidR="00917174">
        <w:t>h</w:t>
      </w:r>
      <w:r>
        <w:t xml:space="preserve">, height and margin) </w:t>
      </w:r>
      <w:r w:rsidR="003D4B0D">
        <w:t>for lay out</w:t>
      </w:r>
    </w:p>
    <w:p w14:paraId="372DBAAC" w14:textId="798EC1F3" w:rsidR="003D4B0D" w:rsidRPr="003C1182" w:rsidRDefault="003D4B0D" w:rsidP="003C1182">
      <w:r>
        <w:t>Use Flex box model for layout</w:t>
      </w:r>
    </w:p>
    <w:p w14:paraId="3DFB8E4D" w14:textId="069D6F85" w:rsidR="006D3599" w:rsidRDefault="006D3599" w:rsidP="006D3599">
      <w:pPr>
        <w:pStyle w:val="Heading1"/>
      </w:pPr>
      <w:r>
        <w:t>HTML</w:t>
      </w:r>
      <w:r w:rsidR="008152D9">
        <w:t xml:space="preserve"> (hypertext markup </w:t>
      </w:r>
      <w:r w:rsidR="00EB1431">
        <w:t>language)</w:t>
      </w:r>
    </w:p>
    <w:p w14:paraId="5896CF60" w14:textId="7FD77570" w:rsidR="0060399D" w:rsidRPr="0060399D" w:rsidRDefault="0060399D" w:rsidP="000C5F40">
      <w:pPr>
        <w:pStyle w:val="Heading2"/>
      </w:pPr>
      <w:r>
        <w:t xml:space="preserve">HTML </w:t>
      </w:r>
      <w:r w:rsidR="00821E37">
        <w:t>syntax and structure</w:t>
      </w:r>
    </w:p>
    <w:p w14:paraId="2EE530FD" w14:textId="4B43EF8E" w:rsidR="00EC5114" w:rsidRDefault="00EC5114" w:rsidP="0060399D">
      <w:pPr>
        <w:pStyle w:val="Heading3"/>
      </w:pPr>
      <w:r>
        <w:t xml:space="preserve">HTML </w:t>
      </w:r>
      <w:r w:rsidR="002A301C">
        <w:t xml:space="preserve">syntax: </w:t>
      </w:r>
      <w:r>
        <w:t>tags, elements, attributes</w:t>
      </w:r>
    </w:p>
    <w:p w14:paraId="506DA725" w14:textId="77777777" w:rsidR="00DC4CE9" w:rsidRDefault="00DC4CE9" w:rsidP="0060399D">
      <w:pPr>
        <w:pStyle w:val="Heading4"/>
      </w:pPr>
      <w:r>
        <w:t>HTML Tags</w:t>
      </w:r>
    </w:p>
    <w:p w14:paraId="19B22770" w14:textId="15F74C49"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w:t>
      </w:r>
      <w:r w:rsidR="0083519D">
        <w:rPr>
          <w:rFonts w:ascii="Segoe UI" w:hAnsi="Segoe UI" w:cs="Segoe UI"/>
          <w:color w:val="000000"/>
          <w:sz w:val="21"/>
          <w:szCs w:val="21"/>
        </w:rPr>
        <w:t xml:space="preserve">has the </w:t>
      </w:r>
      <w:r>
        <w:rPr>
          <w:rFonts w:ascii="Segoe UI" w:hAnsi="Segoe UI" w:cs="Segoe UI"/>
          <w:color w:val="000000"/>
          <w:sz w:val="21"/>
          <w:szCs w:val="21"/>
        </w:rPr>
        <w:t xml:space="preserve">form </w:t>
      </w:r>
      <w:r>
        <w:rPr>
          <w:rStyle w:val="HTMLCode"/>
          <w:rFonts w:ascii="Consolas" w:hAnsi="Consolas"/>
          <w:color w:val="000000"/>
        </w:rPr>
        <w:t>&lt;</w:t>
      </w:r>
      <w:r>
        <w:rPr>
          <w:rStyle w:val="Emphasis"/>
          <w:rFonts w:ascii="Consolas" w:eastAsiaTheme="majorEastAsia" w:hAnsi="Consolas" w:cs="Courier New"/>
          <w:color w:val="000000"/>
          <w:sz w:val="20"/>
          <w:szCs w:val="20"/>
        </w:rPr>
        <w:t>tag-name</w:t>
      </w:r>
      <w:r>
        <w:rPr>
          <w:rStyle w:val="HTMLCode"/>
          <w:rFonts w:ascii="Consolas" w:hAnsi="Consolas"/>
          <w:color w:val="000000"/>
        </w:rPr>
        <w:t>&gt; </w:t>
      </w:r>
      <w:r>
        <w:rPr>
          <w:rFonts w:ascii="Segoe UI" w:hAnsi="Segoe UI" w:cs="Segoe UI"/>
          <w:color w:val="000000"/>
          <w:sz w:val="21"/>
          <w:szCs w:val="21"/>
        </w:rPr>
        <w:t>(e.g.,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which is associated with a matching </w:t>
      </w:r>
      <w:r>
        <w:rPr>
          <w:rStyle w:val="Emphasis"/>
          <w:rFonts w:ascii="Segoe UI" w:eastAsiaTheme="majorEastAsia" w:hAnsi="Segoe UI" w:cs="Segoe UI"/>
          <w:color w:val="000000"/>
          <w:sz w:val="21"/>
          <w:szCs w:val="21"/>
        </w:rPr>
        <w:t>closing tag </w:t>
      </w:r>
      <w:r>
        <w:rPr>
          <w:rStyle w:val="HTMLCode"/>
          <w:rFonts w:ascii="Consolas" w:hAnsi="Consolas"/>
          <w:color w:val="000000"/>
        </w:rPr>
        <w:t>&lt;/tag-name&gt;</w:t>
      </w:r>
      <w:r>
        <w:rPr>
          <w:rFonts w:ascii="Segoe UI" w:hAnsi="Segoe UI" w:cs="Segoe UI"/>
          <w:color w:val="000000"/>
          <w:sz w:val="21"/>
          <w:szCs w:val="21"/>
        </w:rPr>
        <w:t> having a leading forward slash, (e.g.,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The </w:t>
      </w:r>
      <w:r>
        <w:rPr>
          <w:rStyle w:val="Emphasis"/>
          <w:rFonts w:ascii="Segoe UI" w:eastAsiaTheme="majorEastAsia" w:hAnsi="Segoe UI" w:cs="Segoe UI"/>
          <w:color w:val="000000"/>
          <w:sz w:val="21"/>
          <w:szCs w:val="21"/>
        </w:rPr>
        <w:t>tag-name</w:t>
      </w:r>
      <w:r>
        <w:rPr>
          <w:rFonts w:ascii="Segoe UI" w:hAnsi="Segoe UI" w:cs="Segoe UI"/>
          <w:color w:val="000000"/>
          <w:sz w:val="21"/>
          <w:szCs w:val="21"/>
        </w:rPr>
        <w:t> sh</w:t>
      </w:r>
      <w:r w:rsidR="00107F7B">
        <w:rPr>
          <w:rFonts w:ascii="Segoe UI" w:hAnsi="Segoe UI" w:cs="Segoe UI"/>
          <w:color w:val="000000"/>
          <w:sz w:val="21"/>
          <w:szCs w:val="21"/>
        </w:rPr>
        <w:t>ould</w:t>
      </w:r>
      <w:r>
        <w:rPr>
          <w:rFonts w:ascii="Segoe UI" w:hAnsi="Segoe UI" w:cs="Segoe UI"/>
          <w:color w:val="000000"/>
          <w:sz w:val="21"/>
          <w:szCs w:val="21"/>
        </w:rPr>
        <w:t xml:space="preserve"> be in lowercase.</w:t>
      </w:r>
    </w:p>
    <w:p w14:paraId="629FA3DD" w14:textId="77777777" w:rsidR="00DC4CE9" w:rsidRDefault="00DC4CE9" w:rsidP="0060399D">
      <w:pPr>
        <w:pStyle w:val="Heading4"/>
      </w:pPr>
      <w:r>
        <w:t>Tag's Attributes</w:t>
      </w:r>
    </w:p>
    <w:p w14:paraId="215E4D9F"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Emphasis"/>
          <w:rFonts w:ascii="Segoe UI" w:eastAsiaTheme="majorEastAsia" w:hAnsi="Segoe UI" w:cs="Segoe UI"/>
          <w:color w:val="000000"/>
          <w:sz w:val="21"/>
          <w:szCs w:val="21"/>
        </w:rPr>
        <w:t>Attributes</w:t>
      </w:r>
      <w:r>
        <w:rPr>
          <w:rFonts w:ascii="Segoe UI" w:hAnsi="Segoe UI" w:cs="Segoe UI"/>
          <w:color w:val="000000"/>
          <w:sz w:val="21"/>
          <w:szCs w:val="21"/>
        </w:rPr>
        <w:t>, in the form of </w:t>
      </w:r>
      <w:r>
        <w:rPr>
          <w:rStyle w:val="HTMLCode"/>
          <w:rFonts w:ascii="Consolas" w:hAnsi="Consolas"/>
          <w:color w:val="000000"/>
        </w:rPr>
        <w:t>name="value"</w:t>
      </w:r>
      <w:r>
        <w:rPr>
          <w:rFonts w:ascii="Segoe UI" w:hAnsi="Segoe UI" w:cs="Segoe UI"/>
          <w:color w:val="000000"/>
          <w:sz w:val="21"/>
          <w:szCs w:val="21"/>
        </w:rPr>
        <w:t> pairs can be included in the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to </w:t>
      </w:r>
      <w:r>
        <w:rPr>
          <w:rStyle w:val="Emphasis"/>
          <w:rFonts w:ascii="Segoe UI" w:eastAsiaTheme="majorEastAsia" w:hAnsi="Segoe UI" w:cs="Segoe UI"/>
          <w:color w:val="000000"/>
          <w:sz w:val="21"/>
          <w:szCs w:val="21"/>
        </w:rPr>
        <w:t>provide additional information</w:t>
      </w:r>
      <w:r>
        <w:rPr>
          <w:rFonts w:ascii="Segoe UI" w:hAnsi="Segoe UI" w:cs="Segoe UI"/>
          <w:color w:val="000000"/>
          <w:sz w:val="21"/>
          <w:szCs w:val="21"/>
        </w:rPr>
        <w:t> about the element.</w:t>
      </w:r>
    </w:p>
    <w:p w14:paraId="39D49BA9"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1</w:t>
      </w:r>
      <w:r>
        <w:rPr>
          <w:rFonts w:ascii="Segoe UI" w:hAnsi="Segoe UI" w:cs="Segoe UI"/>
          <w:color w:val="000000"/>
          <w:sz w:val="21"/>
          <w:szCs w:val="21"/>
        </w:rPr>
        <w:t>: In</w:t>
      </w:r>
      <w:r>
        <w:rPr>
          <w:rStyle w:val="HTMLCode"/>
          <w:rFonts w:ascii="Consolas" w:hAnsi="Consolas"/>
          <w:color w:val="000000"/>
        </w:rPr>
        <w:t> &lt;html lang="en"&gt;</w:t>
      </w:r>
      <w:r>
        <w:rPr>
          <w:rFonts w:ascii="Segoe UI" w:hAnsi="Segoe UI" w:cs="Segoe UI"/>
          <w:color w:val="000000"/>
          <w:sz w:val="21"/>
          <w:szCs w:val="21"/>
        </w:rPr>
        <w:t>, the attribute </w:t>
      </w:r>
      <w:r>
        <w:rPr>
          <w:rStyle w:val="HTMLCode"/>
          <w:rFonts w:ascii="Consolas" w:hAnsi="Consolas"/>
          <w:color w:val="000000"/>
        </w:rPr>
        <w:t>lang="en"</w:t>
      </w:r>
      <w:r>
        <w:rPr>
          <w:rFonts w:ascii="Segoe UI" w:hAnsi="Segoe UI" w:cs="Segoe UI"/>
          <w:color w:val="000000"/>
          <w:sz w:val="21"/>
          <w:szCs w:val="21"/>
        </w:rPr>
        <w:t> specifies the natural language for this document.</w:t>
      </w:r>
    </w:p>
    <w:p w14:paraId="2C648680"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2</w:t>
      </w:r>
      <w:r>
        <w:rPr>
          <w:rFonts w:ascii="Segoe UI" w:hAnsi="Segoe UI" w:cs="Segoe UI"/>
          <w:color w:val="000000"/>
          <w:sz w:val="21"/>
          <w:szCs w:val="21"/>
        </w:rPr>
        <w:t>: In </w:t>
      </w:r>
      <w:r>
        <w:rPr>
          <w:rStyle w:val="HTMLCode"/>
          <w:rFonts w:ascii="Consolas" w:hAnsi="Consolas"/>
          <w:color w:val="000000"/>
        </w:rPr>
        <w:t>&lt;meta charset="utf-8"&gt;</w:t>
      </w:r>
      <w:r>
        <w:rPr>
          <w:rFonts w:ascii="Segoe UI" w:hAnsi="Segoe UI" w:cs="Segoe UI"/>
          <w:color w:val="000000"/>
          <w:sz w:val="21"/>
          <w:szCs w:val="21"/>
        </w:rPr>
        <w:t>, the attribute </w:t>
      </w:r>
      <w:r>
        <w:rPr>
          <w:rStyle w:val="HTMLCode"/>
          <w:rFonts w:ascii="Consolas" w:hAnsi="Consolas"/>
          <w:color w:val="000000"/>
        </w:rPr>
        <w:t>charset="utf-8"</w:t>
      </w:r>
      <w:r>
        <w:rPr>
          <w:rFonts w:ascii="Segoe UI" w:hAnsi="Segoe UI" w:cs="Segoe UI"/>
          <w:color w:val="000000"/>
          <w:sz w:val="21"/>
          <w:szCs w:val="21"/>
        </w:rPr>
        <w:t> specifies the character encoding scheme.</w:t>
      </w:r>
    </w:p>
    <w:p w14:paraId="2788A9C1"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3</w:t>
      </w:r>
      <w:r>
        <w:rPr>
          <w:rFonts w:ascii="Segoe UI" w:hAnsi="Segoe UI" w:cs="Segoe UI"/>
          <w:color w:val="000000"/>
          <w:sz w:val="21"/>
          <w:szCs w:val="21"/>
        </w:rPr>
        <w:t>: An </w:t>
      </w:r>
      <w:r>
        <w:rPr>
          <w:rStyle w:val="HTMLCode"/>
          <w:rFonts w:ascii="Consolas" w:hAnsi="Consolas"/>
          <w:color w:val="000000"/>
        </w:rPr>
        <w:t>&lt;img&gt;</w:t>
      </w:r>
      <w:r>
        <w:rPr>
          <w:rFonts w:ascii="Segoe UI" w:hAnsi="Segoe UI" w:cs="Segoe UI"/>
          <w:color w:val="000000"/>
          <w:sz w:val="21"/>
          <w:szCs w:val="21"/>
        </w:rPr>
        <w:t> (image) tag may contain these attributes:</w:t>
      </w:r>
    </w:p>
    <w:p w14:paraId="40E50F01" w14:textId="77777777" w:rsidR="00DC4CE9" w:rsidRDefault="00DC4CE9" w:rsidP="00DA7D61">
      <w:pPr>
        <w:pStyle w:val="Code"/>
        <w:rPr>
          <w:rFonts w:cs="Courier New"/>
          <w:color w:val="000000"/>
          <w:sz w:val="20"/>
          <w:szCs w:val="20"/>
        </w:rPr>
      </w:pPr>
      <w:r>
        <w:rPr>
          <w:color w:val="000000"/>
        </w:rPr>
        <w:t xml:space="preserve">&lt;img </w:t>
      </w:r>
      <w:r>
        <w:rPr>
          <w:rStyle w:val="color-new"/>
          <w:rFonts w:ascii="Consolas" w:hAnsi="Consolas"/>
          <w:color w:val="E31B23"/>
        </w:rPr>
        <w:t>src="logo.gif" alt="logo" width="50" height="30"</w:t>
      </w:r>
      <w:r>
        <w:rPr>
          <w:color w:val="000000"/>
        </w:rPr>
        <w:t xml:space="preserve"> /&gt;</w:t>
      </w:r>
    </w:p>
    <w:p w14:paraId="55010C19" w14:textId="77777777" w:rsidR="00EE7AE4" w:rsidRPr="00EE7AE4" w:rsidRDefault="00EE7AE4" w:rsidP="00EE7AE4">
      <w:pPr>
        <w:shd w:val="clear" w:color="auto" w:fill="FFFFFF"/>
        <w:spacing w:before="144" w:after="96" w:line="240" w:lineRule="auto"/>
        <w:jc w:val="both"/>
        <w:rPr>
          <w:rFonts w:ascii="Segoe UI" w:eastAsia="Times New Roman" w:hAnsi="Segoe UI" w:cs="Segoe UI"/>
          <w:color w:val="000000"/>
          <w:sz w:val="21"/>
          <w:szCs w:val="21"/>
        </w:rPr>
      </w:pPr>
      <w:r w:rsidRPr="00EE7AE4">
        <w:rPr>
          <w:rFonts w:ascii="Segoe UI" w:eastAsia="Times New Roman" w:hAnsi="Segoe UI" w:cs="Segoe UI"/>
          <w:color w:val="000000"/>
          <w:sz w:val="21"/>
          <w:szCs w:val="21"/>
        </w:rPr>
        <w:t>Multiple attributes are separated by space, as follows:</w:t>
      </w:r>
    </w:p>
    <w:p w14:paraId="243A081B" w14:textId="77777777" w:rsidR="00EE7AE4" w:rsidRPr="00EE7AE4" w:rsidRDefault="00EE7AE4" w:rsidP="00DA7D61">
      <w:pPr>
        <w:pStyle w:val="Code"/>
        <w:rPr>
          <w:color w:val="000000"/>
        </w:rPr>
      </w:pPr>
      <w:r w:rsidRPr="00EE7AE4">
        <w:rPr>
          <w:color w:val="000000"/>
        </w:rPr>
        <w:t xml:space="preserve">&lt;tag-name </w:t>
      </w:r>
      <w:r w:rsidRPr="00EE7AE4">
        <w:t>attName1="attValue1" attName2="attValue2"</w:t>
      </w:r>
      <w:r w:rsidRPr="00EE7AE4">
        <w:rPr>
          <w:color w:val="000000"/>
        </w:rPr>
        <w:t xml:space="preserve"> ...&gt; ... &lt;/tag-name&gt;</w:t>
      </w:r>
    </w:p>
    <w:p w14:paraId="3A045792" w14:textId="77777777" w:rsidR="00DA7D61" w:rsidRDefault="00DA7D61" w:rsidP="0060399D">
      <w:pPr>
        <w:pStyle w:val="Heading4"/>
      </w:pPr>
      <w:r>
        <w:t>HTML Elements</w:t>
      </w:r>
    </w:p>
    <w:p w14:paraId="53A0605E" w14:textId="77777777" w:rsidR="00DA7D61" w:rsidRDefault="00DA7D61" w:rsidP="00DA7D6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element</w:t>
      </w:r>
      <w:r>
        <w:rPr>
          <w:rFonts w:ascii="Segoe UI" w:hAnsi="Segoe UI" w:cs="Segoe UI"/>
          <w:color w:val="000000"/>
          <w:sz w:val="21"/>
          <w:szCs w:val="21"/>
        </w:rPr>
        <w:t> consists of the opening and closing tags, and the content in between, e.g., </w:t>
      </w:r>
      <w:r>
        <w:rPr>
          <w:rStyle w:val="HTMLCode"/>
          <w:rFonts w:ascii="Consolas" w:hAnsi="Consolas"/>
          <w:color w:val="000000"/>
        </w:rPr>
        <w:t>&lt;p&gt;A for apple&lt;/p&gt;</w:t>
      </w:r>
      <w:r>
        <w:rPr>
          <w:rFonts w:ascii="Segoe UI" w:hAnsi="Segoe UI" w:cs="Segoe UI"/>
          <w:color w:val="000000"/>
          <w:sz w:val="21"/>
          <w:szCs w:val="21"/>
        </w:rPr>
        <w:t>, </w:t>
      </w:r>
      <w:r>
        <w:rPr>
          <w:rStyle w:val="HTMLCode"/>
          <w:rFonts w:ascii="Consolas" w:hAnsi="Consolas"/>
          <w:color w:val="000000"/>
        </w:rPr>
        <w:t>&lt;strong&gt;Caution!&lt;/strong&gt;</w:t>
      </w:r>
      <w:r>
        <w:rPr>
          <w:rFonts w:ascii="Segoe UI" w:hAnsi="Segoe UI" w:cs="Segoe UI"/>
          <w:color w:val="000000"/>
          <w:sz w:val="21"/>
          <w:szCs w:val="21"/>
        </w:rPr>
        <w:t>.</w:t>
      </w:r>
    </w:p>
    <w:p w14:paraId="4A9DD84E" w14:textId="77777777" w:rsidR="00DA7D61" w:rsidRDefault="00DA7D61" w:rsidP="00DA7D6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types of elements:</w:t>
      </w:r>
    </w:p>
    <w:p w14:paraId="2480003B" w14:textId="77777777"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Container Element</w:t>
      </w:r>
      <w:r>
        <w:rPr>
          <w:rStyle w:val="line-heading"/>
          <w:rFonts w:ascii="Segoe UI" w:hAnsi="Segoe UI" w:cs="Segoe UI"/>
          <w:b/>
          <w:bCs/>
          <w:color w:val="444444"/>
          <w:spacing w:val="15"/>
          <w:sz w:val="23"/>
          <w:szCs w:val="23"/>
        </w:rPr>
        <w:t>:</w:t>
      </w:r>
      <w:r>
        <w:rPr>
          <w:rFonts w:ascii="Segoe UI" w:hAnsi="Segoe UI" w:cs="Segoe UI"/>
          <w:color w:val="000000"/>
          <w:sz w:val="21"/>
          <w:szCs w:val="21"/>
        </w:rPr>
        <w:t> A container element has an </w:t>
      </w:r>
      <w:r>
        <w:rPr>
          <w:rStyle w:val="Emphasis"/>
          <w:rFonts w:ascii="Segoe UI" w:hAnsi="Segoe UI" w:cs="Segoe UI"/>
          <w:color w:val="000000"/>
          <w:sz w:val="21"/>
          <w:szCs w:val="21"/>
        </w:rPr>
        <w:t>opening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that activates an effect to its content, and a </w:t>
      </w:r>
      <w:r>
        <w:rPr>
          <w:rStyle w:val="Emphasis"/>
          <w:rFonts w:ascii="Segoe UI" w:hAnsi="Segoe UI" w:cs="Segoe UI"/>
          <w:color w:val="000000"/>
          <w:sz w:val="21"/>
          <w:szCs w:val="21"/>
        </w:rPr>
        <w:t>matching closing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to discontinue the effect. In other words, container elements apply formatting to their contents. For example:</w:t>
      </w:r>
    </w:p>
    <w:p w14:paraId="5D958D61" w14:textId="77777777" w:rsidR="00DA7D61" w:rsidRPr="00531BE9" w:rsidRDefault="00DA7D61" w:rsidP="00531BE9">
      <w:pPr>
        <w:pStyle w:val="Code"/>
      </w:pPr>
      <w:r w:rsidRPr="00531BE9">
        <w:rPr>
          <w:rStyle w:val="color-new"/>
        </w:rPr>
        <w:t>&lt;h1&gt;</w:t>
      </w:r>
      <w:r w:rsidRPr="00531BE9">
        <w:t>The h1 tags enclose a heading level 1</w:t>
      </w:r>
      <w:r w:rsidRPr="00531BE9">
        <w:rPr>
          <w:rStyle w:val="color-new"/>
        </w:rPr>
        <w:t>&lt;/h1&gt;</w:t>
      </w:r>
    </w:p>
    <w:p w14:paraId="4D5DBA0C" w14:textId="77777777" w:rsidR="00DA7D61" w:rsidRPr="00531BE9" w:rsidRDefault="00DA7D61" w:rsidP="00531BE9">
      <w:pPr>
        <w:pStyle w:val="Code"/>
      </w:pPr>
      <w:r w:rsidRPr="00531BE9">
        <w:rPr>
          <w:rStyle w:val="color-new"/>
        </w:rPr>
        <w:t>&lt;p&gt;</w:t>
      </w:r>
      <w:r w:rsidRPr="00531BE9">
        <w:t xml:space="preserve">The p tags is used to </w:t>
      </w:r>
      <w:r w:rsidRPr="00531BE9">
        <w:rPr>
          <w:rStyle w:val="color-new"/>
        </w:rPr>
        <w:t>&lt;em&gt;</w:t>
      </w:r>
      <w:r w:rsidRPr="00531BE9">
        <w:t>markup</w:t>
      </w:r>
      <w:r w:rsidRPr="00531BE9">
        <w:rPr>
          <w:rStyle w:val="color-new"/>
        </w:rPr>
        <w:t>&lt;/em&gt;</w:t>
      </w:r>
      <w:r w:rsidRPr="00531BE9">
        <w:t xml:space="preserve"> a </w:t>
      </w:r>
      <w:r w:rsidRPr="00531BE9">
        <w:rPr>
          <w:rStyle w:val="color-new"/>
        </w:rPr>
        <w:t>&lt;strong&gt;</w:t>
      </w:r>
      <w:r w:rsidRPr="00531BE9">
        <w:t>paragraph</w:t>
      </w:r>
      <w:r w:rsidRPr="00531BE9">
        <w:rPr>
          <w:rStyle w:val="color-new"/>
        </w:rPr>
        <w:t>&lt;/strong&gt;</w:t>
      </w:r>
      <w:r w:rsidRPr="00531BE9">
        <w:t>.</w:t>
      </w:r>
      <w:r w:rsidRPr="00531BE9">
        <w:rPr>
          <w:rStyle w:val="color-new"/>
        </w:rPr>
        <w:t>&lt;/p&gt;</w:t>
      </w:r>
    </w:p>
    <w:p w14:paraId="1FB74936" w14:textId="2B093160"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Standalone Element:</w:t>
      </w:r>
      <w:r>
        <w:rPr>
          <w:rFonts w:ascii="Segoe UI" w:hAnsi="Segoe UI" w:cs="Segoe UI"/>
          <w:color w:val="000000"/>
          <w:sz w:val="21"/>
          <w:szCs w:val="21"/>
        </w:rPr>
        <w:t> A standalone element does not enclose content but is used to achieve a certain effect, e.g., </w:t>
      </w:r>
      <w:r>
        <w:rPr>
          <w:rStyle w:val="HTMLCode"/>
          <w:rFonts w:ascii="Consolas" w:eastAsiaTheme="minorHAnsi" w:hAnsi="Consolas"/>
          <w:color w:val="000000"/>
        </w:rPr>
        <w:t>&lt;hr&gt;</w:t>
      </w:r>
      <w:r>
        <w:rPr>
          <w:rFonts w:ascii="Segoe UI" w:hAnsi="Segoe UI" w:cs="Segoe UI"/>
          <w:color w:val="000000"/>
          <w:sz w:val="21"/>
          <w:szCs w:val="21"/>
        </w:rPr>
        <w:t> is used to draw a horizontal rule; </w:t>
      </w:r>
      <w:r>
        <w:rPr>
          <w:rStyle w:val="HTMLCode"/>
          <w:rFonts w:ascii="Consolas" w:eastAsiaTheme="minorHAnsi" w:hAnsi="Consolas"/>
          <w:color w:val="000000"/>
        </w:rPr>
        <w:t>&lt;br&gt;</w:t>
      </w:r>
      <w:r>
        <w:rPr>
          <w:rFonts w:ascii="Segoe UI" w:hAnsi="Segoe UI" w:cs="Segoe UI"/>
          <w:color w:val="000000"/>
          <w:sz w:val="21"/>
          <w:szCs w:val="21"/>
        </w:rPr>
        <w:t> to introduce a manual line-break; and </w:t>
      </w:r>
      <w:r>
        <w:rPr>
          <w:rStyle w:val="HTMLCode"/>
          <w:rFonts w:ascii="Consolas" w:eastAsiaTheme="minorHAnsi" w:hAnsi="Consolas"/>
          <w:color w:val="000000"/>
        </w:rPr>
        <w:t>&lt;img&gt;</w:t>
      </w:r>
      <w:r>
        <w:rPr>
          <w:rFonts w:ascii="Segoe UI" w:hAnsi="Segoe UI" w:cs="Segoe UI"/>
          <w:color w:val="000000"/>
          <w:sz w:val="21"/>
          <w:szCs w:val="21"/>
        </w:rPr>
        <w:t> for embedding an external image.</w:t>
      </w:r>
      <w:r w:rsidR="00226D80">
        <w:rPr>
          <w:rFonts w:ascii="Segoe UI" w:hAnsi="Segoe UI" w:cs="Segoe UI"/>
          <w:color w:val="000000"/>
          <w:sz w:val="21"/>
          <w:szCs w:val="21"/>
        </w:rPr>
        <w:t xml:space="preserve"> </w:t>
      </w:r>
      <w:r>
        <w:rPr>
          <w:rFonts w:ascii="Segoe UI" w:hAnsi="Segoe UI" w:cs="Segoe UI"/>
          <w:color w:val="000000"/>
          <w:sz w:val="21"/>
          <w:szCs w:val="21"/>
        </w:rPr>
        <w:t>In XHTML, you need to end a standalone element with a trailing </w:t>
      </w:r>
      <w:r>
        <w:rPr>
          <w:rStyle w:val="HTMLCode"/>
          <w:rFonts w:ascii="Consolas" w:eastAsiaTheme="minorHAnsi" w:hAnsi="Consolas"/>
          <w:color w:val="000000"/>
        </w:rPr>
        <w:t>'/'</w:t>
      </w:r>
      <w:r>
        <w:rPr>
          <w:rFonts w:ascii="Segoe UI" w:hAnsi="Segoe UI" w:cs="Segoe UI"/>
          <w:color w:val="000000"/>
          <w:sz w:val="21"/>
          <w:szCs w:val="21"/>
        </w:rPr>
        <w:t> in the opening tag. For examples:</w:t>
      </w:r>
    </w:p>
    <w:p w14:paraId="558050D7" w14:textId="77777777" w:rsidR="00DA7D61" w:rsidRDefault="00DA7D61" w:rsidP="00531BE9">
      <w:pPr>
        <w:pStyle w:val="Code"/>
        <w:rPr>
          <w:color w:val="000000"/>
        </w:rPr>
      </w:pPr>
      <w:r>
        <w:rPr>
          <w:rStyle w:val="color-new"/>
          <w:rFonts w:ascii="Consolas" w:hAnsi="Consolas"/>
          <w:color w:val="E31B23"/>
        </w:rPr>
        <w:t>&lt;br /&gt;</w:t>
      </w:r>
    </w:p>
    <w:p w14:paraId="36AA3919" w14:textId="77777777" w:rsidR="00DA7D61" w:rsidRDefault="00DA7D61" w:rsidP="00531BE9">
      <w:pPr>
        <w:pStyle w:val="Code"/>
        <w:rPr>
          <w:color w:val="000000"/>
        </w:rPr>
      </w:pPr>
      <w:r>
        <w:rPr>
          <w:rStyle w:val="color-new"/>
          <w:rFonts w:ascii="Consolas" w:hAnsi="Consolas"/>
          <w:color w:val="E31B23"/>
        </w:rPr>
        <w:t>&lt;hr /&gt;</w:t>
      </w:r>
    </w:p>
    <w:p w14:paraId="3B5D4AA0" w14:textId="77777777" w:rsidR="00DA7D61" w:rsidRDefault="00DA7D61" w:rsidP="00531BE9">
      <w:pPr>
        <w:pStyle w:val="Code"/>
        <w:rPr>
          <w:rFonts w:cs="Courier New"/>
          <w:color w:val="000000"/>
          <w:sz w:val="20"/>
          <w:szCs w:val="20"/>
        </w:rPr>
      </w:pPr>
      <w:r>
        <w:rPr>
          <w:rStyle w:val="color-new"/>
          <w:rFonts w:ascii="Consolas" w:hAnsi="Consolas"/>
          <w:color w:val="E31B23"/>
        </w:rPr>
        <w:t>&lt;img src="logo.gif" /&gt;</w:t>
      </w:r>
    </w:p>
    <w:p w14:paraId="7856CB2D" w14:textId="1D370F81" w:rsidR="00995BDA" w:rsidRPr="00995BDA" w:rsidRDefault="00995BDA" w:rsidP="0060399D">
      <w:pPr>
        <w:pStyle w:val="Heading4"/>
      </w:pPr>
      <w:r w:rsidRPr="00995BDA">
        <w:t>Escape sequence for Reserved Characters</w:t>
      </w:r>
    </w:p>
    <w:p w14:paraId="34BD86EB" w14:textId="363E390D" w:rsidR="00995BDA" w:rsidRDefault="00995BDA" w:rsidP="00995BDA">
      <w:r w:rsidRPr="00995BDA">
        <w:t>HTML uses characters such as &lt;, &gt;, ", &amp; as markup tags' delimiters. Hence, these characters are reversed and cannot be used in the text directly. An escape sequence in the form of &amp;xxx; (begins with &amp; and ends with ; and contain the code xxx) is used for these reserved characters and other special characters.</w:t>
      </w:r>
    </w:p>
    <w:p w14:paraId="0C1F76DA" w14:textId="788E67D7" w:rsidR="00BD2A55" w:rsidRDefault="00BD2A55" w:rsidP="00995BD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five escape sequences that are often used: </w:t>
      </w:r>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&amp;quot;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&amp;amp;</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&amp;nbsp;</w:t>
      </w:r>
      <w:r>
        <w:rPr>
          <w:rFonts w:ascii="Segoe UI" w:hAnsi="Segoe UI" w:cs="Segoe UI"/>
          <w:color w:val="000000"/>
          <w:sz w:val="21"/>
          <w:szCs w:val="21"/>
          <w:shd w:val="clear" w:color="auto" w:fill="FFFFFF"/>
        </w:rPr>
        <w:t>).</w:t>
      </w:r>
    </w:p>
    <w:tbl>
      <w:tblPr>
        <w:tblW w:w="6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4466"/>
      </w:tblGrid>
      <w:tr w:rsidR="00A64F59" w:rsidRPr="00A64F59" w14:paraId="3332C5AB" w14:textId="77777777" w:rsidTr="00D93DFA">
        <w:trPr>
          <w:trHeight w:val="288"/>
        </w:trPr>
        <w:tc>
          <w:tcPr>
            <w:tcW w:w="2112" w:type="dxa"/>
            <w:shd w:val="clear" w:color="auto" w:fill="auto"/>
            <w:noWrap/>
            <w:vAlign w:val="bottom"/>
            <w:hideMark/>
          </w:tcPr>
          <w:p w14:paraId="41F321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color w:val="000000"/>
              </w:rPr>
              <w:t>Character</w:t>
            </w:r>
          </w:p>
        </w:tc>
        <w:tc>
          <w:tcPr>
            <w:tcW w:w="4466" w:type="dxa"/>
            <w:shd w:val="clear" w:color="auto" w:fill="auto"/>
            <w:noWrap/>
            <w:vAlign w:val="bottom"/>
            <w:hideMark/>
          </w:tcPr>
          <w:p w14:paraId="2766F0D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Entity Reference</w:t>
            </w:r>
          </w:p>
        </w:tc>
      </w:tr>
      <w:tr w:rsidR="00A64F59" w:rsidRPr="00A64F59" w14:paraId="723259CA" w14:textId="77777777" w:rsidTr="00D93DFA">
        <w:trPr>
          <w:trHeight w:val="288"/>
        </w:trPr>
        <w:tc>
          <w:tcPr>
            <w:tcW w:w="2112" w:type="dxa"/>
            <w:shd w:val="clear" w:color="auto" w:fill="auto"/>
            <w:noWrap/>
            <w:vAlign w:val="bottom"/>
            <w:hideMark/>
          </w:tcPr>
          <w:p w14:paraId="3DD60F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w:t>
            </w:r>
          </w:p>
        </w:tc>
        <w:tc>
          <w:tcPr>
            <w:tcW w:w="4466" w:type="dxa"/>
            <w:shd w:val="clear" w:color="auto" w:fill="auto"/>
            <w:noWrap/>
            <w:vAlign w:val="bottom"/>
            <w:hideMark/>
          </w:tcPr>
          <w:p w14:paraId="581329A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&amp;quot;</w:t>
            </w:r>
          </w:p>
        </w:tc>
      </w:tr>
      <w:tr w:rsidR="00A64F59" w:rsidRPr="00A64F59" w14:paraId="548C8849" w14:textId="77777777" w:rsidTr="00D93DFA">
        <w:trPr>
          <w:trHeight w:val="288"/>
        </w:trPr>
        <w:tc>
          <w:tcPr>
            <w:tcW w:w="2112" w:type="dxa"/>
            <w:shd w:val="clear" w:color="auto" w:fill="auto"/>
            <w:noWrap/>
            <w:vAlign w:val="bottom"/>
            <w:hideMark/>
          </w:tcPr>
          <w:p w14:paraId="10AB7D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&lt; </w:t>
            </w:r>
          </w:p>
        </w:tc>
        <w:tc>
          <w:tcPr>
            <w:tcW w:w="4466" w:type="dxa"/>
            <w:shd w:val="clear" w:color="auto" w:fill="auto"/>
            <w:noWrap/>
            <w:vAlign w:val="bottom"/>
            <w:hideMark/>
          </w:tcPr>
          <w:p w14:paraId="1E0C2FA5"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&amp;lt;</w:t>
            </w:r>
          </w:p>
        </w:tc>
      </w:tr>
      <w:tr w:rsidR="00A64F59" w:rsidRPr="00A64F59" w14:paraId="77BD3AFA" w14:textId="77777777" w:rsidTr="00D93DFA">
        <w:trPr>
          <w:trHeight w:val="288"/>
        </w:trPr>
        <w:tc>
          <w:tcPr>
            <w:tcW w:w="2112" w:type="dxa"/>
            <w:shd w:val="clear" w:color="auto" w:fill="auto"/>
            <w:noWrap/>
            <w:vAlign w:val="bottom"/>
            <w:hideMark/>
          </w:tcPr>
          <w:p w14:paraId="2E552C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&gt; </w:t>
            </w:r>
          </w:p>
        </w:tc>
        <w:tc>
          <w:tcPr>
            <w:tcW w:w="4466" w:type="dxa"/>
            <w:shd w:val="clear" w:color="auto" w:fill="auto"/>
            <w:noWrap/>
            <w:vAlign w:val="bottom"/>
            <w:hideMark/>
          </w:tcPr>
          <w:p w14:paraId="14AACE68"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&amp;gt;</w:t>
            </w:r>
          </w:p>
        </w:tc>
      </w:tr>
      <w:tr w:rsidR="00A64F59" w:rsidRPr="00A64F59" w14:paraId="0CFC52EB" w14:textId="77777777" w:rsidTr="00D93DFA">
        <w:trPr>
          <w:trHeight w:val="288"/>
        </w:trPr>
        <w:tc>
          <w:tcPr>
            <w:tcW w:w="2112" w:type="dxa"/>
            <w:shd w:val="clear" w:color="auto" w:fill="auto"/>
            <w:noWrap/>
            <w:vAlign w:val="bottom"/>
            <w:hideMark/>
          </w:tcPr>
          <w:p w14:paraId="318C88C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lastRenderedPageBreak/>
              <w:t>&amp;</w:t>
            </w:r>
          </w:p>
        </w:tc>
        <w:tc>
          <w:tcPr>
            <w:tcW w:w="4466" w:type="dxa"/>
            <w:shd w:val="clear" w:color="auto" w:fill="auto"/>
            <w:noWrap/>
            <w:vAlign w:val="bottom"/>
            <w:hideMark/>
          </w:tcPr>
          <w:p w14:paraId="7768DD3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&amp;amp;</w:t>
            </w:r>
          </w:p>
        </w:tc>
      </w:tr>
      <w:tr w:rsidR="00A64F59" w:rsidRPr="00A64F59" w14:paraId="1C8542A0" w14:textId="77777777" w:rsidTr="00D93DFA">
        <w:trPr>
          <w:trHeight w:val="288"/>
        </w:trPr>
        <w:tc>
          <w:tcPr>
            <w:tcW w:w="2112" w:type="dxa"/>
            <w:shd w:val="clear" w:color="auto" w:fill="auto"/>
            <w:noWrap/>
            <w:vAlign w:val="bottom"/>
            <w:hideMark/>
          </w:tcPr>
          <w:p w14:paraId="4705A842"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non-breaking space</w:t>
            </w:r>
          </w:p>
        </w:tc>
        <w:tc>
          <w:tcPr>
            <w:tcW w:w="4466" w:type="dxa"/>
            <w:shd w:val="clear" w:color="auto" w:fill="auto"/>
            <w:noWrap/>
            <w:vAlign w:val="bottom"/>
            <w:hideMark/>
          </w:tcPr>
          <w:p w14:paraId="3F14D0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&amp;nbsp;</w:t>
            </w:r>
          </w:p>
        </w:tc>
      </w:tr>
      <w:tr w:rsidR="00A64F59" w:rsidRPr="00A64F59" w14:paraId="4FD5D59E" w14:textId="77777777" w:rsidTr="00D93DFA">
        <w:trPr>
          <w:trHeight w:val="288"/>
        </w:trPr>
        <w:tc>
          <w:tcPr>
            <w:tcW w:w="2112" w:type="dxa"/>
            <w:shd w:val="clear" w:color="auto" w:fill="auto"/>
            <w:noWrap/>
            <w:vAlign w:val="bottom"/>
            <w:hideMark/>
          </w:tcPr>
          <w:p w14:paraId="3F59A9C6"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 </w:t>
            </w:r>
            <w:r w:rsidRPr="00A64F59">
              <w:rPr>
                <w:rFonts w:ascii="Cambria Math" w:eastAsia="Times New Roman" w:hAnsi="Cambria Math" w:cs="Cambria Math"/>
              </w:rPr>
              <w:t>⇒</w:t>
            </w:r>
            <w:r w:rsidRPr="00A64F59">
              <w:rPr>
                <w:rFonts w:ascii="Calibri" w:eastAsia="Times New Roman" w:hAnsi="Calibri" w:cs="Calibri"/>
              </w:rPr>
              <w:t xml:space="preserve"> ↔ </w:t>
            </w:r>
            <w:r w:rsidRPr="00A64F59">
              <w:rPr>
                <w:rFonts w:ascii="Cambria Math" w:eastAsia="Times New Roman" w:hAnsi="Cambria Math" w:cs="Cambria Math"/>
              </w:rPr>
              <w:t>⇔</w:t>
            </w:r>
          </w:p>
        </w:tc>
        <w:tc>
          <w:tcPr>
            <w:tcW w:w="4466" w:type="dxa"/>
            <w:shd w:val="clear" w:color="auto" w:fill="auto"/>
            <w:noWrap/>
            <w:vAlign w:val="bottom"/>
            <w:hideMark/>
          </w:tcPr>
          <w:p w14:paraId="6DD2EC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&amp;rarr; &amp;rArr; &amp;harr; &amp;hArr;</w:t>
            </w:r>
          </w:p>
        </w:tc>
      </w:tr>
      <w:tr w:rsidR="00A64F59" w:rsidRPr="00A64F59" w14:paraId="6F3F9EA4" w14:textId="77777777" w:rsidTr="00D93DFA">
        <w:trPr>
          <w:trHeight w:val="288"/>
        </w:trPr>
        <w:tc>
          <w:tcPr>
            <w:tcW w:w="2112" w:type="dxa"/>
            <w:shd w:val="clear" w:color="auto" w:fill="auto"/>
            <w:noWrap/>
            <w:vAlign w:val="bottom"/>
            <w:hideMark/>
          </w:tcPr>
          <w:p w14:paraId="5970E7A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(degree)</w:t>
            </w:r>
          </w:p>
        </w:tc>
        <w:tc>
          <w:tcPr>
            <w:tcW w:w="4466" w:type="dxa"/>
            <w:shd w:val="clear" w:color="auto" w:fill="auto"/>
            <w:noWrap/>
            <w:vAlign w:val="bottom"/>
            <w:hideMark/>
          </w:tcPr>
          <w:p w14:paraId="5B733ED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&amp;deg;</w:t>
            </w:r>
          </w:p>
        </w:tc>
      </w:tr>
      <w:tr w:rsidR="00A64F59" w:rsidRPr="00A64F59" w14:paraId="28B3AA4D" w14:textId="77777777" w:rsidTr="00D93DFA">
        <w:trPr>
          <w:trHeight w:val="288"/>
        </w:trPr>
        <w:tc>
          <w:tcPr>
            <w:tcW w:w="2112" w:type="dxa"/>
            <w:shd w:val="clear" w:color="auto" w:fill="auto"/>
            <w:noWrap/>
            <w:vAlign w:val="bottom"/>
            <w:hideMark/>
          </w:tcPr>
          <w:p w14:paraId="76B5EB2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 ¥</w:t>
            </w:r>
          </w:p>
        </w:tc>
        <w:tc>
          <w:tcPr>
            <w:tcW w:w="4466" w:type="dxa"/>
            <w:shd w:val="clear" w:color="auto" w:fill="auto"/>
            <w:noWrap/>
            <w:vAlign w:val="bottom"/>
            <w:hideMark/>
          </w:tcPr>
          <w:p w14:paraId="3C0BB88C"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&amp;copy; &amp;reg; &amp;euro; &amp;cent; &amp;yen;</w:t>
            </w:r>
          </w:p>
        </w:tc>
      </w:tr>
      <w:tr w:rsidR="00A64F59" w:rsidRPr="00A64F59" w14:paraId="529A6C9B" w14:textId="77777777" w:rsidTr="00D93DFA">
        <w:trPr>
          <w:trHeight w:val="288"/>
        </w:trPr>
        <w:tc>
          <w:tcPr>
            <w:tcW w:w="2112" w:type="dxa"/>
            <w:shd w:val="clear" w:color="auto" w:fill="auto"/>
            <w:noWrap/>
            <w:vAlign w:val="bottom"/>
            <w:hideMark/>
          </w:tcPr>
          <w:p w14:paraId="0F9924D7"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w:t>
            </w:r>
          </w:p>
        </w:tc>
        <w:tc>
          <w:tcPr>
            <w:tcW w:w="4466" w:type="dxa"/>
            <w:shd w:val="clear" w:color="auto" w:fill="auto"/>
            <w:noWrap/>
            <w:vAlign w:val="bottom"/>
            <w:hideMark/>
          </w:tcPr>
          <w:p w14:paraId="01270FE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&amp;tilde;</w:t>
            </w:r>
          </w:p>
        </w:tc>
      </w:tr>
      <w:tr w:rsidR="00A64F59" w:rsidRPr="00A64F59" w14:paraId="1DCF1D00" w14:textId="77777777" w:rsidTr="00D93DFA">
        <w:trPr>
          <w:trHeight w:val="288"/>
        </w:trPr>
        <w:tc>
          <w:tcPr>
            <w:tcW w:w="2112" w:type="dxa"/>
            <w:shd w:val="clear" w:color="auto" w:fill="auto"/>
            <w:noWrap/>
            <w:vAlign w:val="bottom"/>
            <w:hideMark/>
          </w:tcPr>
          <w:p w14:paraId="0945660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w:t>
            </w:r>
          </w:p>
        </w:tc>
        <w:tc>
          <w:tcPr>
            <w:tcW w:w="4466" w:type="dxa"/>
            <w:shd w:val="clear" w:color="auto" w:fill="auto"/>
            <w:noWrap/>
            <w:vAlign w:val="bottom"/>
            <w:hideMark/>
          </w:tcPr>
          <w:p w14:paraId="4667F92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&amp;times; &amp;plusmn; &amp;infin;</w:t>
            </w:r>
          </w:p>
        </w:tc>
      </w:tr>
      <w:tr w:rsidR="00A64F59" w:rsidRPr="00A64F59" w14:paraId="03FC1853" w14:textId="77777777" w:rsidTr="00D93DFA">
        <w:trPr>
          <w:trHeight w:val="288"/>
        </w:trPr>
        <w:tc>
          <w:tcPr>
            <w:tcW w:w="2112" w:type="dxa"/>
            <w:shd w:val="clear" w:color="auto" w:fill="auto"/>
            <w:noWrap/>
            <w:vAlign w:val="bottom"/>
            <w:hideMark/>
          </w:tcPr>
          <w:p w14:paraId="2D9840D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π Π σ Σ ω Ω</w:t>
            </w:r>
          </w:p>
        </w:tc>
        <w:tc>
          <w:tcPr>
            <w:tcW w:w="4466" w:type="dxa"/>
            <w:shd w:val="clear" w:color="auto" w:fill="auto"/>
            <w:noWrap/>
            <w:vAlign w:val="bottom"/>
            <w:hideMark/>
          </w:tcPr>
          <w:p w14:paraId="44FB9E7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&amp;pi; &amp;Pi; &amp;sigma; &amp;Sigma; &amp;omega; &amp;Omega;</w:t>
            </w:r>
          </w:p>
        </w:tc>
      </w:tr>
      <w:tr w:rsidR="00A64F59" w:rsidRPr="00A64F59" w14:paraId="5BCCB299" w14:textId="77777777" w:rsidTr="00D93DFA">
        <w:trPr>
          <w:trHeight w:val="288"/>
        </w:trPr>
        <w:tc>
          <w:tcPr>
            <w:tcW w:w="2112" w:type="dxa"/>
            <w:shd w:val="clear" w:color="auto" w:fill="auto"/>
            <w:noWrap/>
            <w:vAlign w:val="bottom"/>
            <w:hideMark/>
          </w:tcPr>
          <w:p w14:paraId="793DE5B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w:t>
            </w:r>
          </w:p>
        </w:tc>
        <w:tc>
          <w:tcPr>
            <w:tcW w:w="4466" w:type="dxa"/>
            <w:shd w:val="clear" w:color="auto" w:fill="auto"/>
            <w:noWrap/>
            <w:vAlign w:val="bottom"/>
            <w:hideMark/>
          </w:tcPr>
          <w:p w14:paraId="56A38FB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&amp;ge; &amp;le; &amp;equiv; &amp;asymp;</w:t>
            </w:r>
          </w:p>
        </w:tc>
      </w:tr>
      <w:tr w:rsidR="00A64F59" w:rsidRPr="00A64F59" w14:paraId="62921DA0" w14:textId="77777777" w:rsidTr="00D93DFA">
        <w:trPr>
          <w:trHeight w:val="288"/>
        </w:trPr>
        <w:tc>
          <w:tcPr>
            <w:tcW w:w="2112" w:type="dxa"/>
            <w:shd w:val="clear" w:color="auto" w:fill="auto"/>
            <w:noWrap/>
            <w:vAlign w:val="bottom"/>
            <w:hideMark/>
          </w:tcPr>
          <w:p w14:paraId="56EC78F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p>
        </w:tc>
        <w:tc>
          <w:tcPr>
            <w:tcW w:w="4466" w:type="dxa"/>
            <w:shd w:val="clear" w:color="auto" w:fill="auto"/>
            <w:noWrap/>
            <w:vAlign w:val="bottom"/>
            <w:hideMark/>
          </w:tcPr>
          <w:p w14:paraId="48EA60D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&amp;sub; &amp;sup; &amp;sube; &amp;supe; &amp;isin;</w:t>
            </w:r>
          </w:p>
        </w:tc>
      </w:tr>
    </w:tbl>
    <w:p w14:paraId="0A74F3A5" w14:textId="77777777" w:rsidR="00605F88" w:rsidRDefault="00605F88" w:rsidP="00761A5E">
      <w:pPr>
        <w:pStyle w:val="Heading4"/>
      </w:pPr>
      <w:r>
        <w:t xml:space="preserve">HTML ignores extra white spaces and use </w:t>
      </w:r>
      <w:r w:rsidRPr="00925FEA">
        <w:t>&amp;nbsp;</w:t>
      </w:r>
      <w:r>
        <w:t xml:space="preserve"> to reserve them</w:t>
      </w:r>
    </w:p>
    <w:p w14:paraId="43B3C74D" w14:textId="77777777" w:rsidR="00605F88" w:rsidRDefault="00605F88" w:rsidP="00605F88">
      <w:r>
        <w:t xml:space="preserve">Blanks, tabs, new-lines and carriage-returns are collectively known as white spaces. "Extra" white spaces are ignored. That is, only the first white space is recognized and displayed. </w:t>
      </w:r>
    </w:p>
    <w:p w14:paraId="62F19DF3" w14:textId="77777777" w:rsidR="00605F88" w:rsidRDefault="00605F88" w:rsidP="00605F88">
      <w:pPr>
        <w:pStyle w:val="Code"/>
      </w:pPr>
      <w:r>
        <w:t>&lt;p&gt;See   how the   extra white    spaces,</w:t>
      </w:r>
    </w:p>
    <w:p w14:paraId="6A457055" w14:textId="77777777" w:rsidR="00605F88" w:rsidRDefault="00605F88" w:rsidP="00605F88">
      <w:pPr>
        <w:pStyle w:val="Code"/>
      </w:pPr>
      <w:r>
        <w:t xml:space="preserve">      tabs  and</w:t>
      </w:r>
    </w:p>
    <w:p w14:paraId="04F34CCB" w14:textId="77777777" w:rsidR="00605F88" w:rsidRDefault="00605F88" w:rsidP="00605F88">
      <w:pPr>
        <w:pStyle w:val="Code"/>
      </w:pPr>
      <w:r>
        <w:t xml:space="preserve">    line-breaks    are   ignored  by  the</w:t>
      </w:r>
    </w:p>
    <w:p w14:paraId="04D5A80B" w14:textId="77777777" w:rsidR="00605F88" w:rsidRDefault="00605F88" w:rsidP="00605F88">
      <w:pPr>
        <w:pStyle w:val="Code"/>
      </w:pPr>
      <w:r>
        <w:t xml:space="preserve">                browser.&lt;/p&gt;</w:t>
      </w:r>
    </w:p>
    <w:p w14:paraId="139C6C7D" w14:textId="77777777" w:rsidR="00605F88" w:rsidRDefault="00605F88" w:rsidP="00605F88">
      <w:r>
        <w:t xml:space="preserve">is equivalent to: </w:t>
      </w:r>
    </w:p>
    <w:p w14:paraId="72FABD9D" w14:textId="77777777" w:rsidR="00605F88" w:rsidRDefault="00605F88" w:rsidP="00605F88">
      <w:pPr>
        <w:pStyle w:val="Code"/>
      </w:pPr>
      <w:r>
        <w:t>&lt;p&gt;See how the extra white spaces, tabs and line-breaks are ignored by the browser &lt;/p&gt;</w:t>
      </w:r>
    </w:p>
    <w:p w14:paraId="184937CF" w14:textId="77777777" w:rsidR="00605F88" w:rsidRDefault="00605F88" w:rsidP="00605F88">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 order to insert multiple whitespaces, one needs to use </w:t>
      </w:r>
      <w:r w:rsidRPr="00B144F5">
        <w:rPr>
          <w:rFonts w:ascii="Consolas" w:eastAsia="Times New Roman" w:hAnsi="Consolas" w:cs="Courier New"/>
          <w:color w:val="000000"/>
          <w:sz w:val="20"/>
          <w:szCs w:val="20"/>
        </w:rPr>
        <w:t>&amp;nbsp;</w:t>
      </w:r>
    </w:p>
    <w:p w14:paraId="4BEEB8C5" w14:textId="77777777" w:rsidR="00605F88" w:rsidRPr="00925FEA" w:rsidRDefault="00605F88" w:rsidP="00605F88">
      <w:pPr>
        <w:pStyle w:val="Code"/>
      </w:pPr>
      <w:r w:rsidRPr="00925FEA">
        <w:t>&lt;p&gt;This paragraph contains special character &amp;quot; &amp;lt;, &amp;gt; and &amp;amp;</w:t>
      </w:r>
    </w:p>
    <w:p w14:paraId="20333CBA" w14:textId="77777777" w:rsidR="00605F88" w:rsidRPr="00925FEA" w:rsidRDefault="00605F88" w:rsidP="00605F88">
      <w:pPr>
        <w:pStyle w:val="Code"/>
      </w:pPr>
      <w:r w:rsidRPr="00925FEA">
        <w:t>and those &amp;nbsp;&amp;nbsp; words &amp;nbsp;&amp;nbsp; have &amp;nbsp;&amp;nbsp;</w:t>
      </w:r>
    </w:p>
    <w:p w14:paraId="68AD7945" w14:textId="77777777" w:rsidR="00605F88" w:rsidRPr="00925FEA" w:rsidRDefault="00605F88" w:rsidP="00605F88">
      <w:pPr>
        <w:pStyle w:val="Code"/>
      </w:pPr>
      <w:r w:rsidRPr="00925FEA">
        <w:t>more &amp;nbsp;&amp;nbsp; spaces in between.&lt;/p&gt;</w:t>
      </w:r>
    </w:p>
    <w:p w14:paraId="621233C4" w14:textId="77777777" w:rsidR="00605F88" w:rsidRPr="00925FEA" w:rsidRDefault="00605F88" w:rsidP="00605F88">
      <w:r>
        <w:t>will become:</w:t>
      </w:r>
    </w:p>
    <w:p w14:paraId="6F58CF06" w14:textId="77777777" w:rsidR="00605F88" w:rsidRPr="00B144F5" w:rsidRDefault="00605F88" w:rsidP="00605F88">
      <w:pPr>
        <w:pStyle w:val="Code"/>
      </w:pPr>
      <w:r w:rsidRPr="00B144F5">
        <w:t>This paragraph contains special character " &lt;, &gt; and &amp; and those    words    have    more    spaces in between.</w:t>
      </w:r>
    </w:p>
    <w:p w14:paraId="3042490C" w14:textId="50BB299E" w:rsidR="001A0DD5" w:rsidRDefault="001A0DD5" w:rsidP="00761A5E">
      <w:pPr>
        <w:pStyle w:val="Heading4"/>
      </w:pPr>
      <w:r>
        <w:t>HTML Comment </w:t>
      </w:r>
      <w:r>
        <w:rPr>
          <w:rStyle w:val="font-code"/>
          <w:rFonts w:ascii="Consolas" w:hAnsi="Consolas" w:cs="Segoe UI"/>
          <w:color w:val="0A8464"/>
          <w:spacing w:val="15"/>
          <w:sz w:val="27"/>
          <w:szCs w:val="27"/>
        </w:rPr>
        <w:t>&lt;!-- ... --&gt;</w:t>
      </w:r>
    </w:p>
    <w:p w14:paraId="79F91F35" w14:textId="77777777" w:rsidR="001A0DD5" w:rsidRDefault="001A0DD5" w:rsidP="001A0DD5">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HTML comments are enclosed between </w:t>
      </w:r>
      <w:r>
        <w:rPr>
          <w:rStyle w:val="HTMLCode"/>
          <w:rFonts w:ascii="Consolas" w:hAnsi="Consolas"/>
          <w:color w:val="000000"/>
        </w:rPr>
        <w:t>&lt;!--</w:t>
      </w:r>
      <w:r>
        <w:rPr>
          <w:rFonts w:ascii="Segoe UI" w:hAnsi="Segoe UI" w:cs="Segoe UI"/>
          <w:color w:val="000000"/>
          <w:sz w:val="21"/>
          <w:szCs w:val="21"/>
        </w:rPr>
        <w:t> and </w:t>
      </w:r>
      <w:r>
        <w:rPr>
          <w:rStyle w:val="HTMLCode"/>
          <w:rFonts w:ascii="Consolas" w:hAnsi="Consolas"/>
          <w:color w:val="000000"/>
        </w:rPr>
        <w:t>--&gt;</w:t>
      </w:r>
      <w:r>
        <w:rPr>
          <w:rFonts w:ascii="Segoe UI" w:hAnsi="Segoe UI" w:cs="Segoe UI"/>
          <w:color w:val="000000"/>
          <w:sz w:val="21"/>
          <w:szCs w:val="21"/>
        </w:rPr>
        <w:t>. Comments are ignored by the browser. </w:t>
      </w:r>
    </w:p>
    <w:p w14:paraId="0495A661" w14:textId="533BB511" w:rsidR="006D3599" w:rsidRDefault="00012C55" w:rsidP="00761A5E">
      <w:pPr>
        <w:pStyle w:val="Heading3"/>
      </w:pPr>
      <w:r>
        <w:t>Structure of a HTML page</w:t>
      </w:r>
    </w:p>
    <w:p w14:paraId="5C97F3BB" w14:textId="2FDF4BD3" w:rsidR="00EF4323" w:rsidRDefault="00EF4323" w:rsidP="00761A5E">
      <w:pPr>
        <w:pStyle w:val="Heading4"/>
      </w:pPr>
      <w:r>
        <w:t xml:space="preserve">A HTML has </w:t>
      </w:r>
      <w:r w:rsidR="004E717B">
        <w:t>&lt;html&gt;, &lt;head&gt;, &lt;body&gt;</w:t>
      </w:r>
    </w:p>
    <w:p w14:paraId="7C1C7C40" w14:textId="4CDD306F" w:rsidR="006D3599" w:rsidRDefault="006D3599" w:rsidP="006D3599">
      <w:r>
        <w:t>A html file should have &lt;head&gt; and &lt;body&gt;</w:t>
      </w:r>
    </w:p>
    <w:p w14:paraId="6BD7991C" w14:textId="77777777" w:rsidR="006D3599" w:rsidRDefault="006D3599" w:rsidP="00012C55">
      <w:pPr>
        <w:pStyle w:val="Code"/>
      </w:pPr>
      <w:r>
        <w:t>&lt;!DOCTYPE html&gt;</w:t>
      </w:r>
    </w:p>
    <w:p w14:paraId="4919BCBC" w14:textId="77777777" w:rsidR="006D3599" w:rsidRDefault="006D3599" w:rsidP="00012C55">
      <w:pPr>
        <w:pStyle w:val="Code"/>
      </w:pPr>
      <w:r>
        <w:t>&lt;html&gt;</w:t>
      </w:r>
    </w:p>
    <w:p w14:paraId="7B6A51FC" w14:textId="66A1A6EA" w:rsidR="006D3599" w:rsidRDefault="006D3599" w:rsidP="00012C55">
      <w:pPr>
        <w:pStyle w:val="Code"/>
      </w:pPr>
      <w:r>
        <w:t xml:space="preserve">   &lt;head&gt;</w:t>
      </w:r>
      <w:r w:rsidR="00012C55">
        <w:t>...</w:t>
      </w:r>
      <w:r>
        <w:t>&lt;/head&gt;</w:t>
      </w:r>
    </w:p>
    <w:p w14:paraId="38D81AA5" w14:textId="0760396F" w:rsidR="006D3599" w:rsidRDefault="006D3599" w:rsidP="00012C55">
      <w:pPr>
        <w:pStyle w:val="Code"/>
      </w:pPr>
      <w:r>
        <w:t xml:space="preserve">   &lt;body&gt;</w:t>
      </w:r>
      <w:r w:rsidR="00012C55">
        <w:t>...</w:t>
      </w:r>
      <w:r>
        <w:t>&lt;/body&gt;</w:t>
      </w:r>
      <w:r>
        <w:tab/>
      </w:r>
    </w:p>
    <w:p w14:paraId="55830D92" w14:textId="77777777" w:rsidR="006D3599" w:rsidRDefault="006D3599" w:rsidP="00012C55">
      <w:pPr>
        <w:pStyle w:val="Code"/>
      </w:pPr>
      <w:r>
        <w:t>&lt;/html&gt;</w:t>
      </w:r>
    </w:p>
    <w:p w14:paraId="7FA6B437" w14:textId="2444BDFC" w:rsidR="00031205" w:rsidRDefault="00425E0E" w:rsidP="00425E0E">
      <w:pPr>
        <w:pStyle w:val="NormalWeb"/>
        <w:shd w:val="clear" w:color="auto" w:fill="FFFFFF"/>
        <w:spacing w:before="0" w:beforeAutospacing="0" w:after="0" w:afterAutospacing="0"/>
        <w:jc w:val="both"/>
      </w:pPr>
      <w:r>
        <w:rPr>
          <w:rFonts w:ascii="Segoe UI" w:hAnsi="Segoe UI" w:cs="Segoe UI"/>
          <w:color w:val="000000"/>
          <w:sz w:val="21"/>
          <w:szCs w:val="21"/>
        </w:rPr>
        <w:t>The </w:t>
      </w:r>
      <w:r>
        <w:rPr>
          <w:rStyle w:val="HTMLCode"/>
          <w:rFonts w:ascii="Consolas" w:hAnsi="Consolas"/>
          <w:color w:val="000000"/>
        </w:rPr>
        <w:t>&lt;body&gt;...&lt;/body&gt;</w:t>
      </w:r>
      <w:r>
        <w:rPr>
          <w:rFonts w:ascii="Segoe UI" w:hAnsi="Segoe UI" w:cs="Segoe UI"/>
          <w:color w:val="000000"/>
          <w:sz w:val="21"/>
          <w:szCs w:val="21"/>
        </w:rPr>
        <w:t> element defines the </w:t>
      </w:r>
      <w:r>
        <w:rPr>
          <w:rStyle w:val="HTMLCode"/>
          <w:rFonts w:ascii="Consolas" w:hAnsi="Consolas"/>
          <w:color w:val="000000"/>
        </w:rPr>
        <w:t>BODY</w:t>
      </w:r>
      <w:r>
        <w:rPr>
          <w:rFonts w:ascii="Segoe UI" w:hAnsi="Segoe UI" w:cs="Segoe UI"/>
          <w:color w:val="000000"/>
          <w:sz w:val="21"/>
          <w:szCs w:val="21"/>
        </w:rPr>
        <w:t> section of an HTML document, which encloses the content to be displayed on the browser's window.</w:t>
      </w:r>
    </w:p>
    <w:p w14:paraId="48E76E55" w14:textId="5A90CA1E" w:rsidR="00CF1842" w:rsidRDefault="00CF1842" w:rsidP="00761A5E">
      <w:pPr>
        <w:pStyle w:val="Heading4"/>
      </w:pPr>
      <w:r>
        <w:t>The </w:t>
      </w:r>
      <w:r>
        <w:rPr>
          <w:rStyle w:val="font-code"/>
          <w:rFonts w:ascii="Consolas" w:hAnsi="Consolas" w:cs="Segoe UI"/>
          <w:color w:val="444444"/>
          <w:spacing w:val="15"/>
          <w:sz w:val="23"/>
          <w:szCs w:val="23"/>
        </w:rPr>
        <w:t>HEAD</w:t>
      </w:r>
      <w:r>
        <w:t> Section and the </w:t>
      </w:r>
      <w:r>
        <w:rPr>
          <w:rStyle w:val="font-code"/>
          <w:rFonts w:ascii="Consolas" w:hAnsi="Consolas" w:cs="Segoe UI"/>
          <w:color w:val="444444"/>
          <w:spacing w:val="15"/>
          <w:sz w:val="23"/>
          <w:szCs w:val="23"/>
        </w:rPr>
        <w:t>&lt;title&gt;</w:t>
      </w:r>
      <w:r>
        <w:t>, </w:t>
      </w:r>
      <w:r>
        <w:rPr>
          <w:rStyle w:val="font-code"/>
          <w:rFonts w:ascii="Consolas" w:hAnsi="Consolas" w:cs="Segoe UI"/>
          <w:color w:val="444444"/>
          <w:spacing w:val="15"/>
          <w:sz w:val="23"/>
          <w:szCs w:val="23"/>
        </w:rPr>
        <w:t>&lt;meta&gt;</w:t>
      </w:r>
      <w:r>
        <w:t>, </w:t>
      </w:r>
      <w:r>
        <w:rPr>
          <w:rStyle w:val="font-code"/>
          <w:rFonts w:ascii="Consolas" w:hAnsi="Consolas" w:cs="Segoe UI"/>
          <w:color w:val="444444"/>
          <w:spacing w:val="15"/>
          <w:sz w:val="23"/>
          <w:szCs w:val="23"/>
        </w:rPr>
        <w:t>&lt;link&gt;</w:t>
      </w:r>
      <w:r>
        <w:t>, </w:t>
      </w:r>
      <w:r>
        <w:rPr>
          <w:rStyle w:val="font-code"/>
          <w:rFonts w:ascii="Consolas" w:hAnsi="Consolas" w:cs="Segoe UI"/>
          <w:color w:val="444444"/>
          <w:spacing w:val="15"/>
          <w:sz w:val="23"/>
          <w:szCs w:val="23"/>
        </w:rPr>
        <w:t>&lt;script&gt;</w:t>
      </w:r>
      <w:r>
        <w:t> Elements</w:t>
      </w:r>
    </w:p>
    <w:p w14:paraId="718096E8" w14:textId="502C387A"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HEAD</w:t>
      </w:r>
      <w:r>
        <w:rPr>
          <w:rFonts w:ascii="Segoe UI" w:hAnsi="Segoe UI" w:cs="Segoe UI"/>
          <w:color w:val="000000"/>
          <w:sz w:val="21"/>
          <w:szCs w:val="21"/>
        </w:rPr>
        <w:t> section may contain these elements: </w:t>
      </w:r>
      <w:r>
        <w:rPr>
          <w:rStyle w:val="HTMLCode"/>
          <w:rFonts w:ascii="Consolas" w:hAnsi="Consolas"/>
          <w:color w:val="000000"/>
        </w:rPr>
        <w:t>&lt;title&gt;</w:t>
      </w:r>
      <w:r>
        <w:rPr>
          <w:rFonts w:ascii="Segoe UI" w:hAnsi="Segoe UI" w:cs="Segoe UI"/>
          <w:color w:val="000000"/>
          <w:sz w:val="21"/>
          <w:szCs w:val="21"/>
        </w:rPr>
        <w:t>, </w:t>
      </w:r>
      <w:r>
        <w:rPr>
          <w:rStyle w:val="HTMLCode"/>
          <w:rFonts w:ascii="Consolas" w:hAnsi="Consolas"/>
          <w:color w:val="000000"/>
        </w:rPr>
        <w:t>&lt;meta&gt;</w:t>
      </w:r>
      <w:r>
        <w:rPr>
          <w:rFonts w:ascii="Segoe UI" w:hAnsi="Segoe UI" w:cs="Segoe UI"/>
          <w:color w:val="000000"/>
          <w:sz w:val="21"/>
          <w:szCs w:val="21"/>
        </w:rPr>
        <w:t>, </w:t>
      </w:r>
      <w:r>
        <w:rPr>
          <w:rStyle w:val="HTMLCode"/>
          <w:rFonts w:ascii="Consolas" w:hAnsi="Consolas"/>
          <w:color w:val="000000"/>
        </w:rPr>
        <w:t>&lt;link&gt;</w:t>
      </w:r>
      <w:r>
        <w:rPr>
          <w:rFonts w:ascii="Segoe UI" w:hAnsi="Segoe UI" w:cs="Segoe UI"/>
          <w:color w:val="000000"/>
          <w:sz w:val="21"/>
          <w:szCs w:val="21"/>
        </w:rPr>
        <w:t>, </w:t>
      </w:r>
      <w:r>
        <w:rPr>
          <w:rStyle w:val="HTMLCode"/>
          <w:rFonts w:ascii="Consolas" w:hAnsi="Consolas"/>
          <w:color w:val="000000"/>
        </w:rPr>
        <w:t>&lt;script&gt;</w:t>
      </w:r>
      <w:r>
        <w:rPr>
          <w:rFonts w:ascii="Segoe UI" w:hAnsi="Segoe UI" w:cs="Segoe UI"/>
          <w:color w:val="000000"/>
          <w:sz w:val="21"/>
          <w:szCs w:val="21"/>
        </w:rPr>
        <w:t>, </w:t>
      </w:r>
      <w:r>
        <w:rPr>
          <w:rStyle w:val="HTMLCode"/>
          <w:rFonts w:ascii="Consolas" w:hAnsi="Consolas"/>
          <w:color w:val="000000"/>
        </w:rPr>
        <w:t>&lt;base&gt;</w:t>
      </w:r>
      <w:r>
        <w:rPr>
          <w:rFonts w:ascii="Segoe UI" w:hAnsi="Segoe UI" w:cs="Segoe UI"/>
          <w:color w:val="000000"/>
          <w:sz w:val="21"/>
          <w:szCs w:val="21"/>
        </w:rPr>
        <w:t>.</w:t>
      </w:r>
    </w:p>
    <w:p w14:paraId="17E756C1" w14:textId="54274307" w:rsidR="00CF1842" w:rsidRDefault="00CF1842" w:rsidP="00442D9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&lt;title&gt;...&lt;/title&gt;</w:t>
      </w:r>
      <w:r>
        <w:rPr>
          <w:rFonts w:ascii="Segoe UI" w:hAnsi="Segoe UI" w:cs="Segoe UI"/>
          <w:color w:val="000000"/>
          <w:sz w:val="21"/>
          <w:szCs w:val="21"/>
        </w:rPr>
        <w:t> container element encloses the </w:t>
      </w:r>
      <w:r>
        <w:rPr>
          <w:rStyle w:val="Emphasis"/>
          <w:rFonts w:ascii="Segoe UI" w:eastAsiaTheme="majorEastAsia" w:hAnsi="Segoe UI" w:cs="Segoe UI"/>
          <w:color w:val="000000"/>
          <w:sz w:val="21"/>
          <w:szCs w:val="21"/>
        </w:rPr>
        <w:t>title</w:t>
      </w:r>
      <w:r>
        <w:rPr>
          <w:rFonts w:ascii="Segoe UI" w:hAnsi="Segoe UI" w:cs="Segoe UI"/>
          <w:color w:val="000000"/>
          <w:sz w:val="21"/>
          <w:szCs w:val="21"/>
        </w:rPr>
        <w:t xml:space="preserve"> for the page, which </w:t>
      </w:r>
      <w:r w:rsidR="00442D9C">
        <w:rPr>
          <w:rFonts w:ascii="Segoe UI" w:hAnsi="Segoe UI" w:cs="Segoe UI"/>
          <w:color w:val="000000"/>
          <w:sz w:val="21"/>
          <w:szCs w:val="21"/>
        </w:rPr>
        <w:t xml:space="preserve">shows up </w:t>
      </w:r>
      <w:r>
        <w:rPr>
          <w:rFonts w:ascii="Segoe UI" w:hAnsi="Segoe UI" w:cs="Segoe UI"/>
          <w:color w:val="000000"/>
          <w:sz w:val="21"/>
          <w:szCs w:val="21"/>
        </w:rPr>
        <w:t>in bookmarks and history lists (the URL is stored if there is no title).</w:t>
      </w:r>
      <w:r w:rsidR="00442D9C">
        <w:rPr>
          <w:rFonts w:ascii="Segoe UI" w:hAnsi="Segoe UI" w:cs="Segoe UI"/>
          <w:color w:val="000000"/>
          <w:sz w:val="21"/>
          <w:szCs w:val="21"/>
        </w:rPr>
        <w:t xml:space="preserve"> </w:t>
      </w:r>
      <w:r>
        <w:rPr>
          <w:rFonts w:ascii="Segoe UI" w:hAnsi="Segoe UI" w:cs="Segoe UI"/>
          <w:color w:val="000000"/>
          <w:sz w:val="21"/>
          <w:szCs w:val="21"/>
        </w:rPr>
        <w:t>Titles are used by search engines' to index your page.</w:t>
      </w:r>
    </w:p>
    <w:p w14:paraId="62E25A29"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&lt;meta&gt;</w:t>
      </w:r>
      <w:r>
        <w:rPr>
          <w:rFonts w:ascii="Segoe UI" w:hAnsi="Segoe UI" w:cs="Segoe UI"/>
          <w:color w:val="000000"/>
          <w:sz w:val="21"/>
          <w:szCs w:val="21"/>
        </w:rPr>
        <w:t> element contains meta-information, for use by browser to properly render the document. For example, </w:t>
      </w:r>
      <w:r>
        <w:rPr>
          <w:rStyle w:val="HTMLCode"/>
          <w:rFonts w:ascii="Consolas" w:hAnsi="Consolas"/>
          <w:color w:val="000000"/>
        </w:rPr>
        <w:t>&lt;meta charset="utf-8"&gt;</w:t>
      </w:r>
      <w:r>
        <w:rPr>
          <w:rFonts w:ascii="Segoe UI" w:hAnsi="Segoe UI" w:cs="Segoe UI"/>
          <w:color w:val="000000"/>
          <w:sz w:val="21"/>
          <w:szCs w:val="21"/>
        </w:rPr>
        <w:t> specifies the character encoding scheme for the document.</w:t>
      </w:r>
    </w:p>
    <w:p w14:paraId="20A9BB3A" w14:textId="302BF334" w:rsidR="00CF1842" w:rsidRDefault="00BA0989"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xml:space="preserve"> </w:t>
      </w:r>
      <w:r w:rsidR="00CF1842">
        <w:rPr>
          <w:rStyle w:val="HTMLCode"/>
          <w:rFonts w:ascii="Consolas" w:hAnsi="Consolas"/>
          <w:color w:val="000000"/>
        </w:rPr>
        <w:t>&lt;link&gt;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for </w:t>
      </w:r>
      <w:r w:rsidR="00CF1842">
        <w:rPr>
          <w:rFonts w:ascii="Segoe UI" w:hAnsi="Segoe UI" w:cs="Segoe UI"/>
          <w:color w:val="000000"/>
          <w:sz w:val="21"/>
          <w:szCs w:val="21"/>
        </w:rPr>
        <w:t>add</w:t>
      </w:r>
      <w:r>
        <w:rPr>
          <w:rFonts w:ascii="Segoe UI" w:hAnsi="Segoe UI" w:cs="Segoe UI"/>
          <w:color w:val="000000"/>
          <w:sz w:val="21"/>
          <w:szCs w:val="21"/>
        </w:rPr>
        <w:t>ing</w:t>
      </w:r>
      <w:r w:rsidR="00CF1842">
        <w:rPr>
          <w:rFonts w:ascii="Segoe UI" w:hAnsi="Segoe UI" w:cs="Segoe UI"/>
          <w:color w:val="000000"/>
          <w:sz w:val="21"/>
          <w:szCs w:val="21"/>
        </w:rPr>
        <w:t xml:space="preserve"> an external CSS Style Sheet (and </w:t>
      </w:r>
      <w:r w:rsidR="00CF1842">
        <w:rPr>
          <w:rStyle w:val="HTMLCode"/>
          <w:rFonts w:ascii="Consolas" w:hAnsi="Consolas"/>
          <w:color w:val="000000"/>
        </w:rPr>
        <w:t>&lt;style&gt;...&lt;/style&gt;</w:t>
      </w:r>
      <w:r w:rsidR="00CF1842">
        <w:rPr>
          <w:rFonts w:ascii="Segoe UI" w:hAnsi="Segoe UI" w:cs="Segoe UI"/>
          <w:color w:val="000000"/>
          <w:sz w:val="21"/>
          <w:szCs w:val="21"/>
        </w:rPr>
        <w:t> element for internal styles):</w:t>
      </w:r>
    </w:p>
    <w:p w14:paraId="2A805BDD" w14:textId="77777777" w:rsidR="00CF1842" w:rsidRDefault="00CF1842" w:rsidP="006F1B2A">
      <w:pPr>
        <w:pStyle w:val="Code"/>
      </w:pPr>
      <w:r>
        <w:t>&lt;link href="</w:t>
      </w:r>
      <w:r>
        <w:rPr>
          <w:rStyle w:val="Emphasis"/>
          <w:rFonts w:ascii="Consolas" w:hAnsi="Consolas"/>
          <w:color w:val="000000"/>
        </w:rPr>
        <w:t>filename.css</w:t>
      </w:r>
      <w:r>
        <w:t>" rel="stylesheet"&gt;</w:t>
      </w:r>
    </w:p>
    <w:p w14:paraId="54406BA9" w14:textId="562A6A94" w:rsidR="00CF1842" w:rsidRDefault="002145AE"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w:t>
      </w:r>
      <w:r w:rsidR="00CF1842">
        <w:rPr>
          <w:rStyle w:val="HTMLCode"/>
          <w:rFonts w:ascii="Consolas" w:hAnsi="Consolas"/>
          <w:color w:val="000000"/>
        </w:rPr>
        <w:t>&lt;script&gt;...&lt;/style&gt;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used </w:t>
      </w:r>
      <w:r w:rsidR="00CF1842">
        <w:rPr>
          <w:rFonts w:ascii="Segoe UI" w:hAnsi="Segoe UI" w:cs="Segoe UI"/>
          <w:color w:val="000000"/>
          <w:sz w:val="21"/>
          <w:szCs w:val="21"/>
        </w:rPr>
        <w:t xml:space="preserve">to define programming scripts. For example, </w:t>
      </w:r>
      <w:r>
        <w:rPr>
          <w:rFonts w:ascii="Segoe UI" w:hAnsi="Segoe UI" w:cs="Segoe UI"/>
          <w:color w:val="000000"/>
          <w:sz w:val="21"/>
          <w:szCs w:val="21"/>
        </w:rPr>
        <w:t>exter</w:t>
      </w:r>
      <w:r w:rsidR="00CF1842">
        <w:rPr>
          <w:rFonts w:ascii="Segoe UI" w:hAnsi="Segoe UI" w:cs="Segoe UI"/>
          <w:color w:val="000000"/>
          <w:sz w:val="21"/>
          <w:szCs w:val="21"/>
        </w:rPr>
        <w:t>nal JavaScript file:</w:t>
      </w:r>
    </w:p>
    <w:p w14:paraId="466F03D7" w14:textId="77777777" w:rsidR="00CF1842" w:rsidRDefault="00CF1842" w:rsidP="006F1B2A">
      <w:pPr>
        <w:pStyle w:val="Code"/>
        <w:rPr>
          <w:rFonts w:cs="Courier New"/>
          <w:sz w:val="20"/>
          <w:szCs w:val="20"/>
        </w:rPr>
      </w:pPr>
      <w:r>
        <w:t>&lt;script src="</w:t>
      </w:r>
      <w:r>
        <w:rPr>
          <w:rStyle w:val="Emphasis"/>
          <w:rFonts w:ascii="Consolas" w:hAnsi="Consolas"/>
          <w:color w:val="000000"/>
        </w:rPr>
        <w:t>filename.js</w:t>
      </w:r>
      <w:r>
        <w:t>"&gt;&lt;/script&gt;</w:t>
      </w:r>
    </w:p>
    <w:p w14:paraId="216F5765" w14:textId="7F9378C5" w:rsidR="00252C32" w:rsidRDefault="00761A5E" w:rsidP="00540620">
      <w:pPr>
        <w:pStyle w:val="Heading2"/>
      </w:pPr>
      <w:r>
        <w:lastRenderedPageBreak/>
        <w:t xml:space="preserve">HMTL </w:t>
      </w:r>
      <w:r w:rsidR="00821E37">
        <w:t>basic</w:t>
      </w:r>
      <w:r w:rsidR="00FF632F">
        <w:t xml:space="preserve"> </w:t>
      </w:r>
      <w:r w:rsidR="00315F1D">
        <w:t>elements</w:t>
      </w:r>
    </w:p>
    <w:p w14:paraId="67584407" w14:textId="2D42223D" w:rsidR="00C96BE3" w:rsidRDefault="005169B8" w:rsidP="005169B8">
      <w:pPr>
        <w:pStyle w:val="Heading3"/>
      </w:pPr>
      <w:r>
        <w:t>Block vs Inline elements</w:t>
      </w:r>
    </w:p>
    <w:p w14:paraId="45BD3714" w14:textId="1E730970" w:rsidR="00832C19" w:rsidRDefault="00994DA5" w:rsidP="00832C19">
      <w:r>
        <w:t xml:space="preserve">Every HTML element has </w:t>
      </w:r>
      <w:r w:rsidR="008A7535">
        <w:t xml:space="preserve">“display” property </w:t>
      </w:r>
      <w:r w:rsidR="00A276E6">
        <w:t xml:space="preserve">that </w:t>
      </w:r>
      <w:r w:rsidR="00BC4327">
        <w:t>specifies how the element is displayed</w:t>
      </w:r>
      <w:r w:rsidR="007038EA">
        <w:t xml:space="preserve">. HTML elements can be classified by its default value </w:t>
      </w:r>
      <w:r w:rsidR="004A2249">
        <w:t>(</w:t>
      </w:r>
      <w:r w:rsidR="00A665D8">
        <w:t>“inline”, “block”, “inline-block”</w:t>
      </w:r>
      <w:r w:rsidR="004A2249">
        <w:t>)</w:t>
      </w:r>
      <w:r w:rsidR="00A665D8">
        <w:t xml:space="preserve"> </w:t>
      </w:r>
      <w:r w:rsidR="00832C19">
        <w:t xml:space="preserve">for this property, so there are 3 types of elements: </w:t>
      </w:r>
    </w:p>
    <w:p w14:paraId="482A7F59" w14:textId="34F631A6" w:rsidR="006E295E" w:rsidRPr="006E295E" w:rsidRDefault="006E295E" w:rsidP="00832C19">
      <w:r w:rsidRPr="006E295E">
        <w:rPr>
          <w:b/>
          <w:bCs/>
        </w:rPr>
        <w:t xml:space="preserve">Block </w:t>
      </w:r>
      <w:r w:rsidR="003E6009">
        <w:rPr>
          <w:b/>
          <w:bCs/>
        </w:rPr>
        <w:t>e</w:t>
      </w:r>
      <w:r w:rsidRPr="006E295E">
        <w:rPr>
          <w:b/>
          <w:bCs/>
        </w:rPr>
        <w:t>lements:</w:t>
      </w:r>
      <w:r w:rsidRPr="006E295E">
        <w:t> A block element (such as &lt;p&gt;, &lt;h1&gt; to &lt;h6&gt; and &lt;div&gt;) starts on a new line, takes the full width, and ends with a new line. It is </w:t>
      </w:r>
      <w:r w:rsidRPr="006E295E">
        <w:rPr>
          <w:i/>
          <w:iCs/>
        </w:rPr>
        <w:t>rectangular</w:t>
      </w:r>
      <w:r w:rsidRPr="006E295E">
        <w:t> in shape with a </w:t>
      </w:r>
      <w:r w:rsidRPr="006E295E">
        <w:rPr>
          <w:i/>
          <w:iCs/>
        </w:rPr>
        <w:t>line-break</w:t>
      </w:r>
      <w:r w:rsidRPr="006E295E">
        <w:t> before and after the element</w:t>
      </w:r>
      <w:r w:rsidR="00B836E2">
        <w:t xml:space="preserve"> and you can</w:t>
      </w:r>
      <w:r w:rsidR="00D924B5">
        <w:t xml:space="preserve"> set the width, </w:t>
      </w:r>
      <w:r w:rsidR="00651FA7">
        <w:t>height</w:t>
      </w:r>
      <w:r w:rsidR="00D924B5">
        <w:t>.</w:t>
      </w:r>
    </w:p>
    <w:p w14:paraId="21645007" w14:textId="364226DA" w:rsidR="006E295E" w:rsidRDefault="006E295E" w:rsidP="00832C19">
      <w:r w:rsidRPr="006E295E">
        <w:rPr>
          <w:b/>
          <w:bCs/>
        </w:rPr>
        <w:t xml:space="preserve">Inline </w:t>
      </w:r>
      <w:r w:rsidR="003E6009">
        <w:rPr>
          <w:b/>
          <w:bCs/>
        </w:rPr>
        <w:t>e</w:t>
      </w:r>
      <w:r w:rsidRPr="006E295E">
        <w:rPr>
          <w:b/>
          <w:bCs/>
        </w:rPr>
        <w:t>lements (or Character Elements):</w:t>
      </w:r>
      <w:r w:rsidRPr="006E295E">
        <w:t> An inline element (such as </w:t>
      </w:r>
      <w:r w:rsidR="001F7A1D">
        <w:t xml:space="preserve">&lt;span&gt;, </w:t>
      </w:r>
      <w:r w:rsidR="005E1478">
        <w:t xml:space="preserve">&lt;a&gt;, </w:t>
      </w:r>
      <w:r w:rsidR="00967301">
        <w:t>&lt;input&gt;</w:t>
      </w:r>
      <w:r w:rsidR="001F7A1D">
        <w:t>,</w:t>
      </w:r>
      <w:r w:rsidR="004D53E5">
        <w:t xml:space="preserve"> </w:t>
      </w:r>
      <w:r w:rsidR="00465CE8">
        <w:t xml:space="preserve">&lt;b&gt;, &lt;i&gt;, &lt;u&gt;, </w:t>
      </w:r>
      <w:r w:rsidR="004D53E5">
        <w:t>&lt;</w:t>
      </w:r>
      <w:r w:rsidRPr="006E295E">
        <w:t>em&gt;, &lt;strong&gt;, &lt;code&gt; and &lt;span&gt;) takes up as much space as it needs. It</w:t>
      </w:r>
      <w:r w:rsidR="002D4975">
        <w:t xml:space="preserve"> is </w:t>
      </w:r>
      <w:r w:rsidR="002D4975" w:rsidRPr="006E295E">
        <w:rPr>
          <w:i/>
          <w:iCs/>
        </w:rPr>
        <w:t>a continuous run of characters</w:t>
      </w:r>
      <w:r w:rsidR="002D4975">
        <w:t xml:space="preserve"> and </w:t>
      </w:r>
      <w:r w:rsidRPr="006E295E">
        <w:t>does not force a line-break before and after the element, although it can span a few lines.</w:t>
      </w:r>
      <w:r w:rsidR="00D924B5">
        <w:t xml:space="preserve"> You cannot set the widt</w:t>
      </w:r>
      <w:r w:rsidR="00651FA7">
        <w:t>h</w:t>
      </w:r>
      <w:r w:rsidR="00D924B5">
        <w:t xml:space="preserve">, </w:t>
      </w:r>
      <w:r w:rsidR="00651FA7">
        <w:t>height</w:t>
      </w:r>
      <w:r w:rsidR="00D924B5">
        <w:t xml:space="preserve"> of an inline element.</w:t>
      </w:r>
    </w:p>
    <w:p w14:paraId="34313974" w14:textId="64270487" w:rsidR="003E6009" w:rsidRDefault="003E6009" w:rsidP="00832C19">
      <w:r w:rsidRPr="007520A9">
        <w:rPr>
          <w:b/>
          <w:bCs/>
        </w:rPr>
        <w:t>Inline-Block elements</w:t>
      </w:r>
      <w:r w:rsidR="00EA2C2C">
        <w:t>: An inline-block element (such as &lt;img&gt;</w:t>
      </w:r>
      <w:r w:rsidR="00465CE8">
        <w:t>, &lt;video&gt;, &lt;iframe&gt;</w:t>
      </w:r>
      <w:r w:rsidR="003E4507">
        <w:t xml:space="preserve">) </w:t>
      </w:r>
      <w:r w:rsidR="00D825F1">
        <w:t>is an inline element (</w:t>
      </w:r>
      <w:r w:rsidR="00ED3FE6">
        <w:t xml:space="preserve">so it does not start on a new line) but </w:t>
      </w:r>
      <w:r w:rsidR="00F20611">
        <w:t>you can set the width and height for it (</w:t>
      </w:r>
      <w:r w:rsidR="007520A9">
        <w:t>i.e. like a block element).</w:t>
      </w:r>
    </w:p>
    <w:p w14:paraId="1D3EBCF3" w14:textId="6783F9DE" w:rsidR="00807D0E" w:rsidRPr="00807D0E" w:rsidRDefault="00807D0E" w:rsidP="00807D0E">
      <w:r>
        <w:t>There are only few inline elements (&lt;strong&gt;, &lt;emp&gt;, &lt;</w:t>
      </w:r>
      <w:r w:rsidR="0027035D">
        <w:t>code&gt;, &lt;q&gt;) and the rest is block elements.</w:t>
      </w:r>
    </w:p>
    <w:p w14:paraId="20BAC7E2" w14:textId="6B2D17DC" w:rsidR="0084569A" w:rsidRDefault="0084569A" w:rsidP="009577E2">
      <w:pPr>
        <w:pStyle w:val="Heading4"/>
      </w:pPr>
      <w:r>
        <w:t>Block elements</w:t>
      </w:r>
      <w:r w:rsidR="00995986">
        <w:t xml:space="preserve"> (most </w:t>
      </w:r>
      <w:r w:rsidR="000C2722">
        <w:t xml:space="preserve">HTML </w:t>
      </w:r>
      <w:r w:rsidR="00995986">
        <w:t>elements are</w:t>
      </w:r>
      <w:r w:rsidR="000C2722">
        <w:t xml:space="preserve"> block)</w:t>
      </w:r>
    </w:p>
    <w:p w14:paraId="1E418C68" w14:textId="77777777" w:rsidR="00E55821" w:rsidRPr="00F51584" w:rsidRDefault="00E55821" w:rsidP="00E55821">
      <w:pPr>
        <w:rPr>
          <w:b/>
          <w:bCs/>
        </w:rPr>
      </w:pPr>
      <w:r w:rsidRPr="00F51584">
        <w:rPr>
          <w:b/>
          <w:bCs/>
        </w:rPr>
        <w:t>Heading &lt;h?&gt; (? Is level 1 to 6)</w:t>
      </w:r>
    </w:p>
    <w:p w14:paraId="344BB9FE" w14:textId="4D675B3A" w:rsidR="0084569A" w:rsidRPr="00F51584" w:rsidRDefault="0084569A" w:rsidP="007C18C1">
      <w:pPr>
        <w:rPr>
          <w:b/>
          <w:bCs/>
        </w:rPr>
      </w:pPr>
      <w:r w:rsidRPr="00F51584">
        <w:rPr>
          <w:b/>
          <w:bCs/>
        </w:rPr>
        <w:t>Paragraph</w:t>
      </w:r>
      <w:r w:rsidR="00E40FD8" w:rsidRPr="00F51584">
        <w:rPr>
          <w:b/>
          <w:bCs/>
        </w:rPr>
        <w:t xml:space="preserve"> &lt;p&gt;</w:t>
      </w:r>
    </w:p>
    <w:p w14:paraId="024C4605" w14:textId="1D75ECEF" w:rsidR="0084569A" w:rsidRPr="00F51584" w:rsidRDefault="0084569A" w:rsidP="007C18C1">
      <w:pPr>
        <w:rPr>
          <w:b/>
          <w:bCs/>
        </w:rPr>
      </w:pPr>
      <w:r w:rsidRPr="00F51584">
        <w:rPr>
          <w:b/>
          <w:bCs/>
        </w:rPr>
        <w:t>Line break</w:t>
      </w:r>
      <w:r w:rsidR="00E40FD8" w:rsidRPr="00F51584">
        <w:rPr>
          <w:b/>
          <w:bCs/>
        </w:rPr>
        <w:t xml:space="preserve"> &lt;br&gt;</w:t>
      </w:r>
    </w:p>
    <w:p w14:paraId="14A088F7" w14:textId="230CAF3E" w:rsidR="00E40FD8" w:rsidRPr="00F51584" w:rsidRDefault="00E40FD8" w:rsidP="007C18C1">
      <w:pPr>
        <w:rPr>
          <w:b/>
          <w:bCs/>
        </w:rPr>
      </w:pPr>
      <w:r w:rsidRPr="00F51584">
        <w:rPr>
          <w:b/>
          <w:bCs/>
        </w:rPr>
        <w:t>Horizontal rule</w:t>
      </w:r>
      <w:r w:rsidR="009577E2" w:rsidRPr="00F51584">
        <w:rPr>
          <w:b/>
          <w:bCs/>
        </w:rPr>
        <w:t xml:space="preserve"> &lt;hr&gt;</w:t>
      </w:r>
    </w:p>
    <w:p w14:paraId="555CE79E" w14:textId="1517C94D" w:rsidR="00BA3F4B" w:rsidRPr="00D764B6" w:rsidRDefault="00BA3F4B" w:rsidP="00D764B6">
      <w:pPr>
        <w:rPr>
          <w:b/>
          <w:bCs/>
        </w:rPr>
      </w:pPr>
      <w:r w:rsidRPr="00D764B6">
        <w:rPr>
          <w:b/>
          <w:bCs/>
        </w:rPr>
        <w:t>Pre-Formatted Text &lt;pre&gt;</w:t>
      </w:r>
    </w:p>
    <w:p w14:paraId="682E75E8"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Texts enclosed between </w:t>
      </w:r>
      <w:r>
        <w:rPr>
          <w:rStyle w:val="HTMLCode"/>
          <w:rFonts w:ascii="Consolas" w:hAnsi="Consolas"/>
          <w:color w:val="000000"/>
        </w:rPr>
        <w:t>&lt;pre&gt;...&lt;/pre&gt;</w:t>
      </w:r>
      <w:r>
        <w:rPr>
          <w:rFonts w:ascii="Segoe UI" w:hAnsi="Segoe UI" w:cs="Segoe UI"/>
          <w:color w:val="000000"/>
          <w:sz w:val="21"/>
          <w:szCs w:val="21"/>
        </w:rPr>
        <w:t> container tags are treated as </w:t>
      </w:r>
      <w:r>
        <w:rPr>
          <w:rStyle w:val="Emphasis"/>
          <w:rFonts w:ascii="Segoe UI" w:eastAsiaTheme="majorEastAsia" w:hAnsi="Segoe UI" w:cs="Segoe UI"/>
          <w:color w:val="000000"/>
          <w:sz w:val="21"/>
          <w:szCs w:val="21"/>
        </w:rPr>
        <w:t>pre-formatted</w:t>
      </w:r>
      <w:r>
        <w:rPr>
          <w:rFonts w:ascii="Segoe UI" w:hAnsi="Segoe UI" w:cs="Segoe UI"/>
          <w:color w:val="000000"/>
          <w:sz w:val="21"/>
          <w:szCs w:val="21"/>
        </w:rPr>
        <w:t>, i.e., white space, tabs, new-line will be preserved and not ignored. The text is usually displayed in a fixed-width (or monospace) font. </w:t>
      </w:r>
      <w:r>
        <w:rPr>
          <w:rStyle w:val="HTMLCode"/>
          <w:rFonts w:ascii="Consolas" w:hAnsi="Consolas"/>
          <w:color w:val="000000"/>
        </w:rPr>
        <w:t>&lt;pre&gt;...&lt;/pre&gt;</w:t>
      </w:r>
      <w:r>
        <w:rPr>
          <w:rFonts w:ascii="Segoe UI" w:hAnsi="Segoe UI" w:cs="Segoe UI"/>
          <w:color w:val="000000"/>
          <w:sz w:val="21"/>
          <w:szCs w:val="21"/>
        </w:rPr>
        <w:t> is mainly used to display program codes. For example, my favorite Java's "Hello-world":</w:t>
      </w:r>
    </w:p>
    <w:p w14:paraId="596E397E" w14:textId="77777777" w:rsidR="00BA3F4B" w:rsidRDefault="00BA3F4B" w:rsidP="00D764B6">
      <w:pPr>
        <w:pStyle w:val="Code"/>
      </w:pPr>
      <w:r>
        <w:rPr>
          <w:rStyle w:val="color-new"/>
          <w:rFonts w:ascii="Consolas" w:hAnsi="Consolas"/>
          <w:color w:val="E31B23"/>
        </w:rPr>
        <w:t>&lt;pre&gt;</w:t>
      </w:r>
      <w:r>
        <w:t>public class Hello {</w:t>
      </w:r>
    </w:p>
    <w:p w14:paraId="74A08C68" w14:textId="77777777" w:rsidR="00BA3F4B" w:rsidRDefault="00BA3F4B" w:rsidP="00D764B6">
      <w:pPr>
        <w:pStyle w:val="Code"/>
      </w:pPr>
      <w:r>
        <w:t xml:space="preserve">   public static void main(String[] args) {</w:t>
      </w:r>
    </w:p>
    <w:p w14:paraId="4E3778BA" w14:textId="77777777" w:rsidR="00BA3F4B" w:rsidRDefault="00BA3F4B" w:rsidP="00D764B6">
      <w:pPr>
        <w:pStyle w:val="Code"/>
      </w:pPr>
      <w:r>
        <w:t xml:space="preserve">      System.out.println("Hello");</w:t>
      </w:r>
    </w:p>
    <w:p w14:paraId="411F56A8" w14:textId="77777777" w:rsidR="00BA3F4B" w:rsidRDefault="00BA3F4B" w:rsidP="00D764B6">
      <w:pPr>
        <w:pStyle w:val="Code"/>
      </w:pPr>
      <w:r>
        <w:t xml:space="preserve">   }</w:t>
      </w:r>
    </w:p>
    <w:p w14:paraId="6A4C31C3" w14:textId="77777777" w:rsidR="00BA3F4B" w:rsidRDefault="00BA3F4B" w:rsidP="00D764B6">
      <w:pPr>
        <w:pStyle w:val="Code"/>
      </w:pPr>
      <w:r>
        <w:t>}</w:t>
      </w:r>
      <w:r>
        <w:rPr>
          <w:rStyle w:val="color-new"/>
          <w:rFonts w:ascii="Consolas" w:hAnsi="Consolas"/>
          <w:color w:val="E31B23"/>
        </w:rPr>
        <w:t>&lt;/pre&gt;</w:t>
      </w:r>
    </w:p>
    <w:p w14:paraId="3A1CFA6E" w14:textId="350B4FF4" w:rsidR="00D764B6" w:rsidRPr="00D764B6" w:rsidRDefault="00D764B6" w:rsidP="00D764B6">
      <w:r>
        <w:t>Becomes:</w:t>
      </w:r>
    </w:p>
    <w:p w14:paraId="081DF1AA" w14:textId="44422F4A" w:rsidR="00BA3F4B" w:rsidRDefault="00BA3F4B" w:rsidP="00D764B6">
      <w:pPr>
        <w:pStyle w:val="Code"/>
      </w:pPr>
      <w:r>
        <w:t>public class Hello {</w:t>
      </w:r>
    </w:p>
    <w:p w14:paraId="7FCCC8D7" w14:textId="77777777" w:rsidR="00BA3F4B" w:rsidRDefault="00BA3F4B" w:rsidP="00D764B6">
      <w:pPr>
        <w:pStyle w:val="Code"/>
      </w:pPr>
      <w:r>
        <w:t xml:space="preserve">   public static void main(String[] args) {</w:t>
      </w:r>
    </w:p>
    <w:p w14:paraId="6E41E83F" w14:textId="77777777" w:rsidR="00BA3F4B" w:rsidRDefault="00BA3F4B" w:rsidP="00D764B6">
      <w:pPr>
        <w:pStyle w:val="Code"/>
      </w:pPr>
      <w:r>
        <w:t xml:space="preserve">      System.out.println("Hello");</w:t>
      </w:r>
    </w:p>
    <w:p w14:paraId="7177BABC" w14:textId="77777777" w:rsidR="00BA3F4B" w:rsidRDefault="00BA3F4B" w:rsidP="00D764B6">
      <w:pPr>
        <w:pStyle w:val="Code"/>
      </w:pPr>
      <w:r>
        <w:t xml:space="preserve">   }</w:t>
      </w:r>
    </w:p>
    <w:p w14:paraId="1943B642" w14:textId="77777777" w:rsidR="00BA3F4B" w:rsidRDefault="00BA3F4B" w:rsidP="00D764B6">
      <w:pPr>
        <w:pStyle w:val="Code"/>
        <w:rPr>
          <w:rFonts w:cs="Courier New"/>
          <w:sz w:val="20"/>
          <w:szCs w:val="20"/>
        </w:rPr>
      </w:pPr>
      <w:r>
        <w:t>}</w:t>
      </w:r>
    </w:p>
    <w:p w14:paraId="55B3D479"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Without the </w:t>
      </w:r>
      <w:r>
        <w:rPr>
          <w:rStyle w:val="HTMLCode"/>
          <w:rFonts w:ascii="Consolas" w:hAnsi="Consolas"/>
          <w:color w:val="000000"/>
        </w:rPr>
        <w:t>&lt;pre&gt;</w:t>
      </w:r>
      <w:r>
        <w:rPr>
          <w:rFonts w:ascii="Segoe UI" w:hAnsi="Segoe UI" w:cs="Segoe UI"/>
          <w:color w:val="000000"/>
          <w:sz w:val="21"/>
          <w:szCs w:val="21"/>
        </w:rPr>
        <w:t> tag, the entire program will be shown in one single line.</w:t>
      </w:r>
    </w:p>
    <w:p w14:paraId="6EEAFF45" w14:textId="12D268A9" w:rsidR="00BA3F4B" w:rsidRPr="003D7B7E" w:rsidRDefault="00BA3F4B" w:rsidP="003D7B7E">
      <w:pPr>
        <w:rPr>
          <w:b/>
          <w:bCs/>
        </w:rPr>
      </w:pPr>
      <w:r w:rsidRPr="003D7B7E">
        <w:rPr>
          <w:b/>
          <w:bCs/>
        </w:rPr>
        <w:t>Quote &lt;blockquote&gt;</w:t>
      </w:r>
    </w:p>
    <w:p w14:paraId="484FE7B0"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Mark out </w:t>
      </w:r>
      <w:r>
        <w:rPr>
          <w:rStyle w:val="Emphasis"/>
          <w:rFonts w:ascii="Segoe UI" w:eastAsiaTheme="majorEastAsia" w:hAnsi="Segoe UI" w:cs="Segoe UI"/>
          <w:color w:val="000000"/>
          <w:sz w:val="21"/>
          <w:szCs w:val="21"/>
        </w:rPr>
        <w:t>a block of quote</w:t>
      </w:r>
      <w:r>
        <w:rPr>
          <w:rFonts w:ascii="Segoe UI" w:hAnsi="Segoe UI" w:cs="Segoe UI"/>
          <w:color w:val="000000"/>
          <w:sz w:val="21"/>
          <w:szCs w:val="21"/>
        </w:rPr>
        <w:t>. Browsers typically indent the entire block to the right. For example,</w:t>
      </w:r>
    </w:p>
    <w:p w14:paraId="3C781AE3" w14:textId="77777777" w:rsidR="00BA3F4B" w:rsidRDefault="00BA3F4B" w:rsidP="00BB39D6">
      <w:pPr>
        <w:pStyle w:val="Code"/>
      </w:pPr>
      <w:r>
        <w:rPr>
          <w:rStyle w:val="color-new"/>
          <w:rFonts w:ascii="Consolas" w:hAnsi="Consolas"/>
          <w:color w:val="E31B23"/>
        </w:rPr>
        <w:t>&lt;blockquote&gt;</w:t>
      </w:r>
      <w:r>
        <w:t xml:space="preserve">Lorem ipsum dolor sit amet, consectetur adipisicing elit, </w:t>
      </w:r>
    </w:p>
    <w:p w14:paraId="66AC4909" w14:textId="77777777" w:rsidR="00BA3F4B" w:rsidRDefault="00BA3F4B" w:rsidP="00BB39D6">
      <w:pPr>
        <w:pStyle w:val="Code"/>
      </w:pPr>
      <w:r>
        <w:t xml:space="preserve">sed do eiusmod tempor incididunt ut labore et dolore magna aliqua. </w:t>
      </w:r>
    </w:p>
    <w:p w14:paraId="7A7ABE8D" w14:textId="77777777" w:rsidR="00BA3F4B" w:rsidRDefault="00BA3F4B" w:rsidP="00BB39D6">
      <w:pPr>
        <w:pStyle w:val="Code"/>
      </w:pPr>
      <w:r>
        <w:t xml:space="preserve">Ut enim ad minim veniam, quis nostrud exercitation ullamco laboris nisi </w:t>
      </w:r>
    </w:p>
    <w:p w14:paraId="51ED10B9" w14:textId="77777777" w:rsidR="00BA3F4B" w:rsidRDefault="00BA3F4B" w:rsidP="00BB39D6">
      <w:pPr>
        <w:pStyle w:val="Code"/>
      </w:pPr>
      <w:r>
        <w:t xml:space="preserve">ut aliquip ex ea commodo consequat. Duis aute irure dolor in </w:t>
      </w:r>
    </w:p>
    <w:p w14:paraId="0EA75975" w14:textId="77777777" w:rsidR="00BA3F4B" w:rsidRDefault="00BA3F4B" w:rsidP="00BB39D6">
      <w:pPr>
        <w:pStyle w:val="Code"/>
      </w:pPr>
      <w:r>
        <w:t>reprehenderit in voluptate velit esse cillum dolore eu fugiat nulla pariatur.</w:t>
      </w:r>
    </w:p>
    <w:p w14:paraId="451FA596" w14:textId="77777777" w:rsidR="00BA3F4B" w:rsidRDefault="00BA3F4B" w:rsidP="00BB39D6">
      <w:pPr>
        <w:pStyle w:val="Code"/>
      </w:pPr>
      <w:r>
        <w:t xml:space="preserve"> Excepteur sint occaecat cupidatat non proident, sunt in culpa qui </w:t>
      </w:r>
    </w:p>
    <w:p w14:paraId="6A203B4A" w14:textId="77777777" w:rsidR="00BA3F4B" w:rsidRDefault="00BA3F4B" w:rsidP="00BB39D6">
      <w:pPr>
        <w:pStyle w:val="Code"/>
        <w:rPr>
          <w:rFonts w:cs="Courier New"/>
          <w:sz w:val="20"/>
          <w:szCs w:val="20"/>
        </w:rPr>
      </w:pPr>
      <w:r>
        <w:t>officia deserunt mollit anim id est laborum.</w:t>
      </w:r>
      <w:r>
        <w:rPr>
          <w:rStyle w:val="color-new"/>
          <w:rFonts w:ascii="Consolas" w:hAnsi="Consolas"/>
          <w:color w:val="E31B23"/>
        </w:rPr>
        <w:t>&lt;/blockquote&gt;</w:t>
      </w:r>
    </w:p>
    <w:p w14:paraId="38AB96C5" w14:textId="010E06E0" w:rsidR="009577E2" w:rsidRDefault="00597A7E" w:rsidP="005B169E">
      <w:pPr>
        <w:pStyle w:val="Heading4"/>
      </w:pPr>
      <w:r>
        <w:lastRenderedPageBreak/>
        <w:t>Inline elements</w:t>
      </w:r>
      <w:r w:rsidR="000C2722">
        <w:t xml:space="preserve"> (</w:t>
      </w:r>
      <w:r w:rsidR="00D30C2E">
        <w:t xml:space="preserve">a, </w:t>
      </w:r>
      <w:r w:rsidR="005A3720">
        <w:t xml:space="preserve">img, video, iframe, </w:t>
      </w:r>
      <w:r w:rsidR="001064A6">
        <w:t xml:space="preserve">input, button, </w:t>
      </w:r>
      <w:r w:rsidR="000C2722">
        <w:t xml:space="preserve">strong, em, code, q, </w:t>
      </w:r>
      <w:r w:rsidR="005F7283">
        <w:t>b, i, u, big, small, sub, sup)</w:t>
      </w:r>
    </w:p>
    <w:p w14:paraId="0894E8C4" w14:textId="2C503ED2" w:rsidR="00D30C2E" w:rsidRDefault="00D30C2E"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w:t>
      </w:r>
      <w:r w:rsidR="006D77C3">
        <w:rPr>
          <w:rFonts w:ascii="Segoe UI" w:hAnsi="Segoe UI" w:cs="Segoe UI"/>
          <w:color w:val="000000"/>
          <w:sz w:val="21"/>
          <w:szCs w:val="21"/>
          <w:shd w:val="clear" w:color="auto" w:fill="FFFFFF"/>
        </w:rPr>
        <w:t>most commonly used inline element</w:t>
      </w:r>
      <w:r w:rsidR="00CE452E">
        <w:rPr>
          <w:rFonts w:ascii="Segoe UI" w:hAnsi="Segoe UI" w:cs="Segoe UI"/>
          <w:color w:val="000000"/>
          <w:sz w:val="21"/>
          <w:szCs w:val="21"/>
          <w:shd w:val="clear" w:color="auto" w:fill="FFFFFF"/>
        </w:rPr>
        <w:t>s</w:t>
      </w:r>
      <w:r w:rsidR="006D77C3">
        <w:rPr>
          <w:rFonts w:ascii="Segoe UI" w:hAnsi="Segoe UI" w:cs="Segoe UI"/>
          <w:color w:val="000000"/>
          <w:sz w:val="21"/>
          <w:szCs w:val="21"/>
          <w:shd w:val="clear" w:color="auto" w:fill="FFFFFF"/>
        </w:rPr>
        <w:t xml:space="preserve"> </w:t>
      </w:r>
      <w:r w:rsidR="00CE452E">
        <w:rPr>
          <w:rFonts w:ascii="Segoe UI" w:hAnsi="Segoe UI" w:cs="Segoe UI"/>
          <w:color w:val="000000"/>
          <w:sz w:val="21"/>
          <w:szCs w:val="21"/>
          <w:shd w:val="clear" w:color="auto" w:fill="FFFFFF"/>
        </w:rPr>
        <w:t>are</w:t>
      </w:r>
      <w:r w:rsidR="006D77C3">
        <w:rPr>
          <w:rFonts w:ascii="Segoe UI" w:hAnsi="Segoe UI" w:cs="Segoe UI"/>
          <w:color w:val="000000"/>
          <w:sz w:val="21"/>
          <w:szCs w:val="21"/>
          <w:shd w:val="clear" w:color="auto" w:fill="FFFFFF"/>
        </w:rPr>
        <w:t xml:space="preserve"> &lt;a&gt;, </w:t>
      </w:r>
      <w:r w:rsidR="00933C01">
        <w:rPr>
          <w:rFonts w:ascii="Segoe UI" w:hAnsi="Segoe UI" w:cs="Segoe UI"/>
          <w:color w:val="000000"/>
          <w:sz w:val="21"/>
          <w:szCs w:val="21"/>
          <w:shd w:val="clear" w:color="auto" w:fill="FFFFFF"/>
        </w:rPr>
        <w:t xml:space="preserve">&lt;input&gt;, &lt;img&gt;, </w:t>
      </w:r>
      <w:r w:rsidR="006D77C3">
        <w:rPr>
          <w:rFonts w:ascii="Segoe UI" w:hAnsi="Segoe UI" w:cs="Segoe UI"/>
          <w:color w:val="000000"/>
          <w:sz w:val="21"/>
          <w:szCs w:val="21"/>
          <w:shd w:val="clear" w:color="auto" w:fill="FFFFFF"/>
        </w:rPr>
        <w:t>which is described later.</w:t>
      </w:r>
    </w:p>
    <w:p w14:paraId="589AE6E4" w14:textId="27587BDF" w:rsidR="005B169E" w:rsidRDefault="00EA6FA9"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Logical-style formatting tags specify the </w:t>
      </w:r>
      <w:r>
        <w:rPr>
          <w:rStyle w:val="Emphasis"/>
          <w:rFonts w:ascii="Segoe UI" w:hAnsi="Segoe UI" w:cs="Segoe UI"/>
          <w:color w:val="000000"/>
          <w:sz w:val="21"/>
          <w:szCs w:val="21"/>
          <w:shd w:val="clear" w:color="auto" w:fill="FFFFFF"/>
        </w:rPr>
        <w:t>semantic meaning</w:t>
      </w:r>
      <w:r>
        <w:rPr>
          <w:rFonts w:ascii="Segoe UI" w:hAnsi="Segoe UI" w:cs="Segoe UI"/>
          <w:color w:val="000000"/>
          <w:sz w:val="21"/>
          <w:szCs w:val="21"/>
          <w:shd w:val="clear" w:color="auto" w:fill="FFFFFF"/>
        </w:rPr>
        <w:t> (e.g., strong, emphasis, code); whereas physical-style formatting tags define the </w:t>
      </w:r>
      <w:r>
        <w:rPr>
          <w:rStyle w:val="Emphasis"/>
          <w:rFonts w:ascii="Segoe UI" w:hAnsi="Segoe UI" w:cs="Segoe UI"/>
          <w:color w:val="000000"/>
          <w:sz w:val="21"/>
          <w:szCs w:val="21"/>
          <w:shd w:val="clear" w:color="auto" w:fill="FFFFFF"/>
        </w:rPr>
        <w:t>physical</w:t>
      </w:r>
      <w:r>
        <w:rPr>
          <w:rFonts w:ascii="Segoe UI" w:hAnsi="Segoe UI" w:cs="Segoe UI"/>
          <w:color w:val="000000"/>
          <w:sz w:val="21"/>
          <w:szCs w:val="21"/>
          <w:shd w:val="clear" w:color="auto" w:fill="FFFFFF"/>
        </w:rPr>
        <w:t> or </w:t>
      </w:r>
      <w:r>
        <w:rPr>
          <w:rStyle w:val="Emphasis"/>
          <w:rFonts w:ascii="Segoe UI" w:hAnsi="Segoe UI" w:cs="Segoe UI"/>
          <w:color w:val="000000"/>
          <w:sz w:val="21"/>
          <w:szCs w:val="21"/>
          <w:shd w:val="clear" w:color="auto" w:fill="FFFFFF"/>
        </w:rPr>
        <w:t>typographical appearance</w:t>
      </w:r>
      <w:r>
        <w:rPr>
          <w:rFonts w:ascii="Segoe UI" w:hAnsi="Segoe UI" w:cs="Segoe UI"/>
          <w:color w:val="000000"/>
          <w:sz w:val="21"/>
          <w:szCs w:val="21"/>
          <w:shd w:val="clear" w:color="auto" w:fill="FFFFFF"/>
        </w:rPr>
        <w:t> (e.g., bold, italic, teletype). Logical styles should be used instead of physical styles. This is because physical styles deal with the appearance, which should be defined in style sheet, so as to separate the content and presentation.</w:t>
      </w:r>
    </w:p>
    <w:p w14:paraId="29A5E27D" w14:textId="77777777" w:rsidR="00A63225" w:rsidRPr="00A63225" w:rsidRDefault="00A63225" w:rsidP="00A63225">
      <w:pPr>
        <w:rPr>
          <w:b/>
          <w:bCs/>
        </w:rPr>
      </w:pPr>
      <w:r w:rsidRPr="00A63225">
        <w:rPr>
          <w:b/>
          <w:bCs/>
        </w:rPr>
        <w:t>Logical-Style Formatting Tags</w:t>
      </w:r>
    </w:p>
    <w:p w14:paraId="750A9688" w14:textId="7599FA90"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logical style character-level (inline) tags are:</w:t>
      </w:r>
    </w:p>
    <w:tbl>
      <w:tblPr>
        <w:tblW w:w="9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7117"/>
      </w:tblGrid>
      <w:tr w:rsidR="00F60C40" w:rsidRPr="00F60C40" w14:paraId="4F3DC054" w14:textId="77777777" w:rsidTr="00F60C40">
        <w:trPr>
          <w:trHeight w:val="288"/>
        </w:trPr>
        <w:tc>
          <w:tcPr>
            <w:tcW w:w="2470" w:type="dxa"/>
            <w:shd w:val="clear" w:color="auto" w:fill="auto"/>
            <w:noWrap/>
            <w:vAlign w:val="bottom"/>
            <w:hideMark/>
          </w:tcPr>
          <w:p w14:paraId="5136F61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Logical-Style Tag</w:t>
            </w:r>
          </w:p>
        </w:tc>
        <w:tc>
          <w:tcPr>
            <w:tcW w:w="7117" w:type="dxa"/>
            <w:shd w:val="clear" w:color="auto" w:fill="auto"/>
            <w:noWrap/>
            <w:vAlign w:val="bottom"/>
            <w:hideMark/>
          </w:tcPr>
          <w:p w14:paraId="448C239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Meaning</w:t>
            </w:r>
          </w:p>
        </w:tc>
      </w:tr>
      <w:tr w:rsidR="00F60C40" w:rsidRPr="00F60C40" w14:paraId="48E7414A" w14:textId="77777777" w:rsidTr="00F60C40">
        <w:trPr>
          <w:trHeight w:val="288"/>
        </w:trPr>
        <w:tc>
          <w:tcPr>
            <w:tcW w:w="2470" w:type="dxa"/>
            <w:shd w:val="clear" w:color="auto" w:fill="auto"/>
            <w:noWrap/>
            <w:vAlign w:val="bottom"/>
            <w:hideMark/>
          </w:tcPr>
          <w:p w14:paraId="0F082F0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&lt;strong&gt;...&lt;/strong&gt;</w:t>
            </w:r>
          </w:p>
        </w:tc>
        <w:tc>
          <w:tcPr>
            <w:tcW w:w="7117" w:type="dxa"/>
            <w:shd w:val="clear" w:color="auto" w:fill="auto"/>
            <w:noWrap/>
            <w:vAlign w:val="bottom"/>
            <w:hideMark/>
          </w:tcPr>
          <w:p w14:paraId="480027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strong emphasis (bold)</w:t>
            </w:r>
          </w:p>
        </w:tc>
      </w:tr>
      <w:tr w:rsidR="00F60C40" w:rsidRPr="00F60C40" w14:paraId="2D1CD8F0" w14:textId="77777777" w:rsidTr="00F60C40">
        <w:trPr>
          <w:trHeight w:val="288"/>
        </w:trPr>
        <w:tc>
          <w:tcPr>
            <w:tcW w:w="2470" w:type="dxa"/>
            <w:shd w:val="clear" w:color="auto" w:fill="auto"/>
            <w:noWrap/>
            <w:vAlign w:val="bottom"/>
            <w:hideMark/>
          </w:tcPr>
          <w:p w14:paraId="6AC0A1B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&lt;em&gt;...&lt;/em&gt;</w:t>
            </w:r>
          </w:p>
        </w:tc>
        <w:tc>
          <w:tcPr>
            <w:tcW w:w="7117" w:type="dxa"/>
            <w:shd w:val="clear" w:color="auto" w:fill="auto"/>
            <w:noWrap/>
            <w:vAlign w:val="bottom"/>
            <w:hideMark/>
          </w:tcPr>
          <w:p w14:paraId="7B09415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emphasis (italic)</w:t>
            </w:r>
          </w:p>
        </w:tc>
      </w:tr>
      <w:tr w:rsidR="00F60C40" w:rsidRPr="00F60C40" w14:paraId="6918CD4B" w14:textId="77777777" w:rsidTr="00F60C40">
        <w:trPr>
          <w:trHeight w:val="288"/>
        </w:trPr>
        <w:tc>
          <w:tcPr>
            <w:tcW w:w="2470" w:type="dxa"/>
            <w:shd w:val="clear" w:color="auto" w:fill="auto"/>
            <w:noWrap/>
            <w:vAlign w:val="bottom"/>
            <w:hideMark/>
          </w:tcPr>
          <w:p w14:paraId="46BB2E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&lt;code&gt;...&lt;/code&gt;</w:t>
            </w:r>
          </w:p>
        </w:tc>
        <w:tc>
          <w:tcPr>
            <w:tcW w:w="7117" w:type="dxa"/>
            <w:shd w:val="clear" w:color="auto" w:fill="auto"/>
            <w:noWrap/>
            <w:vAlign w:val="bottom"/>
            <w:hideMark/>
          </w:tcPr>
          <w:p w14:paraId="15EE114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program code (fixed-width monospace font)</w:t>
            </w:r>
          </w:p>
        </w:tc>
      </w:tr>
      <w:tr w:rsidR="00F60C40" w:rsidRPr="00F60C40" w14:paraId="1DECA9DF" w14:textId="77777777" w:rsidTr="00F60C40">
        <w:trPr>
          <w:trHeight w:val="288"/>
        </w:trPr>
        <w:tc>
          <w:tcPr>
            <w:tcW w:w="2470" w:type="dxa"/>
            <w:shd w:val="clear" w:color="auto" w:fill="auto"/>
            <w:noWrap/>
            <w:vAlign w:val="bottom"/>
            <w:hideMark/>
          </w:tcPr>
          <w:p w14:paraId="7788988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&lt;q&gt;...&lt;/q&gt;</w:t>
            </w:r>
          </w:p>
        </w:tc>
        <w:tc>
          <w:tcPr>
            <w:tcW w:w="7117" w:type="dxa"/>
            <w:shd w:val="clear" w:color="auto" w:fill="auto"/>
            <w:noWrap/>
            <w:vAlign w:val="bottom"/>
            <w:hideMark/>
          </w:tcPr>
          <w:p w14:paraId="4E513F0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quotation (enclosed in curly double quotes)</w:t>
            </w:r>
          </w:p>
        </w:tc>
      </w:tr>
      <w:tr w:rsidR="00F60C40" w:rsidRPr="00F60C40" w14:paraId="4DFD5A00" w14:textId="77777777" w:rsidTr="00F60C40">
        <w:trPr>
          <w:trHeight w:val="288"/>
        </w:trPr>
        <w:tc>
          <w:tcPr>
            <w:tcW w:w="2470" w:type="dxa"/>
            <w:shd w:val="clear" w:color="auto" w:fill="auto"/>
            <w:noWrap/>
            <w:vAlign w:val="bottom"/>
            <w:hideMark/>
          </w:tcPr>
          <w:p w14:paraId="1B3D82D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&lt;ins&gt;...&lt;/ins&gt;</w:t>
            </w:r>
          </w:p>
        </w:tc>
        <w:tc>
          <w:tcPr>
            <w:tcW w:w="7117" w:type="dxa"/>
            <w:shd w:val="clear" w:color="auto" w:fill="auto"/>
            <w:noWrap/>
            <w:vAlign w:val="bottom"/>
            <w:hideMark/>
          </w:tcPr>
          <w:p w14:paraId="21D0454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inserted</w:t>
            </w:r>
          </w:p>
        </w:tc>
      </w:tr>
      <w:tr w:rsidR="00F60C40" w:rsidRPr="00F60C40" w14:paraId="523C2192" w14:textId="77777777" w:rsidTr="00F60C40">
        <w:trPr>
          <w:trHeight w:val="288"/>
        </w:trPr>
        <w:tc>
          <w:tcPr>
            <w:tcW w:w="2470" w:type="dxa"/>
            <w:shd w:val="clear" w:color="auto" w:fill="auto"/>
            <w:noWrap/>
            <w:vAlign w:val="bottom"/>
            <w:hideMark/>
          </w:tcPr>
          <w:p w14:paraId="0B72A33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&lt;del&gt;...&lt;/del&gt;</w:t>
            </w:r>
          </w:p>
        </w:tc>
        <w:tc>
          <w:tcPr>
            <w:tcW w:w="7117" w:type="dxa"/>
            <w:shd w:val="clear" w:color="auto" w:fill="auto"/>
            <w:noWrap/>
            <w:vAlign w:val="bottom"/>
            <w:hideMark/>
          </w:tcPr>
          <w:p w14:paraId="47EC606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deleted</w:t>
            </w:r>
          </w:p>
        </w:tc>
      </w:tr>
      <w:tr w:rsidR="00F60C40" w:rsidRPr="00F60C40" w14:paraId="74DCD9DB" w14:textId="77777777" w:rsidTr="00F60C40">
        <w:trPr>
          <w:trHeight w:val="288"/>
        </w:trPr>
        <w:tc>
          <w:tcPr>
            <w:tcW w:w="2470" w:type="dxa"/>
            <w:shd w:val="clear" w:color="auto" w:fill="auto"/>
            <w:noWrap/>
            <w:vAlign w:val="bottom"/>
            <w:hideMark/>
          </w:tcPr>
          <w:p w14:paraId="67E0AE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&lt;def&gt;...&lt;/def&gt;</w:t>
            </w:r>
          </w:p>
        </w:tc>
        <w:tc>
          <w:tcPr>
            <w:tcW w:w="7117" w:type="dxa"/>
            <w:shd w:val="clear" w:color="auto" w:fill="auto"/>
            <w:noWrap/>
            <w:vAlign w:val="bottom"/>
            <w:hideMark/>
          </w:tcPr>
          <w:p w14:paraId="318275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definition (bold or bold-italic)</w:t>
            </w:r>
          </w:p>
        </w:tc>
      </w:tr>
      <w:tr w:rsidR="00F60C40" w:rsidRPr="00F60C40" w14:paraId="1F0C0F6F" w14:textId="77777777" w:rsidTr="00F60C40">
        <w:trPr>
          <w:trHeight w:val="288"/>
        </w:trPr>
        <w:tc>
          <w:tcPr>
            <w:tcW w:w="2470" w:type="dxa"/>
            <w:shd w:val="clear" w:color="auto" w:fill="auto"/>
            <w:noWrap/>
            <w:vAlign w:val="bottom"/>
            <w:hideMark/>
          </w:tcPr>
          <w:p w14:paraId="579E906E"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&lt;cite&gt;...&lt;/cite&gt;</w:t>
            </w:r>
          </w:p>
        </w:tc>
        <w:tc>
          <w:tcPr>
            <w:tcW w:w="7117" w:type="dxa"/>
            <w:shd w:val="clear" w:color="auto" w:fill="auto"/>
            <w:noWrap/>
            <w:vAlign w:val="bottom"/>
            <w:hideMark/>
          </w:tcPr>
          <w:p w14:paraId="7917BF1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citation (italic)</w:t>
            </w:r>
          </w:p>
        </w:tc>
      </w:tr>
      <w:tr w:rsidR="00F60C40" w:rsidRPr="00F60C40" w14:paraId="18D480C9" w14:textId="77777777" w:rsidTr="00F60C40">
        <w:trPr>
          <w:trHeight w:val="288"/>
        </w:trPr>
        <w:tc>
          <w:tcPr>
            <w:tcW w:w="2470" w:type="dxa"/>
            <w:shd w:val="clear" w:color="auto" w:fill="auto"/>
            <w:noWrap/>
            <w:vAlign w:val="bottom"/>
            <w:hideMark/>
          </w:tcPr>
          <w:p w14:paraId="2CB8E2E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&lt;kbd&gt;...&lt;/kbd&gt;</w:t>
            </w:r>
          </w:p>
        </w:tc>
        <w:tc>
          <w:tcPr>
            <w:tcW w:w="7117" w:type="dxa"/>
            <w:shd w:val="clear" w:color="auto" w:fill="auto"/>
            <w:noWrap/>
            <w:vAlign w:val="bottom"/>
            <w:hideMark/>
          </w:tcPr>
          <w:p w14:paraId="4BE4852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Keyboard (fixed-width monospace font)</w:t>
            </w:r>
          </w:p>
        </w:tc>
      </w:tr>
      <w:tr w:rsidR="00F60C40" w:rsidRPr="00F60C40" w14:paraId="6B3D5A3B" w14:textId="77777777" w:rsidTr="00F60C40">
        <w:trPr>
          <w:trHeight w:val="288"/>
        </w:trPr>
        <w:tc>
          <w:tcPr>
            <w:tcW w:w="2470" w:type="dxa"/>
            <w:shd w:val="clear" w:color="auto" w:fill="auto"/>
            <w:noWrap/>
            <w:vAlign w:val="bottom"/>
            <w:hideMark/>
          </w:tcPr>
          <w:p w14:paraId="2B5D562B"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&lt;samp&gt;...&lt;/samp&gt;</w:t>
            </w:r>
          </w:p>
        </w:tc>
        <w:tc>
          <w:tcPr>
            <w:tcW w:w="7117" w:type="dxa"/>
            <w:shd w:val="clear" w:color="auto" w:fill="auto"/>
            <w:noWrap/>
            <w:vAlign w:val="bottom"/>
            <w:hideMark/>
          </w:tcPr>
          <w:p w14:paraId="36BF7D7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sample text (fixed-width monospace font)</w:t>
            </w:r>
          </w:p>
        </w:tc>
      </w:tr>
      <w:tr w:rsidR="00F60C40" w:rsidRPr="00F60C40" w14:paraId="383E46DE" w14:textId="77777777" w:rsidTr="00F60C40">
        <w:trPr>
          <w:trHeight w:val="288"/>
        </w:trPr>
        <w:tc>
          <w:tcPr>
            <w:tcW w:w="2470" w:type="dxa"/>
            <w:shd w:val="clear" w:color="auto" w:fill="auto"/>
            <w:noWrap/>
            <w:vAlign w:val="bottom"/>
            <w:hideMark/>
          </w:tcPr>
          <w:p w14:paraId="2BBB6A05"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&lt;abbr&gt;...&lt;/abbr&gt;</w:t>
            </w:r>
          </w:p>
        </w:tc>
        <w:tc>
          <w:tcPr>
            <w:tcW w:w="7117" w:type="dxa"/>
            <w:shd w:val="clear" w:color="auto" w:fill="auto"/>
            <w:noWrap/>
            <w:vAlign w:val="bottom"/>
            <w:hideMark/>
          </w:tcPr>
          <w:p w14:paraId="4FDEFA8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abbreviation (dotted underline, with title as tool tip)</w:t>
            </w:r>
          </w:p>
        </w:tc>
      </w:tr>
      <w:tr w:rsidR="00F60C40" w:rsidRPr="00F60C40" w14:paraId="63B5BA2C" w14:textId="77777777" w:rsidTr="00F60C40">
        <w:trPr>
          <w:trHeight w:val="288"/>
        </w:trPr>
        <w:tc>
          <w:tcPr>
            <w:tcW w:w="2470" w:type="dxa"/>
            <w:shd w:val="clear" w:color="auto" w:fill="auto"/>
            <w:noWrap/>
            <w:vAlign w:val="bottom"/>
            <w:hideMark/>
          </w:tcPr>
          <w:p w14:paraId="1AD86AE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&lt;address&gt;...&lt;/address&gt;</w:t>
            </w:r>
          </w:p>
        </w:tc>
        <w:tc>
          <w:tcPr>
            <w:tcW w:w="7117" w:type="dxa"/>
            <w:shd w:val="clear" w:color="auto" w:fill="auto"/>
            <w:noWrap/>
            <w:vAlign w:val="bottom"/>
            <w:hideMark/>
          </w:tcPr>
          <w:p w14:paraId="7B89776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address</w:t>
            </w:r>
          </w:p>
        </w:tc>
      </w:tr>
      <w:tr w:rsidR="00F60C40" w:rsidRPr="00F60C40" w14:paraId="180B41D0" w14:textId="77777777" w:rsidTr="00F60C40">
        <w:trPr>
          <w:trHeight w:val="288"/>
        </w:trPr>
        <w:tc>
          <w:tcPr>
            <w:tcW w:w="2470" w:type="dxa"/>
            <w:shd w:val="clear" w:color="auto" w:fill="auto"/>
            <w:noWrap/>
            <w:vAlign w:val="bottom"/>
            <w:hideMark/>
          </w:tcPr>
          <w:p w14:paraId="4DB42697"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&lt;var&gt;...&lt;/var&gt;</w:t>
            </w:r>
          </w:p>
        </w:tc>
        <w:tc>
          <w:tcPr>
            <w:tcW w:w="7117" w:type="dxa"/>
            <w:shd w:val="clear" w:color="auto" w:fill="auto"/>
            <w:noWrap/>
            <w:vAlign w:val="bottom"/>
            <w:hideMark/>
          </w:tcPr>
          <w:p w14:paraId="13394B5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variable (fixed-width or italic)</w:t>
            </w:r>
          </w:p>
        </w:tc>
      </w:tr>
    </w:tbl>
    <w:p w14:paraId="06F27E31" w14:textId="77777777" w:rsidR="005B057B" w:rsidRDefault="005B057B" w:rsidP="005B057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commonly-used tags are: </w:t>
      </w:r>
      <w:r>
        <w:rPr>
          <w:rStyle w:val="HTMLCode"/>
          <w:rFonts w:ascii="Consolas" w:eastAsiaTheme="majorEastAsia" w:hAnsi="Consolas"/>
          <w:color w:val="000000"/>
        </w:rPr>
        <w:t>&lt;strong&gt;</w:t>
      </w:r>
      <w:r>
        <w:rPr>
          <w:rFonts w:ascii="Segoe UI" w:hAnsi="Segoe UI" w:cs="Segoe UI"/>
          <w:color w:val="000000"/>
          <w:sz w:val="21"/>
          <w:szCs w:val="21"/>
        </w:rPr>
        <w:t> (displayed in bold), </w:t>
      </w:r>
      <w:r>
        <w:rPr>
          <w:rStyle w:val="HTMLCode"/>
          <w:rFonts w:ascii="Consolas" w:eastAsiaTheme="majorEastAsia" w:hAnsi="Consolas"/>
          <w:color w:val="000000"/>
        </w:rPr>
        <w:t>&lt;em&gt;</w:t>
      </w:r>
      <w:r>
        <w:rPr>
          <w:rFonts w:ascii="Segoe UI" w:hAnsi="Segoe UI" w:cs="Segoe UI"/>
          <w:color w:val="000000"/>
          <w:sz w:val="21"/>
          <w:szCs w:val="21"/>
        </w:rPr>
        <w:t> (displayed in italics), and </w:t>
      </w:r>
      <w:r>
        <w:rPr>
          <w:rStyle w:val="HTMLCode"/>
          <w:rFonts w:ascii="Consolas" w:eastAsiaTheme="majorEastAsia" w:hAnsi="Consolas"/>
          <w:color w:val="000000"/>
        </w:rPr>
        <w:t>&lt;code&gt;</w:t>
      </w:r>
      <w:r>
        <w:rPr>
          <w:rFonts w:ascii="Segoe UI" w:hAnsi="Segoe UI" w:cs="Segoe UI"/>
          <w:color w:val="000000"/>
          <w:sz w:val="21"/>
          <w:szCs w:val="21"/>
        </w:rPr>
        <w:t> (use monospace font for programming codes).</w:t>
      </w:r>
    </w:p>
    <w:p w14:paraId="1FDFC9C9" w14:textId="77777777"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674CEF65" w14:textId="77777777" w:rsidR="005B057B" w:rsidRDefault="005B057B" w:rsidP="005B057B">
      <w:pPr>
        <w:pStyle w:val="Code"/>
      </w:pPr>
      <w:r>
        <w:rPr>
          <w:rStyle w:val="color-new"/>
          <w:rFonts w:ascii="Consolas" w:hAnsi="Consolas"/>
          <w:color w:val="E31B23"/>
        </w:rPr>
        <w:t>&lt;p&gt;</w:t>
      </w:r>
      <w:r>
        <w:t xml:space="preserve">Lorem </w:t>
      </w:r>
      <w:r>
        <w:rPr>
          <w:rStyle w:val="color-new"/>
          <w:rFonts w:ascii="Consolas" w:hAnsi="Consolas"/>
          <w:color w:val="E31B23"/>
        </w:rPr>
        <w:t>&lt;q&gt;</w:t>
      </w:r>
      <w:r>
        <w:t>curly quoted</w:t>
      </w:r>
      <w:r>
        <w:rPr>
          <w:rStyle w:val="color-new"/>
          <w:rFonts w:ascii="Consolas" w:hAnsi="Consolas"/>
          <w:color w:val="E31B23"/>
        </w:rPr>
        <w:t>&lt;/q&gt;</w:t>
      </w:r>
      <w:r>
        <w:t xml:space="preserve">, consectetur adipisicing elit, </w:t>
      </w:r>
      <w:r>
        <w:br/>
        <w:t xml:space="preserve">sed do </w:t>
      </w:r>
      <w:r>
        <w:rPr>
          <w:rStyle w:val="color-new"/>
          <w:rFonts w:ascii="Consolas" w:hAnsi="Consolas"/>
          <w:color w:val="E31B23"/>
        </w:rPr>
        <w:t>&lt;cite&gt;</w:t>
      </w:r>
      <w:r>
        <w:t>citation</w:t>
      </w:r>
      <w:r>
        <w:rPr>
          <w:rStyle w:val="color-new"/>
          <w:rFonts w:ascii="Consolas" w:hAnsi="Consolas"/>
          <w:color w:val="E31B23"/>
        </w:rPr>
        <w:t>&lt;/cite&gt;</w:t>
      </w:r>
      <w:r>
        <w:t xml:space="preserve"> incididunt ut labore et dolore magna aliqua. </w:t>
      </w:r>
      <w:r>
        <w:br/>
        <w:t xml:space="preserve">Ut enim ad minim veniam, quis </w:t>
      </w:r>
      <w:r>
        <w:rPr>
          <w:rStyle w:val="color-new"/>
          <w:rFonts w:ascii="Consolas" w:hAnsi="Consolas"/>
          <w:color w:val="E31B23"/>
        </w:rPr>
        <w:t>&lt;samp&gt;</w:t>
      </w:r>
      <w:r>
        <w:t>sample</w:t>
      </w:r>
      <w:r>
        <w:rPr>
          <w:rStyle w:val="color-new"/>
          <w:rFonts w:ascii="Consolas" w:hAnsi="Consolas"/>
          <w:color w:val="E31B23"/>
        </w:rPr>
        <w:t>&lt;/samp&gt;</w:t>
      </w:r>
      <w:r>
        <w:t xml:space="preserve"> exercitation ullamco laboris nisi </w:t>
      </w:r>
      <w:r>
        <w:br/>
        <w:t xml:space="preserve">ut </w:t>
      </w:r>
      <w:r>
        <w:rPr>
          <w:rStyle w:val="color-new"/>
          <w:rFonts w:ascii="Consolas" w:hAnsi="Consolas"/>
          <w:color w:val="E31B23"/>
        </w:rPr>
        <w:t>&lt;code&gt;</w:t>
      </w:r>
      <w:r>
        <w:t>code</w:t>
      </w:r>
      <w:r>
        <w:rPr>
          <w:rStyle w:val="color-new"/>
          <w:rFonts w:ascii="Consolas" w:hAnsi="Consolas"/>
          <w:color w:val="E31B23"/>
        </w:rPr>
        <w:t>&lt;/code&gt;</w:t>
      </w:r>
      <w:r>
        <w:t xml:space="preserve"> ex ea </w:t>
      </w:r>
      <w:r>
        <w:rPr>
          <w:rStyle w:val="color-new"/>
          <w:rFonts w:ascii="Consolas" w:hAnsi="Consolas"/>
          <w:color w:val="E31B23"/>
        </w:rPr>
        <w:t>&lt;kbd&gt;</w:t>
      </w:r>
      <w:r>
        <w:t>keyboard</w:t>
      </w:r>
      <w:r>
        <w:rPr>
          <w:rStyle w:val="color-new"/>
          <w:rFonts w:ascii="Consolas" w:hAnsi="Consolas"/>
          <w:color w:val="E31B23"/>
        </w:rPr>
        <w:t>&lt;/kbd&gt;</w:t>
      </w:r>
      <w:r>
        <w:t xml:space="preserve"> consequat. Duis aute irure dolor in </w:t>
      </w:r>
      <w:r>
        <w:br/>
        <w:t>reprehenderit in velit esse cillum dolore eu fugiat nulla pariatur.</w:t>
      </w:r>
      <w:r>
        <w:br/>
        <w:t xml:space="preserve">Excepteur </w:t>
      </w:r>
      <w:r>
        <w:rPr>
          <w:rStyle w:val="color-new"/>
          <w:rFonts w:ascii="Consolas" w:hAnsi="Consolas"/>
          <w:color w:val="E31B23"/>
        </w:rPr>
        <w:t>&lt;ins&gt;</w:t>
      </w:r>
      <w:r>
        <w:t>insert</w:t>
      </w:r>
      <w:r>
        <w:rPr>
          <w:rStyle w:val="color-new"/>
          <w:rFonts w:ascii="Consolas" w:hAnsi="Consolas"/>
          <w:color w:val="E31B23"/>
        </w:rPr>
        <w:t>&lt;/ins&gt;</w:t>
      </w:r>
      <w:r>
        <w:t xml:space="preserve"> occaecat </w:t>
      </w:r>
      <w:r>
        <w:rPr>
          <w:rStyle w:val="color-new"/>
          <w:rFonts w:ascii="Consolas" w:hAnsi="Consolas"/>
          <w:color w:val="E31B23"/>
        </w:rPr>
        <w:t>&lt;del&gt;</w:t>
      </w:r>
      <w:r>
        <w:t>delete</w:t>
      </w:r>
      <w:r>
        <w:rPr>
          <w:rStyle w:val="color-new"/>
          <w:rFonts w:ascii="Consolas" w:hAnsi="Consolas"/>
          <w:color w:val="E31B23"/>
        </w:rPr>
        <w:t>&lt;/del&gt;</w:t>
      </w:r>
      <w:r>
        <w:t xml:space="preserve"> non proident,</w:t>
      </w:r>
    </w:p>
    <w:p w14:paraId="0D88EB8F" w14:textId="77777777" w:rsidR="005B057B" w:rsidRDefault="005B057B" w:rsidP="005B057B">
      <w:pPr>
        <w:pStyle w:val="Code"/>
      </w:pPr>
      <w:r>
        <w:t>sunt in culpa qui officia deserunt mollit anim id est laborum.</w:t>
      </w:r>
      <w:r>
        <w:rPr>
          <w:rStyle w:val="color-new"/>
          <w:rFonts w:ascii="Consolas" w:hAnsi="Consolas"/>
          <w:color w:val="E31B23"/>
        </w:rPr>
        <w:t>&lt;/p&gt;</w:t>
      </w:r>
    </w:p>
    <w:p w14:paraId="3A90B517" w14:textId="77777777" w:rsidR="005B057B" w:rsidRPr="005B057B" w:rsidRDefault="005B057B" w:rsidP="005B057B"/>
    <w:p w14:paraId="58C175B6" w14:textId="10CD99C4" w:rsidR="005B057B" w:rsidRDefault="005B057B" w:rsidP="005B057B">
      <w:pPr>
        <w:pStyle w:val="Code"/>
      </w:pPr>
      <w:r>
        <w:t>Lorem curly quoted, consectetur adipisicing elit, sed do </w:t>
      </w:r>
      <w:r>
        <w:rPr>
          <w:rStyle w:val="HTMLCite"/>
          <w:rFonts w:ascii="Segoe UI" w:hAnsi="Segoe UI" w:cs="Segoe UI"/>
          <w:color w:val="000000"/>
        </w:rPr>
        <w:t>citation</w:t>
      </w:r>
      <w:r>
        <w:t> incididunt ut labore et dolore magna aliqua. Ut enim ad minim veniam, quis </w:t>
      </w:r>
      <w:r>
        <w:rPr>
          <w:rStyle w:val="HTMLSample"/>
          <w:rFonts w:eastAsiaTheme="minorHAnsi"/>
          <w:color w:val="000000"/>
        </w:rPr>
        <w:t>sample</w:t>
      </w:r>
      <w:r>
        <w:t> exercitation ullamco laboris nisi ut </w:t>
      </w:r>
      <w:r>
        <w:rPr>
          <w:rStyle w:val="HTMLCode"/>
          <w:rFonts w:ascii="Consolas" w:eastAsiaTheme="majorEastAsia" w:hAnsi="Consolas"/>
          <w:color w:val="000000"/>
        </w:rPr>
        <w:t>code</w:t>
      </w:r>
      <w:r>
        <w:t> ex ea </w:t>
      </w:r>
      <w:r>
        <w:rPr>
          <w:rStyle w:val="HTMLKeyboard"/>
          <w:rFonts w:eastAsiaTheme="majorEastAsia"/>
          <w:color w:val="000000"/>
        </w:rPr>
        <w:t>keyboard</w:t>
      </w:r>
      <w:r>
        <w:t> consequat. Duis aute irure dolor in reprehenderit in velit esse cillum dolore eu fugiat nulla pariatur. Excepteur </w:t>
      </w:r>
      <w:ins w:id="0" w:author="Unknown">
        <w:r>
          <w:t>insert</w:t>
        </w:r>
      </w:ins>
      <w:r>
        <w:t> occaecat </w:t>
      </w:r>
      <w:del w:id="1" w:author="Unknown">
        <w:r>
          <w:delText>delete</w:delText>
        </w:r>
      </w:del>
      <w:r>
        <w:t> non proident, sunt in culpa qui officia deserunt mollit anim id est laborum.</w:t>
      </w:r>
    </w:p>
    <w:p w14:paraId="5E21FB41" w14:textId="77777777" w:rsidR="00102B74" w:rsidRPr="00102B74" w:rsidRDefault="00102B74" w:rsidP="00102B74">
      <w:pPr>
        <w:rPr>
          <w:b/>
          <w:bCs/>
        </w:rPr>
      </w:pPr>
      <w:r w:rsidRPr="00102B74">
        <w:rPr>
          <w:b/>
          <w:bCs/>
        </w:rPr>
        <w:t>Physical-Style Formatting Tags</w:t>
      </w:r>
    </w:p>
    <w:p w14:paraId="13242603" w14:textId="430A091A" w:rsidR="00102B74" w:rsidRDefault="003A502F" w:rsidP="00102B7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following 7 physical</w:t>
      </w:r>
      <w:r w:rsidR="00030EA1">
        <w:rPr>
          <w:rFonts w:ascii="Segoe UI" w:hAnsi="Segoe UI" w:cs="Segoe UI"/>
          <w:color w:val="000000"/>
          <w:sz w:val="21"/>
          <w:szCs w:val="21"/>
        </w:rPr>
        <w:t xml:space="preserve">-style formatting tags are still used in HTML5: </w:t>
      </w:r>
      <w:r w:rsidR="00102B74">
        <w:rPr>
          <w:rStyle w:val="HTMLCode"/>
          <w:rFonts w:ascii="Consolas" w:eastAsiaTheme="majorEastAsia" w:hAnsi="Consolas"/>
          <w:color w:val="000000"/>
        </w:rPr>
        <w:t>&lt;b&gt;</w:t>
      </w:r>
      <w:r w:rsidR="00102B74">
        <w:rPr>
          <w:rFonts w:ascii="Segoe UI" w:hAnsi="Segoe UI" w:cs="Segoe UI"/>
          <w:color w:val="000000"/>
          <w:sz w:val="21"/>
          <w:szCs w:val="21"/>
        </w:rPr>
        <w:t>,</w:t>
      </w:r>
      <w:r w:rsidR="00102B74">
        <w:rPr>
          <w:rStyle w:val="HTMLCode"/>
          <w:rFonts w:ascii="Consolas" w:eastAsiaTheme="majorEastAsia" w:hAnsi="Consolas"/>
          <w:color w:val="000000"/>
        </w:rPr>
        <w:t>&lt;i&gt;</w:t>
      </w:r>
      <w:r w:rsidR="00102B74">
        <w:rPr>
          <w:rFonts w:ascii="Segoe UI" w:hAnsi="Segoe UI" w:cs="Segoe UI"/>
          <w:color w:val="000000"/>
          <w:sz w:val="21"/>
          <w:szCs w:val="21"/>
        </w:rPr>
        <w:t>,</w:t>
      </w:r>
      <w:r w:rsidR="00287713">
        <w:rPr>
          <w:rStyle w:val="HTMLCode"/>
          <w:rFonts w:ascii="Consolas" w:eastAsiaTheme="majorEastAsia" w:hAnsi="Consolas"/>
          <w:color w:val="000000"/>
        </w:rPr>
        <w:t>&lt;u&gt;</w:t>
      </w:r>
      <w:r w:rsidR="007A0676">
        <w:rPr>
          <w:rFonts w:ascii="Segoe UI" w:hAnsi="Segoe UI" w:cs="Segoe UI"/>
          <w:color w:val="000000"/>
          <w:sz w:val="21"/>
          <w:szCs w:val="21"/>
        </w:rPr>
        <w:t>,</w:t>
      </w:r>
      <w:r w:rsidR="00102B74">
        <w:rPr>
          <w:rStyle w:val="HTMLCode"/>
          <w:rFonts w:ascii="Consolas" w:eastAsiaTheme="majorEastAsia" w:hAnsi="Consolas"/>
          <w:color w:val="000000"/>
        </w:rPr>
        <w:t>&lt;small&gt;</w:t>
      </w:r>
      <w:r w:rsidR="00102B74">
        <w:rPr>
          <w:rFonts w:ascii="Segoe UI" w:hAnsi="Segoe UI" w:cs="Segoe UI"/>
          <w:color w:val="000000"/>
          <w:sz w:val="21"/>
          <w:szCs w:val="21"/>
        </w:rPr>
        <w:t>,</w:t>
      </w:r>
      <w:r w:rsidR="00162D8B">
        <w:rPr>
          <w:rStyle w:val="HTMLCode"/>
          <w:rFonts w:ascii="Consolas" w:eastAsiaTheme="majorEastAsia" w:hAnsi="Consolas"/>
          <w:color w:val="000000"/>
        </w:rPr>
        <w:t>&lt;big&gt;</w:t>
      </w:r>
      <w:r w:rsidR="00162D8B">
        <w:rPr>
          <w:rFonts w:ascii="Segoe UI" w:hAnsi="Segoe UI" w:cs="Segoe UI"/>
          <w:color w:val="000000"/>
          <w:sz w:val="21"/>
          <w:szCs w:val="21"/>
        </w:rPr>
        <w:t>,</w:t>
      </w:r>
      <w:r w:rsidR="00102B74">
        <w:rPr>
          <w:rStyle w:val="HTMLCode"/>
          <w:rFonts w:ascii="Consolas" w:eastAsiaTheme="majorEastAsia" w:hAnsi="Consolas"/>
          <w:color w:val="000000"/>
        </w:rPr>
        <w:t>&lt;sup&gt;</w:t>
      </w:r>
      <w:r w:rsidR="00102B74">
        <w:rPr>
          <w:rFonts w:ascii="Segoe UI" w:hAnsi="Segoe UI" w:cs="Segoe UI"/>
          <w:color w:val="000000"/>
          <w:sz w:val="21"/>
          <w:szCs w:val="21"/>
        </w:rPr>
        <w:t>,</w:t>
      </w:r>
      <w:r w:rsidR="00102B74">
        <w:rPr>
          <w:rStyle w:val="HTMLCode"/>
          <w:rFonts w:ascii="Consolas" w:eastAsiaTheme="majorEastAsia" w:hAnsi="Consolas"/>
          <w:color w:val="000000"/>
        </w:rPr>
        <w:t>&lt;sub&gt;</w:t>
      </w:r>
      <w:r w:rsidR="00102B74">
        <w:rPr>
          <w:rFonts w:ascii="Segoe UI" w:hAnsi="Segoe UI" w:cs="Segoe UI"/>
          <w:color w:val="000000"/>
          <w:sz w:val="21"/>
          <w:szCs w:val="21"/>
        </w:rPr>
        <w:t>  </w:t>
      </w:r>
    </w:p>
    <w:tbl>
      <w:tblPr>
        <w:tblW w:w="6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3673"/>
      </w:tblGrid>
      <w:tr w:rsidR="00287713" w:rsidRPr="00287713" w14:paraId="39BCABEE" w14:textId="77777777" w:rsidTr="00287713">
        <w:trPr>
          <w:trHeight w:val="288"/>
        </w:trPr>
        <w:tc>
          <w:tcPr>
            <w:tcW w:w="2380" w:type="dxa"/>
            <w:shd w:val="clear" w:color="auto" w:fill="auto"/>
            <w:noWrap/>
            <w:vAlign w:val="bottom"/>
            <w:hideMark/>
          </w:tcPr>
          <w:p w14:paraId="5E5F9AA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Physical-Style Tag</w:t>
            </w:r>
          </w:p>
        </w:tc>
        <w:tc>
          <w:tcPr>
            <w:tcW w:w="3673" w:type="dxa"/>
            <w:shd w:val="clear" w:color="auto" w:fill="auto"/>
            <w:noWrap/>
            <w:vAlign w:val="bottom"/>
            <w:hideMark/>
          </w:tcPr>
          <w:p w14:paraId="14BD3591"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Meaning</w:t>
            </w:r>
          </w:p>
        </w:tc>
      </w:tr>
      <w:tr w:rsidR="00287713" w:rsidRPr="00287713" w14:paraId="0306A6A6" w14:textId="77777777" w:rsidTr="00287713">
        <w:trPr>
          <w:trHeight w:val="288"/>
        </w:trPr>
        <w:tc>
          <w:tcPr>
            <w:tcW w:w="2380" w:type="dxa"/>
            <w:shd w:val="clear" w:color="auto" w:fill="auto"/>
            <w:noWrap/>
            <w:vAlign w:val="bottom"/>
            <w:hideMark/>
          </w:tcPr>
          <w:p w14:paraId="161CA26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&lt;b&gt;...&lt;/b&gt;</w:t>
            </w:r>
          </w:p>
        </w:tc>
        <w:tc>
          <w:tcPr>
            <w:tcW w:w="3673" w:type="dxa"/>
            <w:shd w:val="clear" w:color="auto" w:fill="auto"/>
            <w:noWrap/>
            <w:vAlign w:val="bottom"/>
            <w:hideMark/>
          </w:tcPr>
          <w:p w14:paraId="638F1432" w14:textId="003BEFEF"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B</w:t>
            </w:r>
            <w:r w:rsidR="00287713" w:rsidRPr="00287713">
              <w:rPr>
                <w:rFonts w:ascii="Calibri" w:eastAsia="Times New Roman" w:hAnsi="Calibri" w:cs="Calibri"/>
                <w:color w:val="000000"/>
              </w:rPr>
              <w:t>old</w:t>
            </w:r>
          </w:p>
        </w:tc>
      </w:tr>
      <w:tr w:rsidR="00287713" w:rsidRPr="00287713" w14:paraId="0456A36B" w14:textId="77777777" w:rsidTr="00287713">
        <w:trPr>
          <w:trHeight w:val="288"/>
        </w:trPr>
        <w:tc>
          <w:tcPr>
            <w:tcW w:w="2380" w:type="dxa"/>
            <w:shd w:val="clear" w:color="auto" w:fill="auto"/>
            <w:noWrap/>
            <w:vAlign w:val="bottom"/>
            <w:hideMark/>
          </w:tcPr>
          <w:p w14:paraId="3133D1A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&lt;i&gt;...&lt;/i&gt;</w:t>
            </w:r>
          </w:p>
        </w:tc>
        <w:tc>
          <w:tcPr>
            <w:tcW w:w="3673" w:type="dxa"/>
            <w:shd w:val="clear" w:color="auto" w:fill="auto"/>
            <w:noWrap/>
            <w:vAlign w:val="bottom"/>
            <w:hideMark/>
          </w:tcPr>
          <w:p w14:paraId="2BFF8323" w14:textId="6E78DAA7"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I</w:t>
            </w:r>
            <w:r w:rsidR="00287713" w:rsidRPr="00287713">
              <w:rPr>
                <w:rFonts w:ascii="Calibri" w:eastAsia="Times New Roman" w:hAnsi="Calibri" w:cs="Calibri"/>
                <w:color w:val="000000"/>
              </w:rPr>
              <w:t>talic</w:t>
            </w:r>
          </w:p>
        </w:tc>
      </w:tr>
      <w:tr w:rsidR="00287713" w:rsidRPr="00287713" w14:paraId="68C4D886" w14:textId="77777777" w:rsidTr="00287713">
        <w:trPr>
          <w:trHeight w:val="288"/>
        </w:trPr>
        <w:tc>
          <w:tcPr>
            <w:tcW w:w="2380" w:type="dxa"/>
            <w:shd w:val="clear" w:color="auto" w:fill="auto"/>
            <w:noWrap/>
            <w:vAlign w:val="bottom"/>
            <w:hideMark/>
          </w:tcPr>
          <w:p w14:paraId="0AC80136"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&lt;u&gt;...&lt;/u&gt;</w:t>
            </w:r>
          </w:p>
        </w:tc>
        <w:tc>
          <w:tcPr>
            <w:tcW w:w="3673" w:type="dxa"/>
            <w:shd w:val="clear" w:color="auto" w:fill="auto"/>
            <w:noWrap/>
            <w:vAlign w:val="bottom"/>
            <w:hideMark/>
          </w:tcPr>
          <w:p w14:paraId="35E33714" w14:textId="36F3911D"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U</w:t>
            </w:r>
            <w:r w:rsidR="00287713" w:rsidRPr="00287713">
              <w:rPr>
                <w:rFonts w:ascii="Calibri" w:eastAsia="Times New Roman" w:hAnsi="Calibri" w:cs="Calibri"/>
                <w:color w:val="000000"/>
              </w:rPr>
              <w:t>nderline</w:t>
            </w:r>
          </w:p>
        </w:tc>
      </w:tr>
      <w:tr w:rsidR="00287713" w:rsidRPr="00287713" w14:paraId="0091F418" w14:textId="77777777" w:rsidTr="00287713">
        <w:trPr>
          <w:trHeight w:val="288"/>
        </w:trPr>
        <w:tc>
          <w:tcPr>
            <w:tcW w:w="2380" w:type="dxa"/>
            <w:shd w:val="clear" w:color="auto" w:fill="auto"/>
            <w:noWrap/>
            <w:vAlign w:val="bottom"/>
            <w:hideMark/>
          </w:tcPr>
          <w:p w14:paraId="62B379D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&lt;big&gt;...&lt;/big&gt;</w:t>
            </w:r>
          </w:p>
        </w:tc>
        <w:tc>
          <w:tcPr>
            <w:tcW w:w="3673" w:type="dxa"/>
            <w:shd w:val="clear" w:color="auto" w:fill="auto"/>
            <w:noWrap/>
            <w:vAlign w:val="bottom"/>
            <w:hideMark/>
          </w:tcPr>
          <w:p w14:paraId="1A566CA0"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large font</w:t>
            </w:r>
          </w:p>
        </w:tc>
      </w:tr>
      <w:tr w:rsidR="00287713" w:rsidRPr="00287713" w14:paraId="6731039B" w14:textId="77777777" w:rsidTr="00287713">
        <w:trPr>
          <w:trHeight w:val="288"/>
        </w:trPr>
        <w:tc>
          <w:tcPr>
            <w:tcW w:w="2380" w:type="dxa"/>
            <w:shd w:val="clear" w:color="auto" w:fill="auto"/>
            <w:noWrap/>
            <w:vAlign w:val="bottom"/>
            <w:hideMark/>
          </w:tcPr>
          <w:p w14:paraId="7A4DF882"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&lt;small&gt;...&lt;/small&gt;</w:t>
            </w:r>
          </w:p>
        </w:tc>
        <w:tc>
          <w:tcPr>
            <w:tcW w:w="3673" w:type="dxa"/>
            <w:shd w:val="clear" w:color="auto" w:fill="auto"/>
            <w:noWrap/>
            <w:vAlign w:val="bottom"/>
            <w:hideMark/>
          </w:tcPr>
          <w:p w14:paraId="1C43917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small font</w:t>
            </w:r>
          </w:p>
        </w:tc>
      </w:tr>
      <w:tr w:rsidR="00287713" w:rsidRPr="00287713" w14:paraId="2B6F9D57" w14:textId="77777777" w:rsidTr="00287713">
        <w:trPr>
          <w:trHeight w:val="288"/>
        </w:trPr>
        <w:tc>
          <w:tcPr>
            <w:tcW w:w="2380" w:type="dxa"/>
            <w:shd w:val="clear" w:color="auto" w:fill="auto"/>
            <w:noWrap/>
            <w:vAlign w:val="bottom"/>
            <w:hideMark/>
          </w:tcPr>
          <w:p w14:paraId="5E644F0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lastRenderedPageBreak/>
              <w:t>&lt;sup&gt;...&lt;/sup&gt;</w:t>
            </w:r>
          </w:p>
        </w:tc>
        <w:tc>
          <w:tcPr>
            <w:tcW w:w="3673" w:type="dxa"/>
            <w:shd w:val="clear" w:color="auto" w:fill="auto"/>
            <w:noWrap/>
            <w:vAlign w:val="bottom"/>
            <w:hideMark/>
          </w:tcPr>
          <w:p w14:paraId="49390487" w14:textId="24AE5070"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uperscript</w:t>
            </w:r>
          </w:p>
        </w:tc>
      </w:tr>
      <w:tr w:rsidR="00287713" w:rsidRPr="00287713" w14:paraId="40F2FF85" w14:textId="77777777" w:rsidTr="00287713">
        <w:trPr>
          <w:trHeight w:val="288"/>
        </w:trPr>
        <w:tc>
          <w:tcPr>
            <w:tcW w:w="2380" w:type="dxa"/>
            <w:shd w:val="clear" w:color="auto" w:fill="auto"/>
            <w:noWrap/>
            <w:vAlign w:val="bottom"/>
            <w:hideMark/>
          </w:tcPr>
          <w:p w14:paraId="73F3D47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&lt;sub&gt;...&lt;/sub&gt;</w:t>
            </w:r>
          </w:p>
        </w:tc>
        <w:tc>
          <w:tcPr>
            <w:tcW w:w="3673" w:type="dxa"/>
            <w:shd w:val="clear" w:color="auto" w:fill="auto"/>
            <w:noWrap/>
            <w:vAlign w:val="bottom"/>
            <w:hideMark/>
          </w:tcPr>
          <w:p w14:paraId="6C2ACC78" w14:textId="0393D3A2"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ubscript</w:t>
            </w:r>
          </w:p>
        </w:tc>
      </w:tr>
    </w:tbl>
    <w:p w14:paraId="78D29626" w14:textId="3386C36D" w:rsidR="00DC1171" w:rsidRDefault="00DC1171" w:rsidP="00F455C6">
      <w:pPr>
        <w:pStyle w:val="Heading4"/>
      </w:pPr>
      <w:r>
        <w:t>Inline-block elements</w:t>
      </w:r>
      <w:r w:rsidR="00995986">
        <w:t xml:space="preserve"> (img)</w:t>
      </w:r>
    </w:p>
    <w:p w14:paraId="54040264" w14:textId="053B4C2C" w:rsidR="008176C6" w:rsidRPr="008176C6" w:rsidRDefault="008176C6" w:rsidP="008176C6">
      <w:r>
        <w:t>&lt;img&gt; tag is an example of an inline-block element.</w:t>
      </w:r>
    </w:p>
    <w:p w14:paraId="3DB1E4B5" w14:textId="792E1B19" w:rsidR="00810F84" w:rsidRDefault="00B62863" w:rsidP="005075F9">
      <w:pPr>
        <w:pStyle w:val="Heading3"/>
      </w:pPr>
      <w:r>
        <w:t xml:space="preserve">List and </w:t>
      </w:r>
      <w:r w:rsidR="004A3EA5">
        <w:t>T</w:t>
      </w:r>
      <w:r>
        <w:t>ables</w:t>
      </w:r>
    </w:p>
    <w:p w14:paraId="156B3E38" w14:textId="2EC69F14" w:rsidR="00B62863" w:rsidRDefault="005075F9" w:rsidP="005075F9">
      <w:pPr>
        <w:pStyle w:val="Heading4"/>
      </w:pPr>
      <w:r>
        <w:t>List</w:t>
      </w:r>
    </w:p>
    <w:p w14:paraId="593C775B" w14:textId="62FE22C9"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Unordered List </w:t>
      </w:r>
      <w:r>
        <w:rPr>
          <w:rStyle w:val="font-code"/>
          <w:rFonts w:ascii="Consolas" w:hAnsi="Consolas" w:cs="Segoe UI"/>
          <w:color w:val="444444"/>
          <w:spacing w:val="15"/>
          <w:sz w:val="23"/>
          <w:szCs w:val="23"/>
        </w:rPr>
        <w:t>&lt;ul&gt;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7FBBBCFD"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An unordered list is shown with a </w:t>
      </w:r>
      <w:r>
        <w:rPr>
          <w:rStyle w:val="Emphasis"/>
          <w:rFonts w:ascii="Segoe UI" w:hAnsi="Segoe UI" w:cs="Segoe UI"/>
          <w:color w:val="000000"/>
          <w:sz w:val="21"/>
          <w:szCs w:val="21"/>
        </w:rPr>
        <w:t>bullet</w:t>
      </w:r>
      <w:r>
        <w:rPr>
          <w:rFonts w:ascii="Segoe UI" w:hAnsi="Segoe UI" w:cs="Segoe UI"/>
          <w:color w:val="000000"/>
          <w:sz w:val="21"/>
          <w:szCs w:val="21"/>
        </w:rPr>
        <w:t> in front of each item. The </w:t>
      </w:r>
      <w:r>
        <w:rPr>
          <w:rStyle w:val="HTMLCode"/>
          <w:rFonts w:ascii="Consolas" w:eastAsiaTheme="majorEastAsia" w:hAnsi="Consolas"/>
          <w:color w:val="000000"/>
        </w:rPr>
        <w:t>&lt;ul&gt;...&lt;/ul&gt;</w:t>
      </w:r>
      <w:r>
        <w:rPr>
          <w:rFonts w:ascii="Segoe UI" w:hAnsi="Segoe UI" w:cs="Segoe UI"/>
          <w:color w:val="000000"/>
          <w:sz w:val="21"/>
          <w:szCs w:val="21"/>
        </w:rPr>
        <w:t> contains an unordered list. Each of items in the list is enclosed in </w:t>
      </w:r>
      <w:r>
        <w:rPr>
          <w:rStyle w:val="HTMLCode"/>
          <w:rFonts w:ascii="Consolas" w:eastAsiaTheme="majorEastAsia" w:hAnsi="Consolas"/>
          <w:color w:val="000000"/>
        </w:rPr>
        <w:t>&lt;li&gt;...&lt;/li&gt;</w:t>
      </w:r>
      <w:r>
        <w:rPr>
          <w:rFonts w:ascii="Segoe UI" w:hAnsi="Segoe UI" w:cs="Segoe UI"/>
          <w:color w:val="000000"/>
          <w:sz w:val="21"/>
          <w:szCs w:val="21"/>
        </w:rPr>
        <w:t>, as follow:</w:t>
      </w:r>
    </w:p>
    <w:p w14:paraId="604E3B6E"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&lt;ul&gt;</w:t>
      </w:r>
    </w:p>
    <w:p w14:paraId="344ADF2D"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 xml:space="preserve">  &lt;li&gt;</w:t>
      </w:r>
      <w:r>
        <w:rPr>
          <w:rStyle w:val="Emphasis"/>
          <w:rFonts w:ascii="Consolas" w:hAnsi="Consolas"/>
          <w:color w:val="000000"/>
        </w:rPr>
        <w:t>list-item-1</w:t>
      </w:r>
      <w:r>
        <w:rPr>
          <w:rStyle w:val="color-new"/>
          <w:rFonts w:ascii="Consolas" w:hAnsi="Consolas"/>
          <w:color w:val="E31B23"/>
        </w:rPr>
        <w:t>&lt;/li&gt;</w:t>
      </w:r>
    </w:p>
    <w:p w14:paraId="3760909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 xml:space="preserve">  &lt;li&gt;</w:t>
      </w:r>
      <w:r>
        <w:rPr>
          <w:rStyle w:val="Emphasis"/>
          <w:rFonts w:ascii="Consolas" w:hAnsi="Consolas"/>
          <w:color w:val="000000"/>
        </w:rPr>
        <w:t>list-item-2</w:t>
      </w:r>
      <w:r>
        <w:rPr>
          <w:rStyle w:val="color-new"/>
          <w:rFonts w:ascii="Consolas" w:hAnsi="Consolas"/>
          <w:color w:val="E31B23"/>
        </w:rPr>
        <w:t>&lt;/li&gt;</w:t>
      </w:r>
    </w:p>
    <w:p w14:paraId="0E99045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1F4882FB"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&lt;/ul&gt;</w:t>
      </w:r>
    </w:p>
    <w:p w14:paraId="3BD596F3"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0CB1DC"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&lt;p&gt;An OMO web designer must master:&lt;/p&gt;</w:t>
      </w:r>
    </w:p>
    <w:p w14:paraId="5E1006A2"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&lt;ul&gt;</w:t>
      </w:r>
    </w:p>
    <w:p w14:paraId="27DB5A28"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Markup Language (HTML)</w:t>
      </w:r>
      <w:r>
        <w:rPr>
          <w:rStyle w:val="color-new"/>
          <w:rFonts w:ascii="Consolas" w:hAnsi="Consolas"/>
          <w:color w:val="E31B23"/>
        </w:rPr>
        <w:t>&lt;/li&gt;</w:t>
      </w:r>
    </w:p>
    <w:p w14:paraId="251E7A30"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Cascading Style Sheet (CSS)</w:t>
      </w:r>
      <w:r>
        <w:rPr>
          <w:rStyle w:val="color-new"/>
          <w:rFonts w:ascii="Consolas" w:hAnsi="Consolas"/>
          <w:color w:val="E31B23"/>
        </w:rPr>
        <w:t>&lt;/li&gt;</w:t>
      </w:r>
    </w:p>
    <w:p w14:paraId="1D424C1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Transfer Protocol (HTTP)</w:t>
      </w:r>
      <w:r>
        <w:rPr>
          <w:rStyle w:val="color-new"/>
          <w:rFonts w:ascii="Consolas" w:hAnsi="Consolas"/>
          <w:color w:val="E31B23"/>
        </w:rPr>
        <w:t>&lt;/li&gt;</w:t>
      </w:r>
    </w:p>
    <w:p w14:paraId="136EFC15"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Apache HTTP Server</w:t>
      </w:r>
      <w:r>
        <w:rPr>
          <w:rStyle w:val="color-new"/>
          <w:rFonts w:ascii="Consolas" w:hAnsi="Consolas"/>
          <w:color w:val="E31B23"/>
        </w:rPr>
        <w:t>&lt;/li&gt;</w:t>
      </w:r>
    </w:p>
    <w:p w14:paraId="23C97BA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&lt;/ul&gt;</w:t>
      </w:r>
    </w:p>
    <w:p w14:paraId="0399C78F"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Output of the example:</w:t>
      </w:r>
    </w:p>
    <w:p w14:paraId="3D895F2A" w14:textId="77777777" w:rsidR="007D2B8F" w:rsidRDefault="007D2B8F" w:rsidP="007D2B8F">
      <w:pPr>
        <w:shd w:val="clear" w:color="auto" w:fill="ECF6EA"/>
        <w:jc w:val="both"/>
        <w:rPr>
          <w:rFonts w:ascii="Segoe UI" w:hAnsi="Segoe UI" w:cs="Segoe UI"/>
          <w:color w:val="000000"/>
          <w:sz w:val="21"/>
          <w:szCs w:val="21"/>
        </w:rPr>
      </w:pPr>
      <w:r>
        <w:rPr>
          <w:rFonts w:ascii="Segoe UI" w:hAnsi="Segoe UI" w:cs="Segoe UI"/>
          <w:color w:val="000000"/>
          <w:sz w:val="21"/>
          <w:szCs w:val="21"/>
        </w:rPr>
        <w:t>An OMO web designer must master:</w:t>
      </w:r>
    </w:p>
    <w:p w14:paraId="5A149A29"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Markup Language (HTML)</w:t>
      </w:r>
    </w:p>
    <w:p w14:paraId="636AF0CF"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Cascading Style Sheet (CSS)</w:t>
      </w:r>
    </w:p>
    <w:p w14:paraId="18A50DD8"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Transfer Protocol (HTTP)</w:t>
      </w:r>
    </w:p>
    <w:p w14:paraId="0F10C661"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Apache HTTP Server</w:t>
      </w:r>
    </w:p>
    <w:p w14:paraId="11971F7A"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type</w:t>
      </w:r>
      <w:r>
        <w:rPr>
          <w:rFonts w:ascii="Segoe UI" w:hAnsi="Segoe UI" w:cs="Segoe UI"/>
          <w:color w:val="000000"/>
          <w:sz w:val="21"/>
          <w:szCs w:val="21"/>
        </w:rPr>
        <w:t> in &lt;ul&gt; tag to choose the style of the bullets:</w:t>
      </w:r>
    </w:p>
    <w:p w14:paraId="6D9F538C"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type="disc"</w:t>
      </w:r>
      <w:r>
        <w:rPr>
          <w:rFonts w:ascii="Segoe UI" w:hAnsi="Segoe UI" w:cs="Segoe UI"/>
          <w:color w:val="000000"/>
          <w:sz w:val="21"/>
          <w:szCs w:val="21"/>
        </w:rPr>
        <w:t>: a black dot (default).</w:t>
      </w:r>
    </w:p>
    <w:p w14:paraId="145525F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type="circle"</w:t>
      </w:r>
      <w:r>
        <w:rPr>
          <w:rFonts w:ascii="Segoe UI" w:hAnsi="Segoe UI" w:cs="Segoe UI"/>
          <w:color w:val="000000"/>
          <w:sz w:val="21"/>
          <w:szCs w:val="21"/>
        </w:rPr>
        <w:t>: an empty circle.</w:t>
      </w:r>
    </w:p>
    <w:p w14:paraId="219E0AD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type="square"</w:t>
      </w:r>
      <w:r>
        <w:rPr>
          <w:rFonts w:ascii="Segoe UI" w:hAnsi="Segoe UI" w:cs="Segoe UI"/>
          <w:color w:val="000000"/>
          <w:sz w:val="21"/>
          <w:szCs w:val="21"/>
        </w:rPr>
        <w:t>: a filled square.</w:t>
      </w:r>
    </w:p>
    <w:p w14:paraId="47127D9F" w14:textId="5DB61372"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Ordered List </w:t>
      </w:r>
      <w:r>
        <w:rPr>
          <w:rStyle w:val="font-code"/>
          <w:rFonts w:ascii="Consolas" w:hAnsi="Consolas" w:cs="Segoe UI"/>
          <w:color w:val="444444"/>
          <w:spacing w:val="15"/>
          <w:sz w:val="23"/>
          <w:szCs w:val="23"/>
        </w:rPr>
        <w:t>&lt;ol&gt;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2B6A1A59"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Items in an ordered list are </w:t>
      </w:r>
      <w:r>
        <w:rPr>
          <w:rStyle w:val="Emphasis"/>
          <w:rFonts w:ascii="Segoe UI" w:hAnsi="Segoe UI" w:cs="Segoe UI"/>
          <w:color w:val="000000"/>
          <w:sz w:val="21"/>
          <w:szCs w:val="21"/>
        </w:rPr>
        <w:t>numbered</w:t>
      </w:r>
      <w:r>
        <w:rPr>
          <w:rFonts w:ascii="Segoe UI" w:hAnsi="Segoe UI" w:cs="Segoe UI"/>
          <w:color w:val="000000"/>
          <w:sz w:val="21"/>
          <w:szCs w:val="21"/>
        </w:rPr>
        <w:t> automatically by the browser. The container tag </w:t>
      </w:r>
      <w:r>
        <w:rPr>
          <w:rStyle w:val="HTMLCode"/>
          <w:rFonts w:ascii="Consolas" w:eastAsiaTheme="majorEastAsia" w:hAnsi="Consolas"/>
          <w:color w:val="000000"/>
        </w:rPr>
        <w:t>&lt;ol&gt;...&lt;/ol&gt;</w:t>
      </w:r>
      <w:r>
        <w:rPr>
          <w:rFonts w:ascii="Segoe UI" w:hAnsi="Segoe UI" w:cs="Segoe UI"/>
          <w:color w:val="000000"/>
          <w:sz w:val="21"/>
          <w:szCs w:val="21"/>
        </w:rPr>
        <w:t> contains an ordered list. Each item of the list is contained inside a </w:t>
      </w:r>
      <w:r>
        <w:rPr>
          <w:rStyle w:val="HTMLCode"/>
          <w:rFonts w:ascii="Consolas" w:eastAsiaTheme="majorEastAsia" w:hAnsi="Consolas"/>
          <w:color w:val="000000"/>
        </w:rPr>
        <w:t>&lt;li&gt;...&lt;/li&gt;</w:t>
      </w:r>
      <w:r>
        <w:rPr>
          <w:rFonts w:ascii="Segoe UI" w:hAnsi="Segoe UI" w:cs="Segoe UI"/>
          <w:color w:val="000000"/>
          <w:sz w:val="21"/>
          <w:szCs w:val="21"/>
        </w:rPr>
        <w:t> container tag. The syntax is similar to the unordered list.</w:t>
      </w:r>
    </w:p>
    <w:p w14:paraId="20819D27"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start="</w:t>
      </w:r>
      <w:r>
        <w:rPr>
          <w:rStyle w:val="Emphasis"/>
          <w:rFonts w:ascii="Consolas" w:hAnsi="Consolas" w:cs="Courier New"/>
          <w:color w:val="000000"/>
          <w:sz w:val="20"/>
          <w:szCs w:val="20"/>
        </w:rPr>
        <w:t>number</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&lt;ol&gt;</w:t>
      </w:r>
      <w:r>
        <w:rPr>
          <w:rFonts w:ascii="Segoe UI" w:hAnsi="Segoe UI" w:cs="Segoe UI"/>
          <w:color w:val="000000"/>
          <w:sz w:val="21"/>
          <w:szCs w:val="21"/>
        </w:rPr>
        <w:t> tag to specify the starting number (which default to 1).</w:t>
      </w:r>
    </w:p>
    <w:p w14:paraId="2776AC53"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the </w:t>
      </w:r>
      <w:r>
        <w:rPr>
          <w:rStyle w:val="HTMLCode"/>
          <w:rFonts w:ascii="Consolas" w:eastAsiaTheme="majorEastAsia" w:hAnsi="Consolas"/>
          <w:color w:val="000000"/>
        </w:rPr>
        <w:t>type</w:t>
      </w:r>
      <w:r>
        <w:rPr>
          <w:rFonts w:ascii="Segoe UI" w:hAnsi="Segoe UI" w:cs="Segoe UI"/>
          <w:color w:val="000000"/>
          <w:sz w:val="21"/>
          <w:szCs w:val="21"/>
        </w:rPr>
        <w:t> attribute of the </w:t>
      </w:r>
      <w:r>
        <w:rPr>
          <w:rStyle w:val="HTMLCode"/>
          <w:rFonts w:ascii="Consolas" w:eastAsiaTheme="majorEastAsia" w:hAnsi="Consolas"/>
          <w:color w:val="000000"/>
        </w:rPr>
        <w:t>&lt;ol&gt;</w:t>
      </w:r>
      <w:r>
        <w:rPr>
          <w:rFonts w:ascii="Segoe UI" w:hAnsi="Segoe UI" w:cs="Segoe UI"/>
          <w:color w:val="000000"/>
          <w:sz w:val="21"/>
          <w:szCs w:val="21"/>
        </w:rPr>
        <w:t> tag to choose the numbering style:</w:t>
      </w:r>
    </w:p>
    <w:p w14:paraId="0EBDA6C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type="1"</w:t>
      </w:r>
      <w:r>
        <w:rPr>
          <w:rFonts w:ascii="Segoe UI" w:hAnsi="Segoe UI" w:cs="Segoe UI"/>
          <w:color w:val="000000"/>
          <w:sz w:val="21"/>
          <w:szCs w:val="21"/>
        </w:rPr>
        <w:t>: numbers 1, 2, 3, ... (default)</w:t>
      </w:r>
    </w:p>
    <w:p w14:paraId="1CB2C8E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lowercase letters a, b, c, ...</w:t>
      </w:r>
    </w:p>
    <w:p w14:paraId="11D10AE6"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uppercase letters A, B, C, ...</w:t>
      </w:r>
    </w:p>
    <w:p w14:paraId="1B9BE503"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lowercase Roman numerals i, ii, iii, iv, ...</w:t>
      </w:r>
    </w:p>
    <w:p w14:paraId="46AD5432"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uppercase Roman numerals I, II, III, IV, ...</w:t>
      </w:r>
    </w:p>
    <w:p w14:paraId="14D18E52" w14:textId="1920F12D" w:rsidR="005075F9" w:rsidRDefault="003A647C" w:rsidP="003A647C">
      <w:pPr>
        <w:pStyle w:val="Heading4"/>
      </w:pPr>
      <w:r>
        <w:lastRenderedPageBreak/>
        <w:t>Table</w:t>
      </w:r>
    </w:p>
    <w:p w14:paraId="7A1CBE91" w14:textId="77777777" w:rsidR="004A3EA5" w:rsidRPr="004A3EA5" w:rsidRDefault="004A3EA5" w:rsidP="004A3EA5">
      <w:pPr>
        <w:shd w:val="clear" w:color="auto" w:fill="FFFFFF"/>
        <w:spacing w:after="0"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basic unit of a table is a </w:t>
      </w:r>
      <w:r w:rsidRPr="004A3EA5">
        <w:rPr>
          <w:rFonts w:ascii="Segoe UI" w:eastAsia="Times New Roman" w:hAnsi="Segoe UI" w:cs="Segoe UI"/>
          <w:i/>
          <w:iCs/>
          <w:color w:val="000000"/>
          <w:sz w:val="21"/>
          <w:szCs w:val="21"/>
        </w:rPr>
        <w:t>cell</w:t>
      </w:r>
      <w:r w:rsidRPr="004A3EA5">
        <w:rPr>
          <w:rFonts w:ascii="Segoe UI" w:eastAsia="Times New Roman" w:hAnsi="Segoe UI" w:cs="Segoe UI"/>
          <w:color w:val="000000"/>
          <w:sz w:val="21"/>
          <w:szCs w:val="21"/>
        </w:rPr>
        <w:t>. Cells are grouped into </w:t>
      </w:r>
      <w:r w:rsidRPr="004A3EA5">
        <w:rPr>
          <w:rFonts w:ascii="Segoe UI" w:eastAsia="Times New Roman" w:hAnsi="Segoe UI" w:cs="Segoe UI"/>
          <w:i/>
          <w:iCs/>
          <w:color w:val="000000"/>
          <w:sz w:val="21"/>
          <w:szCs w:val="21"/>
        </w:rPr>
        <w:t>row</w:t>
      </w:r>
      <w:r w:rsidRPr="004A3EA5">
        <w:rPr>
          <w:rFonts w:ascii="Segoe UI" w:eastAsia="Times New Roman" w:hAnsi="Segoe UI" w:cs="Segoe UI"/>
          <w:color w:val="000000"/>
          <w:sz w:val="21"/>
          <w:szCs w:val="21"/>
        </w:rPr>
        <w:t>. Rows are grouped to form the </w:t>
      </w:r>
      <w:r w:rsidRPr="004A3EA5">
        <w:rPr>
          <w:rFonts w:ascii="Segoe UI" w:eastAsia="Times New Roman" w:hAnsi="Segoe UI" w:cs="Segoe UI"/>
          <w:i/>
          <w:iCs/>
          <w:color w:val="000000"/>
          <w:sz w:val="21"/>
          <w:szCs w:val="21"/>
        </w:rPr>
        <w:t>table</w:t>
      </w:r>
      <w:r w:rsidRPr="004A3EA5">
        <w:rPr>
          <w:rFonts w:ascii="Segoe UI" w:eastAsia="Times New Roman" w:hAnsi="Segoe UI" w:cs="Segoe UI"/>
          <w:color w:val="000000"/>
          <w:sz w:val="21"/>
          <w:szCs w:val="21"/>
        </w:rPr>
        <w:t>. This corresponds well to the "row-centric" approach in the display.</w:t>
      </w:r>
    </w:p>
    <w:p w14:paraId="773A938F" w14:textId="77777777" w:rsidR="00AB28F6"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essential tags used by table</w:t>
      </w:r>
      <w:r w:rsidR="003C2674">
        <w:rPr>
          <w:rFonts w:ascii="Segoe UI" w:eastAsia="Times New Roman" w:hAnsi="Segoe UI" w:cs="Segoe UI"/>
          <w:color w:val="000000"/>
          <w:sz w:val="21"/>
          <w:szCs w:val="21"/>
        </w:rPr>
        <w:t>s</w:t>
      </w:r>
      <w:r w:rsidRPr="004A3EA5">
        <w:rPr>
          <w:rFonts w:ascii="Segoe UI" w:eastAsia="Times New Roman" w:hAnsi="Segoe UI" w:cs="Segoe UI"/>
          <w:color w:val="000000"/>
          <w:sz w:val="21"/>
          <w:szCs w:val="21"/>
        </w:rPr>
        <w:t xml:space="preserve"> are</w:t>
      </w:r>
      <w:r w:rsidR="00AB28F6">
        <w:rPr>
          <w:rFonts w:ascii="Segoe UI" w:eastAsia="Times New Roman" w:hAnsi="Segoe UI" w:cs="Segoe UI"/>
          <w:color w:val="000000"/>
          <w:sz w:val="21"/>
          <w:szCs w:val="21"/>
        </w:rPr>
        <w:t>:</w:t>
      </w:r>
    </w:p>
    <w:p w14:paraId="05E3A532" w14:textId="77777777" w:rsidR="00CA067D" w:rsidRDefault="00E62216" w:rsidP="00CA067D">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&lt;table&gt;...&lt;/table&gt;</w:t>
      </w:r>
      <w:r w:rsidRPr="00E62216">
        <w:rPr>
          <w:rFonts w:ascii="Segoe UI" w:eastAsia="Times New Roman" w:hAnsi="Segoe UI" w:cs="Segoe UI"/>
          <w:color w:val="000000"/>
          <w:sz w:val="21"/>
          <w:szCs w:val="21"/>
        </w:rPr>
        <w:t>: contains the entire table.</w:t>
      </w:r>
    </w:p>
    <w:p w14:paraId="13724EC2" w14:textId="6AF442B5" w:rsidR="00CA067D" w:rsidRPr="00CA067D" w:rsidRDefault="00CA067D" w:rsidP="00CA067D">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CA067D">
        <w:rPr>
          <w:rFonts w:ascii="Consolas" w:eastAsia="Times New Roman" w:hAnsi="Consolas" w:cs="Courier New"/>
          <w:color w:val="000000"/>
          <w:sz w:val="20"/>
          <w:szCs w:val="20"/>
        </w:rPr>
        <w:t>&lt;thead&gt;...&lt;/thead&gt;</w:t>
      </w:r>
      <w:r w:rsidRPr="00CA067D">
        <w:rPr>
          <w:rFonts w:ascii="Segoe UI" w:eastAsia="Times New Roman" w:hAnsi="Segoe UI" w:cs="Segoe UI"/>
          <w:color w:val="000000"/>
          <w:sz w:val="21"/>
          <w:szCs w:val="21"/>
        </w:rPr>
        <w:t>, </w:t>
      </w:r>
      <w:r w:rsidRPr="00CA067D">
        <w:rPr>
          <w:rFonts w:ascii="Consolas" w:eastAsia="Times New Roman" w:hAnsi="Consolas" w:cs="Courier New"/>
          <w:color w:val="000000"/>
          <w:sz w:val="20"/>
          <w:szCs w:val="20"/>
        </w:rPr>
        <w:t>&lt;tbody&gt;...&lt;/tbody&gt;</w:t>
      </w:r>
      <w:r w:rsidRPr="00CA067D">
        <w:rPr>
          <w:rFonts w:ascii="Segoe UI" w:eastAsia="Times New Roman" w:hAnsi="Segoe UI" w:cs="Segoe UI"/>
          <w:color w:val="000000"/>
          <w:sz w:val="21"/>
          <w:szCs w:val="21"/>
        </w:rPr>
        <w:t xml:space="preserve">, </w:t>
      </w:r>
      <w:r w:rsidRPr="00CA067D">
        <w:rPr>
          <w:rFonts w:ascii="Consolas" w:eastAsia="Times New Roman" w:hAnsi="Consolas" w:cs="Courier New"/>
          <w:color w:val="000000"/>
          <w:sz w:val="20"/>
          <w:szCs w:val="20"/>
        </w:rPr>
        <w:t>&lt;tfoot&gt;...&lt;/tfoot&gt;</w:t>
      </w:r>
      <w:r w:rsidRPr="00CA067D">
        <w:rPr>
          <w:rFonts w:ascii="Segoe UI" w:eastAsia="Times New Roman" w:hAnsi="Segoe UI" w:cs="Segoe UI"/>
          <w:color w:val="000000"/>
          <w:sz w:val="21"/>
          <w:szCs w:val="21"/>
        </w:rPr>
        <w:t>: marking out the table header, body and footer.</w:t>
      </w:r>
    </w:p>
    <w:p w14:paraId="06BB47AD"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&lt;tr&gt;...&lt;/tr&gt;</w:t>
      </w:r>
      <w:r w:rsidRPr="00E62216">
        <w:rPr>
          <w:rFonts w:ascii="Segoe UI" w:eastAsia="Times New Roman" w:hAnsi="Segoe UI" w:cs="Segoe UI"/>
          <w:color w:val="000000"/>
          <w:sz w:val="21"/>
          <w:szCs w:val="21"/>
        </w:rPr>
        <w:t>: contains a row.</w:t>
      </w:r>
    </w:p>
    <w:p w14:paraId="3BC7ACA6" w14:textId="1F73D7D6" w:rsidR="004A3EA5"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&lt;td&gt;...&lt;/td&gt;</w:t>
      </w:r>
      <w:r w:rsidRPr="00E62216">
        <w:rPr>
          <w:rFonts w:ascii="Segoe UI" w:eastAsia="Times New Roman" w:hAnsi="Segoe UI" w:cs="Segoe UI"/>
          <w:color w:val="000000"/>
          <w:sz w:val="21"/>
          <w:szCs w:val="21"/>
        </w:rPr>
        <w:t>: contain a </w:t>
      </w:r>
      <w:r w:rsidRPr="00E62216">
        <w:rPr>
          <w:rFonts w:ascii="Segoe UI" w:eastAsia="Times New Roman" w:hAnsi="Segoe UI" w:cs="Segoe UI"/>
          <w:i/>
          <w:iCs/>
          <w:color w:val="000000"/>
          <w:sz w:val="21"/>
          <w:szCs w:val="21"/>
        </w:rPr>
        <w:t>data</w:t>
      </w:r>
      <w:r w:rsidRPr="00E62216">
        <w:rPr>
          <w:rFonts w:ascii="Segoe UI" w:eastAsia="Times New Roman" w:hAnsi="Segoe UI" w:cs="Segoe UI"/>
          <w:color w:val="000000"/>
          <w:sz w:val="21"/>
          <w:szCs w:val="21"/>
        </w:rPr>
        <w:t> (</w:t>
      </w:r>
      <w:r w:rsidRPr="00E62216">
        <w:rPr>
          <w:rFonts w:ascii="Segoe UI" w:eastAsia="Times New Roman" w:hAnsi="Segoe UI" w:cs="Segoe UI"/>
          <w:i/>
          <w:iCs/>
          <w:color w:val="000000"/>
          <w:sz w:val="21"/>
          <w:szCs w:val="21"/>
        </w:rPr>
        <w:t>detail</w:t>
      </w:r>
      <w:r w:rsidRPr="00E62216">
        <w:rPr>
          <w:rFonts w:ascii="Segoe UI" w:eastAsia="Times New Roman" w:hAnsi="Segoe UI" w:cs="Segoe UI"/>
          <w:color w:val="000000"/>
          <w:sz w:val="21"/>
          <w:szCs w:val="21"/>
        </w:rPr>
        <w:t>) cell.</w:t>
      </w:r>
    </w:p>
    <w:p w14:paraId="24F2EEEB" w14:textId="77777777" w:rsidR="00AB28F6" w:rsidRPr="004A3EA5" w:rsidRDefault="00AB28F6" w:rsidP="00AB28F6">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Additional tags are:</w:t>
      </w:r>
    </w:p>
    <w:p w14:paraId="16C482DE" w14:textId="77777777"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&lt;caption&gt;...&lt;/caption&gt;</w:t>
      </w:r>
      <w:r w:rsidRPr="004A3EA5">
        <w:rPr>
          <w:rFonts w:ascii="Segoe UI" w:eastAsia="Times New Roman" w:hAnsi="Segoe UI" w:cs="Segoe UI"/>
          <w:color w:val="000000"/>
          <w:sz w:val="21"/>
          <w:szCs w:val="21"/>
        </w:rPr>
        <w:t>: specifies a caption.</w:t>
      </w:r>
    </w:p>
    <w:p w14:paraId="414B969D" w14:textId="2FE1268D" w:rsidR="00AB28F6"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&lt;colgroup&gt;...&lt;/colgroup&gt;</w:t>
      </w:r>
      <w:r w:rsidRPr="004A3EA5">
        <w:rPr>
          <w:rFonts w:ascii="Segoe UI" w:eastAsia="Times New Roman" w:hAnsi="Segoe UI" w:cs="Segoe UI"/>
          <w:color w:val="000000"/>
          <w:sz w:val="21"/>
          <w:szCs w:val="21"/>
        </w:rPr>
        <w:t> and </w:t>
      </w:r>
      <w:r w:rsidRPr="004A3EA5">
        <w:rPr>
          <w:rFonts w:ascii="Consolas" w:eastAsia="Times New Roman" w:hAnsi="Consolas" w:cs="Courier New"/>
          <w:color w:val="000000"/>
          <w:sz w:val="20"/>
          <w:szCs w:val="20"/>
        </w:rPr>
        <w:t>&lt;col&gt;...&lt;/col&gt;</w:t>
      </w:r>
      <w:r w:rsidRPr="004A3EA5">
        <w:rPr>
          <w:rFonts w:ascii="Segoe UI" w:eastAsia="Times New Roman" w:hAnsi="Segoe UI" w:cs="Segoe UI"/>
          <w:color w:val="000000"/>
          <w:sz w:val="21"/>
          <w:szCs w:val="21"/>
        </w:rPr>
        <w:t>: for applying styles to column group and column respectively.</w:t>
      </w:r>
    </w:p>
    <w:p w14:paraId="6B90C769" w14:textId="692F03EF" w:rsidR="00E62216" w:rsidRPr="004A3EA5" w:rsidRDefault="006307E0" w:rsidP="000C5F40">
      <w:pPr>
        <w:pStyle w:val="Heading5"/>
        <w:rPr>
          <w:rFonts w:eastAsia="Times New Roman"/>
        </w:rPr>
      </w:pPr>
      <w:r>
        <w:rPr>
          <w:rFonts w:eastAsia="Times New Roman"/>
        </w:rPr>
        <w:t>Entire table &lt;</w:t>
      </w:r>
      <w:r w:rsidR="000C5F40">
        <w:rPr>
          <w:rFonts w:eastAsia="Times New Roman"/>
        </w:rPr>
        <w:t>table</w:t>
      </w:r>
      <w:r>
        <w:rPr>
          <w:rFonts w:eastAsia="Times New Roman"/>
        </w:rPr>
        <w:t>&gt;</w:t>
      </w:r>
      <w:r w:rsidR="000C5F40">
        <w:rPr>
          <w:rFonts w:eastAsia="Times New Roman"/>
        </w:rPr>
        <w:t>,</w:t>
      </w:r>
      <w:r>
        <w:rPr>
          <w:rFonts w:eastAsia="Times New Roman"/>
        </w:rPr>
        <w:t xml:space="preserve"> row</w:t>
      </w:r>
      <w:r w:rsidR="000C5F40">
        <w:rPr>
          <w:rFonts w:eastAsia="Times New Roman"/>
        </w:rPr>
        <w:t xml:space="preserve"> </w:t>
      </w:r>
      <w:r>
        <w:rPr>
          <w:rFonts w:eastAsia="Times New Roman"/>
        </w:rPr>
        <w:t>&lt;</w:t>
      </w:r>
      <w:r w:rsidR="000C5F40">
        <w:rPr>
          <w:rFonts w:eastAsia="Times New Roman"/>
        </w:rPr>
        <w:t>tr</w:t>
      </w:r>
      <w:r>
        <w:rPr>
          <w:rFonts w:eastAsia="Times New Roman"/>
        </w:rPr>
        <w:t>&gt;</w:t>
      </w:r>
      <w:r w:rsidR="000C5F40">
        <w:rPr>
          <w:rFonts w:eastAsia="Times New Roman"/>
        </w:rPr>
        <w:t xml:space="preserve">, </w:t>
      </w:r>
      <w:r>
        <w:rPr>
          <w:rFonts w:eastAsia="Times New Roman"/>
        </w:rPr>
        <w:t>cell data &lt;</w:t>
      </w:r>
      <w:r w:rsidR="000C5F40">
        <w:rPr>
          <w:rFonts w:eastAsia="Times New Roman"/>
        </w:rPr>
        <w:t>td</w:t>
      </w:r>
      <w:r>
        <w:rPr>
          <w:rFonts w:eastAsia="Times New Roman"/>
        </w:rPr>
        <w:t>&gt;</w:t>
      </w:r>
    </w:p>
    <w:p w14:paraId="1951D076" w14:textId="6D49D9E2" w:rsidR="00355EA2" w:rsidRPr="00DA3D84" w:rsidRDefault="00DA3D84" w:rsidP="00DA3D84">
      <w:pPr>
        <w:rPr>
          <w:b/>
          <w:bCs/>
        </w:rPr>
      </w:pPr>
      <w:r w:rsidRPr="00DA3D84">
        <w:rPr>
          <w:b/>
          <w:bCs/>
        </w:rPr>
        <w:t xml:space="preserve">Entire </w:t>
      </w:r>
      <w:r w:rsidR="00355EA2" w:rsidRPr="00DA3D84">
        <w:rPr>
          <w:b/>
          <w:bCs/>
        </w:rPr>
        <w:t>Table &lt;table&gt;...&lt;/table&gt;</w:t>
      </w:r>
    </w:p>
    <w:p w14:paraId="72B6EB26" w14:textId="5AF45884"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table, consisting of rows.</w:t>
      </w:r>
    </w:p>
    <w:p w14:paraId="6E67F80E" w14:textId="2C3EFF55"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Three optional presentation attributes, </w:t>
      </w:r>
      <w:r w:rsidRPr="00DA3D84">
        <w:rPr>
          <w:rStyle w:val="HTMLCode"/>
          <w:rFonts w:ascii="Consolas" w:hAnsi="Consolas"/>
          <w:b/>
          <w:bCs/>
          <w:color w:val="000000"/>
        </w:rPr>
        <w:t>border="</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width of borders, in pixels), </w:t>
      </w:r>
      <w:r w:rsidRPr="00DA3D84">
        <w:rPr>
          <w:rStyle w:val="HTMLCode"/>
          <w:rFonts w:ascii="Consolas" w:hAnsi="Consolas"/>
          <w:b/>
          <w:bCs/>
          <w:color w:val="000000"/>
        </w:rPr>
        <w:t>cellspacing="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spacing between cells, in pixels), and </w:t>
      </w:r>
      <w:r w:rsidRPr="00DA3D84">
        <w:rPr>
          <w:rStyle w:val="HTMLCode"/>
          <w:rFonts w:ascii="Consolas" w:hAnsi="Consolas"/>
          <w:b/>
          <w:bCs/>
          <w:color w:val="000000"/>
        </w:rPr>
        <w:t>cellpadding="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(define the spacing between the content of the cell and its boundaries, in pixels), are often used in older HTML pages but now deprecated. The now-preferred approach is to use CSS (again! but coming soon!).</w:t>
      </w:r>
    </w:p>
    <w:p w14:paraId="25A4169E" w14:textId="3427C339" w:rsidR="00355EA2" w:rsidRPr="00DA3D84" w:rsidRDefault="00355EA2" w:rsidP="00DA3D84">
      <w:pPr>
        <w:rPr>
          <w:b/>
          <w:bCs/>
        </w:rPr>
      </w:pPr>
      <w:r w:rsidRPr="00DA3D84">
        <w:rPr>
          <w:b/>
          <w:bCs/>
        </w:rPr>
        <w:t>Row &lt;tr&gt;...&lt;/tr&gt;</w:t>
      </w:r>
    </w:p>
    <w:p w14:paraId="230463AC" w14:textId="77777777"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row inside a table, consisting of cells.</w:t>
      </w:r>
    </w:p>
    <w:p w14:paraId="7A7080C4" w14:textId="6C63A19A" w:rsidR="00355EA2" w:rsidRPr="00DA3D84" w:rsidRDefault="00DA3D84" w:rsidP="00DA3D84">
      <w:pPr>
        <w:rPr>
          <w:b/>
          <w:bCs/>
        </w:rPr>
      </w:pPr>
      <w:r w:rsidRPr="00DA3D84">
        <w:rPr>
          <w:b/>
          <w:bCs/>
        </w:rPr>
        <w:t xml:space="preserve">Data Cell &lt;td&gt;...&lt;/td&gt; or </w:t>
      </w:r>
      <w:r w:rsidR="00355EA2" w:rsidRPr="00DA3D84">
        <w:rPr>
          <w:b/>
          <w:bCs/>
        </w:rPr>
        <w:t>Header Cell &lt;th&gt;...&lt;/th&gt;</w:t>
      </w:r>
    </w:p>
    <w:p w14:paraId="4908E3C0" w14:textId="77777777"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Set up each individual cell of a row (of a table). </w:t>
      </w:r>
      <w:r>
        <w:rPr>
          <w:rStyle w:val="HTMLCode"/>
          <w:rFonts w:ascii="Consolas" w:hAnsi="Consolas"/>
          <w:color w:val="000000"/>
        </w:rPr>
        <w:t>&lt;th&gt;...&lt;/th&gt;</w:t>
      </w:r>
      <w:r>
        <w:rPr>
          <w:rFonts w:ascii="Segoe UI" w:hAnsi="Segoe UI" w:cs="Segoe UI"/>
          <w:color w:val="000000"/>
          <w:sz w:val="21"/>
          <w:szCs w:val="21"/>
        </w:rPr>
        <w:t> defines a header cell (usually displayed in bold with center alignment) and </w:t>
      </w:r>
      <w:r>
        <w:rPr>
          <w:rStyle w:val="HTMLCode"/>
          <w:rFonts w:ascii="Consolas" w:hAnsi="Consolas"/>
          <w:color w:val="000000"/>
        </w:rPr>
        <w:t>&lt;td&gt;...&lt;/td&gt;</w:t>
      </w:r>
      <w:r>
        <w:rPr>
          <w:rFonts w:ascii="Segoe UI" w:hAnsi="Segoe UI" w:cs="Segoe UI"/>
          <w:color w:val="000000"/>
          <w:sz w:val="21"/>
          <w:szCs w:val="21"/>
        </w:rPr>
        <w:t> defines a body cell.</w:t>
      </w:r>
    </w:p>
    <w:p w14:paraId="75162306" w14:textId="77777777" w:rsidR="00355EA2" w:rsidRPr="00E0060E" w:rsidRDefault="00355EA2" w:rsidP="00355EA2">
      <w:pPr>
        <w:pStyle w:val="NormalWeb"/>
        <w:shd w:val="clear" w:color="auto" w:fill="FFFFFF"/>
        <w:spacing w:before="0" w:beforeAutospacing="0" w:after="0" w:afterAutospacing="0"/>
        <w:jc w:val="both"/>
        <w:rPr>
          <w:rFonts w:ascii="Segoe UI" w:hAnsi="Segoe UI" w:cs="Segoe UI"/>
          <w:i/>
          <w:iCs/>
          <w:color w:val="000000"/>
          <w:sz w:val="21"/>
          <w:szCs w:val="21"/>
        </w:rPr>
      </w:pPr>
      <w:r w:rsidRPr="00E0060E">
        <w:rPr>
          <w:rFonts w:ascii="Segoe UI" w:hAnsi="Segoe UI" w:cs="Segoe UI"/>
          <w:i/>
          <w:iCs/>
          <w:color w:val="000000"/>
          <w:sz w:val="21"/>
          <w:szCs w:val="21"/>
        </w:rPr>
        <w:t>An empty cell is typically marked as </w:t>
      </w:r>
      <w:r w:rsidRPr="00E0060E">
        <w:rPr>
          <w:rStyle w:val="HTMLCode"/>
          <w:rFonts w:ascii="Consolas" w:hAnsi="Consolas"/>
          <w:i/>
          <w:iCs/>
          <w:color w:val="000000"/>
        </w:rPr>
        <w:t>&lt;td&gt;&amp;nbsp;&lt;/td&gt;</w:t>
      </w:r>
      <w:r w:rsidRPr="00E0060E">
        <w:rPr>
          <w:rFonts w:ascii="Segoe UI" w:hAnsi="Segoe UI" w:cs="Segoe UI"/>
          <w:i/>
          <w:iCs/>
          <w:color w:val="000000"/>
          <w:sz w:val="21"/>
          <w:szCs w:val="21"/>
        </w:rPr>
        <w:t>.</w:t>
      </w:r>
    </w:p>
    <w:p w14:paraId="65FDA354" w14:textId="77777777" w:rsidR="004A3EA5" w:rsidRPr="004A3EA5"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For Example:</w:t>
      </w:r>
    </w:p>
    <w:p w14:paraId="4E6FA82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&lt;table&gt;</w:t>
      </w:r>
    </w:p>
    <w:p w14:paraId="2C93BE4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&lt;caption&gt;</w:t>
      </w:r>
      <w:r w:rsidRPr="004A3EA5">
        <w:rPr>
          <w:rFonts w:ascii="Consolas" w:eastAsia="Times New Roman" w:hAnsi="Consolas" w:cs="Courier New"/>
          <w:color w:val="000000"/>
          <w:sz w:val="20"/>
          <w:szCs w:val="20"/>
        </w:rPr>
        <w:t>Price List</w:t>
      </w:r>
      <w:r w:rsidRPr="004A3EA5">
        <w:rPr>
          <w:rFonts w:ascii="Consolas" w:eastAsia="Times New Roman" w:hAnsi="Consolas" w:cs="Courier New"/>
          <w:color w:val="E31B23"/>
          <w:sz w:val="20"/>
          <w:szCs w:val="20"/>
        </w:rPr>
        <w:t>&lt;/caption&gt;</w:t>
      </w:r>
    </w:p>
    <w:p w14:paraId="3AF8AF1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71630A9B"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Fruit</w:t>
      </w:r>
      <w:r w:rsidRPr="004A3EA5">
        <w:rPr>
          <w:rFonts w:ascii="Consolas" w:eastAsia="Times New Roman" w:hAnsi="Consolas" w:cs="Courier New"/>
          <w:color w:val="E31B23"/>
          <w:sz w:val="20"/>
          <w:szCs w:val="20"/>
        </w:rPr>
        <w:t>&lt;/th&gt;</w:t>
      </w:r>
    </w:p>
    <w:p w14:paraId="7F9ACE0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Price</w:t>
      </w:r>
      <w:r w:rsidRPr="004A3EA5">
        <w:rPr>
          <w:rFonts w:ascii="Consolas" w:eastAsia="Times New Roman" w:hAnsi="Consolas" w:cs="Courier New"/>
          <w:color w:val="E31B23"/>
          <w:sz w:val="20"/>
          <w:szCs w:val="20"/>
        </w:rPr>
        <w:t>&lt;/th&gt;</w:t>
      </w:r>
    </w:p>
    <w:p w14:paraId="70DF985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4CE551A6"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147A1EC1"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Apple</w:t>
      </w:r>
      <w:r w:rsidRPr="004A3EA5">
        <w:rPr>
          <w:rFonts w:ascii="Consolas" w:eastAsia="Times New Roman" w:hAnsi="Consolas" w:cs="Courier New"/>
          <w:color w:val="E31B23"/>
          <w:sz w:val="20"/>
          <w:szCs w:val="20"/>
        </w:rPr>
        <w:t>&lt;/td&gt;</w:t>
      </w:r>
    </w:p>
    <w:p w14:paraId="2BFA9699"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$0.50</w:t>
      </w:r>
      <w:r w:rsidRPr="004A3EA5">
        <w:rPr>
          <w:rFonts w:ascii="Consolas" w:eastAsia="Times New Roman" w:hAnsi="Consolas" w:cs="Courier New"/>
          <w:color w:val="E31B23"/>
          <w:sz w:val="20"/>
          <w:szCs w:val="20"/>
        </w:rPr>
        <w:t>&lt;/td&gt;</w:t>
      </w:r>
    </w:p>
    <w:p w14:paraId="4770462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3940D09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068FED95"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Orange</w:t>
      </w:r>
      <w:r w:rsidRPr="004A3EA5">
        <w:rPr>
          <w:rFonts w:ascii="Consolas" w:eastAsia="Times New Roman" w:hAnsi="Consolas" w:cs="Courier New"/>
          <w:color w:val="E31B23"/>
          <w:sz w:val="20"/>
          <w:szCs w:val="20"/>
        </w:rPr>
        <w:t>&lt;/td&gt;</w:t>
      </w:r>
    </w:p>
    <w:p w14:paraId="5A9A18B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$0.65</w:t>
      </w:r>
      <w:r w:rsidRPr="004A3EA5">
        <w:rPr>
          <w:rFonts w:ascii="Consolas" w:eastAsia="Times New Roman" w:hAnsi="Consolas" w:cs="Courier New"/>
          <w:color w:val="E31B23"/>
          <w:sz w:val="20"/>
          <w:szCs w:val="20"/>
        </w:rPr>
        <w:t>&lt;/td&gt;</w:t>
      </w:r>
    </w:p>
    <w:p w14:paraId="64B3D98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62AE270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4A3EA5">
        <w:rPr>
          <w:rFonts w:ascii="Consolas" w:eastAsia="Times New Roman" w:hAnsi="Consolas" w:cs="Courier New"/>
          <w:color w:val="E31B23"/>
          <w:sz w:val="20"/>
          <w:szCs w:val="2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82"/>
        <w:gridCol w:w="915"/>
      </w:tblGrid>
      <w:tr w:rsidR="004A3EA5" w:rsidRPr="004A3EA5" w14:paraId="4C2EF47F" w14:textId="77777777" w:rsidTr="004A3EA5">
        <w:trPr>
          <w:tblCellSpacing w:w="15" w:type="dxa"/>
        </w:trPr>
        <w:tc>
          <w:tcPr>
            <w:tcW w:w="0" w:type="auto"/>
            <w:gridSpan w:val="2"/>
            <w:tcBorders>
              <w:top w:val="nil"/>
              <w:left w:val="nil"/>
              <w:bottom w:val="nil"/>
              <w:right w:val="nil"/>
            </w:tcBorders>
            <w:tcMar>
              <w:top w:w="75" w:type="dxa"/>
              <w:left w:w="150" w:type="dxa"/>
              <w:bottom w:w="75" w:type="dxa"/>
              <w:right w:w="150" w:type="dxa"/>
            </w:tcMar>
            <w:vAlign w:val="center"/>
            <w:hideMark/>
          </w:tcPr>
          <w:p w14:paraId="4E1D1156" w14:textId="77777777" w:rsidR="004A3EA5" w:rsidRPr="004A3EA5" w:rsidRDefault="004A3EA5" w:rsidP="004A3EA5">
            <w:pPr>
              <w:spacing w:after="0" w:line="240" w:lineRule="auto"/>
              <w:jc w:val="center"/>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Price List</w:t>
            </w:r>
          </w:p>
        </w:tc>
      </w:tr>
      <w:tr w:rsidR="004A3EA5" w:rsidRPr="004A3EA5" w14:paraId="2FB6C232"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0668753"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Fruit</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862572A"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Price</w:t>
            </w:r>
          </w:p>
        </w:tc>
      </w:tr>
      <w:tr w:rsidR="004A3EA5" w:rsidRPr="004A3EA5" w14:paraId="67C649C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144CD23"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Apple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77E6A72"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$0.50</w:t>
            </w:r>
          </w:p>
        </w:tc>
      </w:tr>
      <w:tr w:rsidR="004A3EA5" w:rsidRPr="004A3EA5" w14:paraId="00021F0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D08C071"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Orange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3CB7988"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$0.65</w:t>
            </w:r>
          </w:p>
        </w:tc>
      </w:tr>
    </w:tbl>
    <w:p w14:paraId="302F1C8A" w14:textId="4661D4DB" w:rsidR="00C8677F" w:rsidRPr="00C8677F" w:rsidRDefault="00C8677F" w:rsidP="00037779">
      <w:pPr>
        <w:pStyle w:val="Heading5"/>
      </w:pPr>
      <w:r w:rsidRPr="00C8677F">
        <w:lastRenderedPageBreak/>
        <w:t>Table Header &lt;thead&gt;, Table Body &lt;tbody&gt;</w:t>
      </w:r>
      <w:r w:rsidR="00037779">
        <w:t xml:space="preserve"> </w:t>
      </w:r>
      <w:r w:rsidRPr="00C8677F">
        <w:t> and Table Footer &lt;tfoot&gt;</w:t>
      </w:r>
    </w:p>
    <w:p w14:paraId="03A0B934" w14:textId="32C0860A" w:rsidR="008554DE" w:rsidRDefault="00347240"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Those </w:t>
      </w:r>
      <w:r w:rsidR="00A21D23">
        <w:rPr>
          <w:rFonts w:ascii="Segoe UI" w:hAnsi="Segoe UI" w:cs="Segoe UI"/>
          <w:color w:val="000000"/>
          <w:sz w:val="21"/>
          <w:szCs w:val="21"/>
        </w:rPr>
        <w:t>tags act like &lt;div&gt;, &lt;span&gt;; they don’t make any visual effect but de</w:t>
      </w:r>
      <w:r w:rsidR="00C8677F">
        <w:rPr>
          <w:rFonts w:ascii="Segoe UI" w:hAnsi="Segoe UI" w:cs="Segoe UI"/>
          <w:color w:val="000000"/>
          <w:sz w:val="21"/>
          <w:szCs w:val="21"/>
        </w:rPr>
        <w:t>fin</w:t>
      </w:r>
      <w:r w:rsidR="00A21D23">
        <w:rPr>
          <w:rFonts w:ascii="Segoe UI" w:hAnsi="Segoe UI" w:cs="Segoe UI"/>
          <w:color w:val="000000"/>
          <w:sz w:val="21"/>
          <w:szCs w:val="21"/>
        </w:rPr>
        <w:t>ing</w:t>
      </w:r>
      <w:r w:rsidR="00C8677F">
        <w:rPr>
          <w:rFonts w:ascii="Segoe UI" w:hAnsi="Segoe UI" w:cs="Segoe UI"/>
          <w:color w:val="000000"/>
          <w:sz w:val="21"/>
          <w:szCs w:val="21"/>
        </w:rPr>
        <w:t xml:space="preserve"> a header, body and footer </w:t>
      </w:r>
      <w:r w:rsidR="00C8677F">
        <w:rPr>
          <w:rStyle w:val="Emphasis"/>
          <w:rFonts w:ascii="Segoe UI" w:hAnsi="Segoe UI" w:cs="Segoe UI"/>
          <w:color w:val="000000"/>
          <w:sz w:val="21"/>
          <w:szCs w:val="21"/>
        </w:rPr>
        <w:t>sections</w:t>
      </w:r>
      <w:r w:rsidR="00C8677F">
        <w:rPr>
          <w:rFonts w:ascii="Segoe UI" w:hAnsi="Segoe UI" w:cs="Segoe UI"/>
          <w:color w:val="000000"/>
          <w:sz w:val="21"/>
          <w:szCs w:val="21"/>
        </w:rPr>
        <w:t> for a table</w:t>
      </w:r>
      <w:r w:rsidR="008554DE">
        <w:rPr>
          <w:rFonts w:ascii="Segoe UI" w:hAnsi="Segoe UI" w:cs="Segoe UI"/>
          <w:color w:val="000000"/>
          <w:sz w:val="21"/>
          <w:szCs w:val="21"/>
        </w:rPr>
        <w:t xml:space="preserve"> so that styles can be applied on them conveniently</w:t>
      </w:r>
      <w:r w:rsidR="00C8677F">
        <w:rPr>
          <w:rFonts w:ascii="Segoe UI" w:hAnsi="Segoe UI" w:cs="Segoe UI"/>
          <w:color w:val="000000"/>
          <w:sz w:val="21"/>
          <w:szCs w:val="21"/>
        </w:rPr>
        <w:t>. Browser may duplicate the header or footer when breaking the table across multiple pages (in print-out).</w:t>
      </w:r>
    </w:p>
    <w:p w14:paraId="7146E6CC" w14:textId="77777777" w:rsidR="00C8677F" w:rsidRPr="00C8677F" w:rsidRDefault="00C8677F" w:rsidP="00C8677F">
      <w:pPr>
        <w:rPr>
          <w:b/>
          <w:bCs/>
        </w:rPr>
      </w:pPr>
      <w:r w:rsidRPr="00C8677F">
        <w:rPr>
          <w:b/>
          <w:bCs/>
        </w:rPr>
        <w:t>Column Group &lt;colgroup&gt;...&lt;/colgroup&gt; and Column &lt;col&gt;</w:t>
      </w:r>
    </w:p>
    <w:p w14:paraId="48112269"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table is row-centric. It consists of rows of cells. Nonetheless, you can also identify the columns via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But the features are really limited. Only a few properties could be applied on columns: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background</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visibility</w:t>
      </w:r>
      <w:r>
        <w:rPr>
          <w:rFonts w:ascii="Segoe UI" w:hAnsi="Segoe UI" w:cs="Segoe UI"/>
          <w:color w:val="000000"/>
          <w:sz w:val="21"/>
          <w:szCs w:val="21"/>
        </w:rPr>
        <w:t>.</w:t>
      </w:r>
    </w:p>
    <w:p w14:paraId="5461EB30"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w:t>
      </w:r>
      <w:r>
        <w:rPr>
          <w:rStyle w:val="HTMLCode"/>
          <w:rFonts w:ascii="Consolas" w:eastAsiaTheme="majorEastAsia" w:hAnsi="Consolas"/>
          <w:color w:val="000000"/>
        </w:rPr>
        <w:t>&lt;colgroup&gt;...&lt;/colgroup&gt;</w:t>
      </w:r>
      <w:r>
        <w:rPr>
          <w:rFonts w:ascii="Segoe UI" w:hAnsi="Segoe UI" w:cs="Segoe UI"/>
          <w:color w:val="000000"/>
          <w:sz w:val="21"/>
          <w:szCs w:val="21"/>
        </w:rPr>
        <w:t> can be used to group a set of columns, so that styles can be applied to all the columns in the group. Similarly, </w:t>
      </w:r>
      <w:r>
        <w:rPr>
          <w:rStyle w:val="HTMLCode"/>
          <w:rFonts w:ascii="Consolas" w:eastAsiaTheme="majorEastAsia" w:hAnsi="Consolas"/>
          <w:color w:val="000000"/>
        </w:rPr>
        <w:t>&lt;col&gt;</w:t>
      </w:r>
      <w:r>
        <w:rPr>
          <w:rFonts w:ascii="Segoe UI" w:hAnsi="Segoe UI" w:cs="Segoe UI"/>
          <w:color w:val="000000"/>
          <w:sz w:val="21"/>
          <w:szCs w:val="21"/>
        </w:rPr>
        <w:t> can be used to identify a column for applying styles.</w:t>
      </w:r>
    </w:p>
    <w:p w14:paraId="4B88707F"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span="</w:t>
      </w:r>
      <w:r>
        <w:rPr>
          <w:rStyle w:val="Emphasis"/>
          <w:rFonts w:ascii="Consolas" w:hAnsi="Consolas" w:cs="Courier New"/>
          <w:color w:val="000000"/>
          <w:sz w:val="20"/>
          <w:szCs w:val="20"/>
        </w:rPr>
        <w:t>numOfColumns</w:t>
      </w:r>
      <w:r>
        <w:rPr>
          <w:rStyle w:val="HTMLCode"/>
          <w:rFonts w:ascii="Consolas" w:eastAsiaTheme="majorEastAsia" w:hAnsi="Consolas"/>
          <w:color w:val="000000"/>
        </w:rPr>
        <w:t>"</w:t>
      </w:r>
      <w:r>
        <w:rPr>
          <w:rFonts w:ascii="Segoe UI" w:hAnsi="Segoe UI" w:cs="Segoe UI"/>
          <w:color w:val="000000"/>
          <w:sz w:val="21"/>
          <w:szCs w:val="21"/>
        </w:rPr>
        <w:t> specifies the number of columns belonging to this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declaration.</w:t>
      </w:r>
    </w:p>
    <w:p w14:paraId="4C508CBB"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HTMLCode"/>
          <w:rFonts w:ascii="Consolas" w:eastAsiaTheme="majorEastAsia" w:hAnsi="Consolas"/>
          <w:color w:val="000000"/>
        </w:rPr>
        <w:t>&lt;col&gt;</w:t>
      </w:r>
      <w:r>
        <w:rPr>
          <w:rFonts w:ascii="Segoe UI" w:hAnsi="Segoe UI" w:cs="Segoe UI"/>
          <w:color w:val="000000"/>
          <w:sz w:val="21"/>
          <w:szCs w:val="21"/>
        </w:rPr>
        <w:t> not nested under </w:t>
      </w:r>
      <w:r>
        <w:rPr>
          <w:rStyle w:val="HTMLCode"/>
          <w:rFonts w:ascii="Consolas" w:eastAsiaTheme="majorEastAsia" w:hAnsi="Consolas"/>
          <w:color w:val="000000"/>
        </w:rPr>
        <w:t>&lt;colgroup&gt;</w:t>
      </w:r>
      <w:r>
        <w:rPr>
          <w:rFonts w:ascii="Segoe UI" w:hAnsi="Segoe UI" w:cs="Segoe UI"/>
          <w:color w:val="000000"/>
          <w:sz w:val="21"/>
          <w:szCs w:val="21"/>
        </w:rPr>
        <w:t> is automatically wrap under a </w:t>
      </w:r>
      <w:r>
        <w:rPr>
          <w:rStyle w:val="HTMLCode"/>
          <w:rFonts w:ascii="Consolas" w:eastAsiaTheme="majorEastAsia" w:hAnsi="Consolas"/>
          <w:color w:val="000000"/>
        </w:rPr>
        <w:t>&lt;colgroup&gt;</w:t>
      </w:r>
      <w:r>
        <w:rPr>
          <w:rFonts w:ascii="Segoe UI" w:hAnsi="Segoe UI" w:cs="Segoe UI"/>
          <w:color w:val="000000"/>
          <w:sz w:val="21"/>
          <w:szCs w:val="21"/>
        </w:rPr>
        <w:t>.</w:t>
      </w:r>
    </w:p>
    <w:p w14:paraId="50EF71B1" w14:textId="6B80815C" w:rsidR="00C8677F" w:rsidRDefault="00C8677F" w:rsidP="00C8677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E9638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709CE04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1 consists of col 1 and col 2 --&gt;</w:t>
      </w:r>
    </w:p>
    <w:p w14:paraId="4D55E02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&lt;colgroup&gt;</w:t>
      </w:r>
    </w:p>
    <w:p w14:paraId="7284636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style="background-color:lightyellow" /&gt;</w:t>
      </w:r>
    </w:p>
    <w:p w14:paraId="5BE715B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style="background-color:white"  /&gt;</w:t>
      </w:r>
    </w:p>
    <w:p w14:paraId="4B39653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73EC2D3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2 consists of col 3 and col 4 --&gt;</w:t>
      </w:r>
    </w:p>
    <w:p w14:paraId="468E9E9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 style="background-color:lightgrey" &gt;</w:t>
      </w:r>
    </w:p>
    <w:p w14:paraId="686624E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span="2" /&gt;</w:t>
      </w:r>
    </w:p>
    <w:p w14:paraId="31A3626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6403D0A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16792F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7D7D1B50"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438DBE4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2FC8A219"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3EFF74CB"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930762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3325B7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3DEAAF4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6F531D98"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62A3492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2D3A3D9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E5A0E05"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73"/>
        <w:gridCol w:w="1958"/>
        <w:gridCol w:w="1958"/>
        <w:gridCol w:w="1973"/>
      </w:tblGrid>
      <w:tr w:rsidR="00C8677F" w14:paraId="5E601508"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4FD89DD2" w14:textId="77777777" w:rsidR="00C8677F" w:rsidRDefault="00C8677F">
            <w:pPr>
              <w:rPr>
                <w:rFonts w:ascii="Times New Roman" w:hAnsi="Times New Roman" w:cs="Times New Roman"/>
                <w:sz w:val="24"/>
                <w:szCs w:val="24"/>
              </w:rPr>
            </w:pPr>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442B707C"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51870DC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4529599F" w14:textId="77777777" w:rsidR="00C8677F" w:rsidRDefault="00C8677F">
            <w:r>
              <w:t>Col 4 in the group 2</w:t>
            </w:r>
          </w:p>
        </w:tc>
      </w:tr>
      <w:tr w:rsidR="00C8677F" w14:paraId="2F17C090"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2713BFCE" w14:textId="77777777" w:rsidR="00C8677F" w:rsidRDefault="00C8677F">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3BB20AE4"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858AA7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C915933" w14:textId="77777777" w:rsidR="00C8677F" w:rsidRDefault="00C8677F">
            <w:r>
              <w:t>Col 4 in the group 2</w:t>
            </w:r>
          </w:p>
        </w:tc>
      </w:tr>
    </w:tbl>
    <w:p w14:paraId="2A5CFBC0" w14:textId="1619AA14" w:rsidR="00572CAA" w:rsidRDefault="00572CAA" w:rsidP="00572CA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w:t>
      </w:r>
      <w:r>
        <w:rPr>
          <w:rStyle w:val="font-code"/>
          <w:rFonts w:ascii="Consolas" w:hAnsi="Consolas" w:cs="Segoe UI"/>
          <w:color w:val="444444"/>
          <w:spacing w:val="15"/>
          <w:sz w:val="23"/>
          <w:szCs w:val="23"/>
        </w:rPr>
        <w:t>rowspan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w:t>
      </w:r>
      <w:r>
        <w:rPr>
          <w:rFonts w:ascii="Segoe UI" w:hAnsi="Segoe UI" w:cs="Segoe UI"/>
          <w:color w:val="444444"/>
          <w:spacing w:val="15"/>
          <w:sz w:val="23"/>
          <w:szCs w:val="23"/>
        </w:rPr>
        <w:t>"</w:t>
      </w:r>
      <w:r>
        <w:rPr>
          <w:rStyle w:val="font-code"/>
          <w:rFonts w:ascii="Consolas" w:hAnsi="Consolas" w:cs="Segoe UI"/>
          <w:color w:val="444444"/>
          <w:spacing w:val="15"/>
          <w:sz w:val="23"/>
          <w:szCs w:val="23"/>
        </w:rPr>
        <w:t>colspan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attributes</w:t>
      </w:r>
      <w:r w:rsidR="00CF25C6">
        <w:rPr>
          <w:rFonts w:ascii="Segoe UI" w:hAnsi="Segoe UI" w:cs="Segoe UI"/>
          <w:color w:val="444444"/>
          <w:spacing w:val="15"/>
          <w:sz w:val="23"/>
          <w:szCs w:val="23"/>
        </w:rPr>
        <w:t xml:space="preserve"> to merge rows, columns</w:t>
      </w:r>
    </w:p>
    <w:p w14:paraId="4C32AE25" w14:textId="77777777" w:rsidR="00572CAA" w:rsidRDefault="00572CAA" w:rsidP="00572CA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On a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 we can use the attribute </w:t>
      </w:r>
      <w:r>
        <w:rPr>
          <w:rStyle w:val="HTMLCode"/>
          <w:rFonts w:ascii="Consolas" w:hAnsi="Consolas"/>
          <w:color w:val="000000"/>
        </w:rPr>
        <w:t>rowspan="</w:t>
      </w:r>
      <w:r>
        <w:rPr>
          <w:rStyle w:val="Emphasis"/>
          <w:rFonts w:ascii="Consolas" w:eastAsiaTheme="majorEastAsia" w:hAnsi="Consolas" w:cs="Courier New"/>
          <w:color w:val="000000"/>
          <w:sz w:val="20"/>
          <w:szCs w:val="20"/>
        </w:rPr>
        <w:t>numOfRows</w:t>
      </w:r>
      <w:r>
        <w:rPr>
          <w:rStyle w:val="HTMLCode"/>
          <w:rFonts w:ascii="Consolas" w:hAnsi="Consolas"/>
          <w:color w:val="000000"/>
        </w:rPr>
        <w:t>"</w:t>
      </w:r>
      <w:r>
        <w:rPr>
          <w:rFonts w:ascii="Segoe UI" w:hAnsi="Segoe UI" w:cs="Segoe UI"/>
          <w:color w:val="000000"/>
          <w:sz w:val="21"/>
          <w:szCs w:val="21"/>
        </w:rPr>
        <w:t> or </w:t>
      </w:r>
      <w:r>
        <w:rPr>
          <w:rStyle w:val="HTMLCode"/>
          <w:rFonts w:ascii="Consolas" w:hAnsi="Consolas"/>
          <w:color w:val="000000"/>
        </w:rPr>
        <w:t>colspan="</w:t>
      </w:r>
      <w:r>
        <w:rPr>
          <w:rStyle w:val="Emphasis"/>
          <w:rFonts w:ascii="Consolas" w:eastAsiaTheme="majorEastAsia" w:hAnsi="Consolas" w:cs="Courier New"/>
          <w:color w:val="000000"/>
          <w:sz w:val="20"/>
          <w:szCs w:val="20"/>
        </w:rPr>
        <w:t>numOfColumns</w:t>
      </w:r>
      <w:r>
        <w:rPr>
          <w:rStyle w:val="HTMLCode"/>
          <w:rFonts w:ascii="Consolas" w:hAnsi="Consolas"/>
          <w:color w:val="000000"/>
        </w:rPr>
        <w:t>"</w:t>
      </w:r>
      <w:r>
        <w:rPr>
          <w:rFonts w:ascii="Segoe UI" w:hAnsi="Segoe UI" w:cs="Segoe UI"/>
          <w:color w:val="000000"/>
          <w:sz w:val="21"/>
          <w:szCs w:val="21"/>
        </w:rPr>
        <w:t> to span the cell to occupy multiple rows or columns. The subsequent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cells will adjust their positions accordingly.</w:t>
      </w:r>
    </w:p>
    <w:p w14:paraId="4F4FA086"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1:</w:t>
      </w:r>
    </w:p>
    <w:p w14:paraId="3CCE21C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4AF294C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417233"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&lt;td&gt;11111&lt;/td&gt;</w:t>
      </w:r>
    </w:p>
    <w:p w14:paraId="04C6F05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 xml:space="preserve">    &lt;td&gt;22222&lt;/td&gt;</w:t>
      </w:r>
    </w:p>
    <w:p w14:paraId="5EFDE21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&lt;td&gt;33333&lt;/td&gt;</w:t>
      </w:r>
    </w:p>
    <w:p w14:paraId="4CD83D1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1EAC6AEF"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8F028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&lt;td&gt;44444&lt;/td&gt;</w:t>
      </w:r>
    </w:p>
    <w:p w14:paraId="2461D01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rowspan="2"</w:t>
      </w:r>
      <w:r>
        <w:rPr>
          <w:rFonts w:ascii="Consolas" w:hAnsi="Consolas"/>
          <w:color w:val="000000"/>
        </w:rPr>
        <w:t>&gt;55555&lt;/td&gt;</w:t>
      </w:r>
    </w:p>
    <w:p w14:paraId="5779A9C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7173D8F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4575E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C2450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&lt;td&gt;77777&lt;/td&gt;</w:t>
      </w:r>
    </w:p>
    <w:p w14:paraId="05DF8DE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&lt;td&gt;88888&lt;/td&gt;</w:t>
      </w:r>
    </w:p>
    <w:p w14:paraId="6C541875"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713B2129"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6039D191"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740807"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26497D5" w14:textId="77777777" w:rsidR="00572CAA" w:rsidRDefault="00572CAA">
            <w:r>
              <w:t>22222</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21B56D" w14:textId="77777777" w:rsidR="00572CAA" w:rsidRDefault="00572CAA">
            <w:r>
              <w:t>33333</w:t>
            </w:r>
          </w:p>
        </w:tc>
      </w:tr>
      <w:tr w:rsidR="00572CAA" w14:paraId="1A840E1D"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5297FA5" w14:textId="77777777" w:rsidR="00572CAA" w:rsidRDefault="00572CAA">
            <w:r>
              <w:t>44444</w:t>
            </w:r>
          </w:p>
        </w:tc>
        <w:tc>
          <w:tcPr>
            <w:tcW w:w="0" w:type="auto"/>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41299DC"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A55A40" w14:textId="77777777" w:rsidR="00572CAA" w:rsidRDefault="00572CAA">
            <w:r>
              <w:t>66666</w:t>
            </w:r>
          </w:p>
        </w:tc>
      </w:tr>
      <w:tr w:rsidR="00572CAA" w14:paraId="46C7A62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71E1F3D" w14:textId="77777777" w:rsidR="00572CAA" w:rsidRDefault="00572CAA">
            <w:r>
              <w:t>77777</w:t>
            </w:r>
          </w:p>
        </w:tc>
        <w:tc>
          <w:tcPr>
            <w:tcW w:w="0" w:type="auto"/>
            <w:vMerge/>
            <w:tcBorders>
              <w:top w:val="single" w:sz="6" w:space="0" w:color="AAAAAA"/>
              <w:left w:val="single" w:sz="6" w:space="0" w:color="AAAAAA"/>
              <w:bottom w:val="single" w:sz="6" w:space="0" w:color="AAAAAA"/>
              <w:right w:val="single" w:sz="6" w:space="0" w:color="AAAAAA"/>
            </w:tcBorders>
            <w:vAlign w:val="center"/>
            <w:hideMark/>
          </w:tcPr>
          <w:p w14:paraId="39A1438C"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AA92A46" w14:textId="77777777" w:rsidR="00572CAA" w:rsidRDefault="00572CAA">
            <w:r>
              <w:t>88888</w:t>
            </w:r>
          </w:p>
        </w:tc>
      </w:tr>
    </w:tbl>
    <w:p w14:paraId="743E2791"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2:</w:t>
      </w:r>
    </w:p>
    <w:p w14:paraId="0F80DA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5D3C6ED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7275F67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colspan="2" rowspan="2"</w:t>
      </w:r>
      <w:r>
        <w:rPr>
          <w:rFonts w:ascii="Consolas" w:hAnsi="Consolas"/>
          <w:color w:val="000000"/>
        </w:rPr>
        <w:t>&gt;11111&lt;/td&gt;</w:t>
      </w:r>
    </w:p>
    <w:p w14:paraId="327C24F1"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&lt;td&gt;22222&lt;/td&gt;</w:t>
      </w:r>
    </w:p>
    <w:p w14:paraId="5FA20DF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6FD889A"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76E62A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&lt;td&gt;33333&lt;/td&gt;</w:t>
      </w:r>
    </w:p>
    <w:p w14:paraId="50CC3B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461171E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4AD36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&lt;td&gt;44444&lt;/td&gt;</w:t>
      </w:r>
    </w:p>
    <w:p w14:paraId="1F9CEA44"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&lt;td&gt;55555&lt;/td&gt;</w:t>
      </w:r>
    </w:p>
    <w:p w14:paraId="61D3EFF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1AAAD3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7E6CA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392A1256" w14:textId="77777777" w:rsidTr="00572CAA">
        <w:trPr>
          <w:tblCellSpacing w:w="15" w:type="dxa"/>
        </w:trPr>
        <w:tc>
          <w:tcPr>
            <w:tcW w:w="0" w:type="auto"/>
            <w:gridSpan w:val="2"/>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B1BB50F"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0FDF197" w14:textId="77777777" w:rsidR="00572CAA" w:rsidRDefault="00572CAA">
            <w:r>
              <w:t>22222</w:t>
            </w:r>
          </w:p>
        </w:tc>
      </w:tr>
      <w:tr w:rsidR="00572CAA" w14:paraId="4E0CEEDE" w14:textId="77777777" w:rsidTr="00572CAA">
        <w:trPr>
          <w:tblCellSpacing w:w="15" w:type="dxa"/>
        </w:trPr>
        <w:tc>
          <w:tcPr>
            <w:tcW w:w="0" w:type="auto"/>
            <w:gridSpan w:val="2"/>
            <w:vMerge/>
            <w:tcBorders>
              <w:top w:val="single" w:sz="6" w:space="0" w:color="AAAAAA"/>
              <w:left w:val="single" w:sz="6" w:space="0" w:color="AAAAAA"/>
              <w:bottom w:val="single" w:sz="6" w:space="0" w:color="AAAAAA"/>
              <w:right w:val="single" w:sz="6" w:space="0" w:color="AAAAAA"/>
            </w:tcBorders>
            <w:vAlign w:val="center"/>
            <w:hideMark/>
          </w:tcPr>
          <w:p w14:paraId="1E0E36F9"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25FBE1C" w14:textId="77777777" w:rsidR="00572CAA" w:rsidRDefault="00572CAA">
            <w:r>
              <w:t>33333</w:t>
            </w:r>
          </w:p>
        </w:tc>
      </w:tr>
      <w:tr w:rsidR="00572CAA" w14:paraId="0074A81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6134AB6A" w14:textId="77777777" w:rsidR="00572CAA" w:rsidRDefault="00572CAA">
            <w:r>
              <w:t>44444</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CA0E982"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2AFE91" w14:textId="77777777" w:rsidR="00572CAA" w:rsidRDefault="00572CAA">
            <w:r>
              <w:t>66666</w:t>
            </w:r>
          </w:p>
        </w:tc>
      </w:tr>
    </w:tbl>
    <w:p w14:paraId="1FD115C1" w14:textId="3CA4E08C" w:rsidR="003A647C" w:rsidRDefault="00E775D5" w:rsidP="00DA4B0A">
      <w:pPr>
        <w:pStyle w:val="Heading3"/>
      </w:pPr>
      <w:r>
        <w:t>Anchor: hyperlinks</w:t>
      </w:r>
      <w:r w:rsidR="00956FC5">
        <w:t>, bookmarks</w:t>
      </w:r>
    </w:p>
    <w:p w14:paraId="71DB2768" w14:textId="7C013C9E" w:rsidR="00E62216" w:rsidRDefault="00D57D98" w:rsidP="003A647C">
      <w:r>
        <w:t xml:space="preserve">&lt;a&gt; anchor element is used to set up a hyperlink </w:t>
      </w:r>
      <w:r w:rsidR="00A75A81">
        <w:t xml:space="preserve">to some webpage </w:t>
      </w:r>
      <w:r>
        <w:t xml:space="preserve">or a bookmark </w:t>
      </w:r>
      <w:r w:rsidR="00A75A81">
        <w:t xml:space="preserve">to some element in the document </w:t>
      </w:r>
      <w:r>
        <w:t>so that when users click on it, the browser will move to th</w:t>
      </w:r>
      <w:r w:rsidR="00A75A81">
        <w:t>at link/bookmark.</w:t>
      </w:r>
    </w:p>
    <w:p w14:paraId="1256C458" w14:textId="77777777" w:rsidR="00D152DC" w:rsidRPr="00D152DC" w:rsidRDefault="00D152DC" w:rsidP="00D152DC">
      <w:pPr>
        <w:rPr>
          <w:b/>
          <w:bCs/>
        </w:rPr>
      </w:pPr>
      <w:r w:rsidRPr="00D152DC">
        <w:rPr>
          <w:b/>
          <w:bCs/>
        </w:rPr>
        <w:t>Setting up a Hyperlink &lt;a href="url"&gt;...&lt;/a&gt;</w:t>
      </w:r>
    </w:p>
    <w:p w14:paraId="337FF32A"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&lt;</w:t>
      </w:r>
      <w:r>
        <w:rPr>
          <w:rStyle w:val="color-new"/>
          <w:rFonts w:ascii="Consolas" w:hAnsi="Consolas"/>
          <w:color w:val="E31B23"/>
        </w:rPr>
        <w:t>a href</w:t>
      </w:r>
      <w:r>
        <w:rPr>
          <w:rFonts w:ascii="Consolas" w:hAnsi="Consolas"/>
          <w:color w:val="000000"/>
        </w:rPr>
        <w:t>="http://www.w3c.org"&gt;W3C Home Page&lt;/a&gt;</w:t>
      </w:r>
    </w:p>
    <w:p w14:paraId="4EA0614E"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="ftp://ftp.faqs.org"&gt;FTP to FAQS.ORG&lt;/a&gt;</w:t>
      </w:r>
    </w:p>
    <w:p w14:paraId="1DA35140"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="mailto:help@zzz.com"&gt;Email Help&lt;/a&gt;</w:t>
      </w:r>
    </w:p>
    <w:p w14:paraId="1D70C2F8"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="news:soc.culture.singapore"&gt;Singapore News&lt;/a&gt;</w:t>
      </w:r>
    </w:p>
    <w:p w14:paraId="71D56CC5" w14:textId="5A46A607" w:rsidR="00A65803" w:rsidRPr="00A65803" w:rsidRDefault="00A65803" w:rsidP="00A65803">
      <w:r w:rsidRPr="00A65803">
        <w:t>Instead of displaying the targeted page pointed to by href in the </w:t>
      </w:r>
      <w:r w:rsidRPr="00A65803">
        <w:rPr>
          <w:i/>
          <w:iCs/>
        </w:rPr>
        <w:t>current</w:t>
      </w:r>
      <w:r w:rsidRPr="00A65803">
        <w:t> browser's window. You can use the attribute target="</w:t>
      </w:r>
      <w:r w:rsidR="002D5A97">
        <w:t>_</w:t>
      </w:r>
      <w:r>
        <w:rPr>
          <w:i/>
          <w:iCs/>
        </w:rPr>
        <w:t>b</w:t>
      </w:r>
      <w:r w:rsidR="002D5A97">
        <w:rPr>
          <w:i/>
          <w:iCs/>
        </w:rPr>
        <w:t>lank</w:t>
      </w:r>
      <w:r w:rsidRPr="00A65803">
        <w:t>" to display the new page in another window.</w:t>
      </w:r>
    </w:p>
    <w:p w14:paraId="59D14D26" w14:textId="1D53A69B" w:rsidR="00773920" w:rsidRDefault="00773920" w:rsidP="00773920">
      <w:pPr>
        <w:rPr>
          <w:b/>
          <w:bCs/>
        </w:rPr>
      </w:pPr>
      <w:r w:rsidRPr="00773920">
        <w:rPr>
          <w:b/>
          <w:bCs/>
        </w:rPr>
        <w:t>Setting up a Link Targeting a Specific HTML Element via the id Attribute</w:t>
      </w:r>
    </w:p>
    <w:p w14:paraId="6E8EB46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id="ch1"</w:t>
      </w:r>
      <w:r>
        <w:rPr>
          <w:rFonts w:ascii="Consolas" w:hAnsi="Consolas"/>
          <w:color w:val="000000"/>
        </w:rPr>
        <w:t>&gt;Chapter 1&lt;/h1&gt;</w:t>
      </w:r>
    </w:p>
    <w:p w14:paraId="73AB5CB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318A74E"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id="ch2"</w:t>
      </w:r>
      <w:r>
        <w:rPr>
          <w:rFonts w:ascii="Consolas" w:hAnsi="Consolas"/>
          <w:color w:val="000000"/>
        </w:rPr>
        <w:t>&gt;Chapter 2&lt;/h1&gt;</w:t>
      </w:r>
    </w:p>
    <w:p w14:paraId="43D743C9"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452EE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href="#ch1"&gt;</w:t>
      </w:r>
      <w:r>
        <w:rPr>
          <w:rFonts w:ascii="Consolas" w:hAnsi="Consolas"/>
          <w:color w:val="000000"/>
        </w:rPr>
        <w:t>Chapter 1</w:t>
      </w:r>
      <w:r>
        <w:rPr>
          <w:rStyle w:val="color-new"/>
          <w:rFonts w:ascii="Consolas" w:eastAsiaTheme="majorEastAsia" w:hAnsi="Consolas"/>
          <w:color w:val="E31B23"/>
        </w:rPr>
        <w:t>&lt;/a&gt;</w:t>
      </w:r>
    </w:p>
    <w:p w14:paraId="3E24850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A0FE06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href="#ch2"&gt;</w:t>
      </w:r>
      <w:r>
        <w:rPr>
          <w:rFonts w:ascii="Consolas" w:hAnsi="Consolas"/>
          <w:color w:val="000000"/>
        </w:rPr>
        <w:t>Chapter 2</w:t>
      </w:r>
      <w:r>
        <w:rPr>
          <w:rStyle w:val="color-new"/>
          <w:rFonts w:ascii="Consolas" w:eastAsiaTheme="majorEastAsia" w:hAnsi="Consolas"/>
          <w:color w:val="E31B23"/>
        </w:rPr>
        <w:t>&lt;/a&gt;</w:t>
      </w:r>
    </w:p>
    <w:p w14:paraId="3D766DDE" w14:textId="6F05526E" w:rsidR="005312A3" w:rsidRDefault="005312A3" w:rsidP="00CD5F64">
      <w:pPr>
        <w:pStyle w:val="Heading2"/>
      </w:pPr>
      <w:r w:rsidRPr="005312A3">
        <w:t>HTML</w:t>
      </w:r>
      <w:r w:rsidR="00CD5F64">
        <w:t xml:space="preserve"> grouping </w:t>
      </w:r>
      <w:r w:rsidR="00CD5F64" w:rsidRPr="00CD5F64">
        <w:t>elements</w:t>
      </w:r>
      <w:r w:rsidR="00CD5F64">
        <w:t xml:space="preserve">: div, span and </w:t>
      </w:r>
      <w:r w:rsidR="00A33F0F">
        <w:t>s</w:t>
      </w:r>
      <w:r w:rsidRPr="005312A3">
        <w:t xml:space="preserve">emantic </w:t>
      </w:r>
      <w:r w:rsidR="00A33F0F">
        <w:t>b</w:t>
      </w:r>
      <w:r w:rsidRPr="005312A3">
        <w:t xml:space="preserve">lock </w:t>
      </w:r>
      <w:r w:rsidR="00A33F0F">
        <w:t>e</w:t>
      </w:r>
      <w:r w:rsidRPr="005312A3">
        <w:t>lements</w:t>
      </w:r>
    </w:p>
    <w:p w14:paraId="1C8C2A92" w14:textId="77777777" w:rsidR="00357188" w:rsidRDefault="00357188" w:rsidP="00357188">
      <w:pPr>
        <w:pStyle w:val="Heading3"/>
      </w:pPr>
      <w:r>
        <w:t xml:space="preserve">div and span </w:t>
      </w:r>
    </w:p>
    <w:p w14:paraId="4849E367" w14:textId="6C3CAD02" w:rsidR="00357188" w:rsidRDefault="00357188" w:rsidP="00357188">
      <w:pPr>
        <w:rPr>
          <w:rFonts w:ascii="Segoe UI" w:hAnsi="Segoe UI" w:cs="Segoe UI"/>
          <w:color w:val="000000"/>
          <w:sz w:val="21"/>
          <w:szCs w:val="21"/>
          <w:shd w:val="clear" w:color="auto" w:fill="FFFFFF"/>
        </w:rPr>
      </w:pPr>
      <w:r>
        <w:t xml:space="preserve">&lt;div&gt; block element and its counterpart, &lt;span&gt; inline element, </w:t>
      </w:r>
      <w:r>
        <w:rPr>
          <w:rFonts w:ascii="Segoe UI" w:hAnsi="Segoe UI" w:cs="Segoe UI"/>
          <w:color w:val="000000"/>
          <w:sz w:val="21"/>
          <w:szCs w:val="21"/>
          <w:shd w:val="clear" w:color="auto" w:fill="FFFFFF"/>
        </w:rPr>
        <w:t>are extensively used in the modern web pages to mark out a rectangular block or span of text that are used with CSS. Both div and span don’t have any visual effect.</w:t>
      </w:r>
    </w:p>
    <w:p w14:paraId="6EC61272" w14:textId="017F68A8" w:rsidR="00901C00" w:rsidRDefault="009F0453" w:rsidP="0048640F">
      <w:pPr>
        <w:pStyle w:val="Heading3"/>
        <w:rPr>
          <w:shd w:val="clear" w:color="auto" w:fill="FFFFFF"/>
        </w:rPr>
      </w:pPr>
      <w:r>
        <w:rPr>
          <w:shd w:val="clear" w:color="auto" w:fill="FFFFFF"/>
        </w:rPr>
        <w:t xml:space="preserve">HTML5 </w:t>
      </w:r>
      <w:r w:rsidR="00593394">
        <w:rPr>
          <w:shd w:val="clear" w:color="auto" w:fill="FFFFFF"/>
        </w:rPr>
        <w:t>semantic block elements</w:t>
      </w:r>
    </w:p>
    <w:p w14:paraId="271D78F0" w14:textId="2D8F076D" w:rsidR="001A17AB" w:rsidRDefault="001A17AB" w:rsidP="001A17A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Before HTML5, we rely on the all-purpose generic container </w:t>
      </w:r>
      <w:r>
        <w:rPr>
          <w:rStyle w:val="HTMLCode"/>
          <w:rFonts w:ascii="Consolas" w:eastAsiaTheme="majorEastAsia" w:hAnsi="Consolas"/>
          <w:color w:val="000000"/>
        </w:rPr>
        <w:t>&lt;div&gt;</w:t>
      </w:r>
      <w:r>
        <w:rPr>
          <w:rFonts w:ascii="Segoe UI" w:hAnsi="Segoe UI" w:cs="Segoe UI"/>
          <w:color w:val="000000"/>
          <w:sz w:val="21"/>
          <w:szCs w:val="21"/>
        </w:rPr>
        <w:t> elements to structure a document into various sections and apply the formatting style</w:t>
      </w:r>
      <w:r w:rsidR="00B4550B">
        <w:rPr>
          <w:rFonts w:ascii="Segoe UI" w:hAnsi="Segoe UI" w:cs="Segoe UI"/>
          <w:color w:val="000000"/>
          <w:sz w:val="21"/>
          <w:szCs w:val="21"/>
        </w:rPr>
        <w:t>:</w:t>
      </w:r>
      <w:r>
        <w:rPr>
          <w:rFonts w:ascii="Segoe UI" w:hAnsi="Segoe UI" w:cs="Segoe UI"/>
          <w:color w:val="000000"/>
          <w:sz w:val="21"/>
          <w:szCs w:val="21"/>
        </w:rPr>
        <w:t>,</w:t>
      </w:r>
    </w:p>
    <w:p w14:paraId="1C745AB3" w14:textId="43FACD59"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class="header"&gt;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36C8471D" w14:textId="631CAEBF"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
    <w:p w14:paraId="75AF35A8" w14:textId="440E9575"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class="content"&gt;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5DAA63F8" w14:textId="77777777"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14CA2AED" w14:textId="58019CF6"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class="footer"&gt;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2ADD9047" w14:textId="244EDB85" w:rsidR="001A17AB" w:rsidRDefault="00A5086C" w:rsidP="001A17A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2336" behindDoc="0" locked="0" layoutInCell="1" allowOverlap="1" wp14:anchorId="1D0CCC22" wp14:editId="029A0FB0">
            <wp:simplePos x="0" y="0"/>
            <wp:positionH relativeFrom="column">
              <wp:posOffset>4939079</wp:posOffset>
            </wp:positionH>
            <wp:positionV relativeFrom="paragraph">
              <wp:posOffset>19978</wp:posOffset>
            </wp:positionV>
            <wp:extent cx="1791970" cy="2079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1970" cy="2079625"/>
                    </a:xfrm>
                    <a:prstGeom prst="rect">
                      <a:avLst/>
                    </a:prstGeom>
                  </pic:spPr>
                </pic:pic>
              </a:graphicData>
            </a:graphic>
            <wp14:sizeRelH relativeFrom="page">
              <wp14:pctWidth>0</wp14:pctWidth>
            </wp14:sizeRelH>
            <wp14:sizeRelV relativeFrom="page">
              <wp14:pctHeight>0</wp14:pctHeight>
            </wp14:sizeRelV>
          </wp:anchor>
        </w:drawing>
      </w:r>
      <w:r w:rsidR="001A17AB">
        <w:rPr>
          <w:rFonts w:ascii="Segoe UI" w:hAnsi="Segoe UI" w:cs="Segoe UI"/>
          <w:color w:val="000000"/>
          <w:sz w:val="21"/>
          <w:szCs w:val="21"/>
        </w:rPr>
        <w:t>This is less than desirable, as </w:t>
      </w:r>
      <w:r w:rsidR="001A17AB">
        <w:rPr>
          <w:rStyle w:val="HTMLCode"/>
          <w:rFonts w:ascii="Consolas" w:eastAsiaTheme="majorEastAsia" w:hAnsi="Consolas"/>
          <w:color w:val="000000"/>
        </w:rPr>
        <w:t>&lt;div&gt;</w:t>
      </w:r>
      <w:r w:rsidR="001A17AB">
        <w:rPr>
          <w:rFonts w:ascii="Segoe UI" w:hAnsi="Segoe UI" w:cs="Segoe UI"/>
          <w:color w:val="000000"/>
          <w:sz w:val="21"/>
          <w:szCs w:val="21"/>
        </w:rPr>
        <w:t> elements do not provide semantic information about the sections.</w:t>
      </w:r>
    </w:p>
    <w:p w14:paraId="42A538D6" w14:textId="6040782A" w:rsidR="0073720C" w:rsidRDefault="00963B6C" w:rsidP="00F8070E">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added many semantic block elements, which extends </w:t>
      </w:r>
      <w:r>
        <w:rPr>
          <w:rStyle w:val="HTMLCode"/>
          <w:rFonts w:ascii="Consolas" w:eastAsiaTheme="minorHAnsi" w:hAnsi="Consolas"/>
          <w:color w:val="000000"/>
          <w:sz w:val="21"/>
          <w:szCs w:val="21"/>
          <w:shd w:val="clear" w:color="auto" w:fill="FFFFFF"/>
        </w:rPr>
        <w:t>&lt;div&gt;</w:t>
      </w:r>
      <w:r>
        <w:rPr>
          <w:rFonts w:ascii="Segoe UI" w:hAnsi="Segoe UI" w:cs="Segoe UI"/>
          <w:color w:val="000000"/>
          <w:sz w:val="21"/>
          <w:szCs w:val="21"/>
          <w:shd w:val="clear" w:color="auto" w:fill="FFFFFF"/>
        </w:rPr>
        <w:t>, to structure a document. They are: </w:t>
      </w:r>
    </w:p>
    <w:p w14:paraId="234634FA" w14:textId="33787D10" w:rsidR="0073720C" w:rsidRPr="0073720C"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&lt;header&gt;</w:t>
      </w:r>
      <w:r w:rsidRPr="0073720C">
        <w:rPr>
          <w:rFonts w:ascii="Segoe UI" w:hAnsi="Segoe UI" w:cs="Segoe UI"/>
          <w:color w:val="FF0000"/>
          <w:sz w:val="21"/>
          <w:szCs w:val="21"/>
          <w:shd w:val="clear" w:color="auto" w:fill="FFFFFF"/>
        </w:rPr>
        <w:t>, </w:t>
      </w:r>
      <w:r w:rsidR="00745FE9" w:rsidRPr="0073720C">
        <w:rPr>
          <w:rStyle w:val="HTMLCode"/>
          <w:rFonts w:ascii="Consolas" w:eastAsiaTheme="minorHAnsi" w:hAnsi="Consolas"/>
          <w:color w:val="FF0000"/>
          <w:sz w:val="21"/>
          <w:szCs w:val="21"/>
          <w:shd w:val="clear" w:color="auto" w:fill="FFFFFF"/>
        </w:rPr>
        <w:t>&lt;main&gt;</w:t>
      </w:r>
      <w:r w:rsidR="00745FE9" w:rsidRPr="0073720C">
        <w:rPr>
          <w:rFonts w:ascii="Segoe UI" w:hAnsi="Segoe UI" w:cs="Segoe UI"/>
          <w:color w:val="FF0000"/>
          <w:sz w:val="21"/>
          <w:szCs w:val="21"/>
          <w:shd w:val="clear" w:color="auto" w:fill="FFFFFF"/>
        </w:rPr>
        <w:t>,</w:t>
      </w:r>
      <w:r w:rsidR="00745FE9">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&lt;footer&gt;</w:t>
      </w:r>
      <w:r w:rsidRPr="0073720C">
        <w:rPr>
          <w:rFonts w:ascii="Segoe UI" w:hAnsi="Segoe UI" w:cs="Segoe UI"/>
          <w:color w:val="FF0000"/>
          <w:sz w:val="21"/>
          <w:szCs w:val="21"/>
          <w:shd w:val="clear" w:color="auto" w:fill="FFFFFF"/>
        </w:rPr>
        <w:t>,</w:t>
      </w:r>
    </w:p>
    <w:p w14:paraId="2557FBA7" w14:textId="3B5DF953" w:rsidR="00745FE9" w:rsidRPr="00745FE9" w:rsidRDefault="00745FE9"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&lt;article&gt;</w:t>
      </w:r>
      <w:r w:rsidRPr="0073720C">
        <w:rPr>
          <w:rFonts w:ascii="Segoe UI" w:hAnsi="Segoe UI" w:cs="Segoe UI"/>
          <w:color w:val="FF0000"/>
          <w:sz w:val="21"/>
          <w:szCs w:val="21"/>
          <w:shd w:val="clear" w:color="auto" w:fill="FFFFFF"/>
        </w:rPr>
        <w:t>,</w:t>
      </w:r>
      <w:r>
        <w:rPr>
          <w:rFonts w:ascii="Segoe UI" w:hAnsi="Segoe UI" w:cs="Segoe UI"/>
          <w:color w:val="FF0000"/>
          <w:sz w:val="21"/>
          <w:szCs w:val="21"/>
          <w:shd w:val="clear" w:color="auto" w:fill="FFFFFF"/>
        </w:rPr>
        <w:t xml:space="preserve"> </w:t>
      </w:r>
      <w:r w:rsidR="00963B6C" w:rsidRPr="0073720C">
        <w:rPr>
          <w:rStyle w:val="HTMLCode"/>
          <w:rFonts w:ascii="Consolas" w:eastAsiaTheme="minorHAnsi" w:hAnsi="Consolas"/>
          <w:color w:val="FF0000"/>
          <w:sz w:val="21"/>
          <w:szCs w:val="21"/>
          <w:shd w:val="clear" w:color="auto" w:fill="FFFFFF"/>
        </w:rPr>
        <w:t>&lt;section&gt;</w:t>
      </w:r>
      <w:r w:rsidR="00963B6C" w:rsidRPr="0073720C">
        <w:rPr>
          <w:rFonts w:ascii="Segoe UI" w:hAnsi="Segoe UI" w:cs="Segoe UI"/>
          <w:color w:val="FF0000"/>
          <w:sz w:val="21"/>
          <w:szCs w:val="21"/>
          <w:shd w:val="clear" w:color="auto" w:fill="FFFFFF"/>
        </w:rPr>
        <w:t>,  </w:t>
      </w:r>
    </w:p>
    <w:p w14:paraId="1F32B82D" w14:textId="2971378F" w:rsidR="00745FE9" w:rsidRPr="001C7D54" w:rsidRDefault="00745FE9" w:rsidP="0073720C">
      <w:pPr>
        <w:pStyle w:val="ListParagraph"/>
        <w:numPr>
          <w:ilvl w:val="0"/>
          <w:numId w:val="18"/>
        </w:numPr>
        <w:rPr>
          <w:rStyle w:val="HTMLCode"/>
          <w:rFonts w:ascii="Segoe UI" w:eastAsiaTheme="minorHAns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&lt;aside&gt;</w:t>
      </w:r>
      <w:r w:rsidRPr="0073720C">
        <w:rPr>
          <w:rFonts w:ascii="Segoe UI" w:hAnsi="Segoe UI" w:cs="Segoe UI"/>
          <w:color w:val="FF0000"/>
          <w:sz w:val="21"/>
          <w:szCs w:val="21"/>
          <w:shd w:val="clear" w:color="auto" w:fill="FFFFFF"/>
        </w:rPr>
        <w:t>,</w:t>
      </w:r>
      <w:r w:rsidR="001C7D54">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&lt;nav&gt;</w:t>
      </w:r>
    </w:p>
    <w:p w14:paraId="776D378C" w14:textId="33F8E474" w:rsidR="001C7D54" w:rsidRPr="00745FE9" w:rsidRDefault="001C7D54"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&lt;figure&gt;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&lt;figcaption&gt;</w:t>
      </w:r>
    </w:p>
    <w:p w14:paraId="4D6DAF7F" w14:textId="77777777" w:rsidR="00950343"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&lt;summary&gt;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&lt;details&gt;</w:t>
      </w:r>
      <w:r w:rsidRPr="0073720C">
        <w:rPr>
          <w:rFonts w:ascii="Segoe UI" w:hAnsi="Segoe UI" w:cs="Segoe UI"/>
          <w:color w:val="000000"/>
          <w:sz w:val="21"/>
          <w:szCs w:val="21"/>
          <w:shd w:val="clear" w:color="auto" w:fill="FFFFFF"/>
        </w:rPr>
        <w:t xml:space="preserve">. </w:t>
      </w:r>
    </w:p>
    <w:p w14:paraId="405065F7" w14:textId="4D12D501" w:rsidR="00F8070E" w:rsidRDefault="00963B6C" w:rsidP="00950343">
      <w:pPr>
        <w:rPr>
          <w:rFonts w:ascii="Segoe UI" w:hAnsi="Segoe UI" w:cs="Segoe UI"/>
          <w:color w:val="000000"/>
          <w:sz w:val="21"/>
          <w:szCs w:val="21"/>
          <w:shd w:val="clear" w:color="auto" w:fill="FFFFFF"/>
        </w:rPr>
      </w:pPr>
      <w:r w:rsidRPr="00950343">
        <w:rPr>
          <w:rFonts w:ascii="Segoe UI" w:hAnsi="Segoe UI" w:cs="Segoe UI"/>
          <w:color w:val="000000"/>
          <w:sz w:val="21"/>
          <w:szCs w:val="21"/>
          <w:shd w:val="clear" w:color="auto" w:fill="FFFFFF"/>
        </w:rPr>
        <w:t>You are encouraged to replace some of the </w:t>
      </w:r>
      <w:r w:rsidRPr="00950343">
        <w:rPr>
          <w:rStyle w:val="HTMLCode"/>
          <w:rFonts w:ascii="Consolas" w:eastAsiaTheme="minorHAnsi" w:hAnsi="Consolas"/>
          <w:color w:val="000000"/>
          <w:sz w:val="21"/>
          <w:szCs w:val="21"/>
          <w:shd w:val="clear" w:color="auto" w:fill="FFFFFF"/>
        </w:rPr>
        <w:t>&lt;div&gt;</w:t>
      </w:r>
      <w:r w:rsidRPr="00950343">
        <w:rPr>
          <w:rFonts w:ascii="Segoe UI" w:hAnsi="Segoe UI" w:cs="Segoe UI"/>
          <w:color w:val="000000"/>
          <w:sz w:val="21"/>
          <w:szCs w:val="21"/>
          <w:shd w:val="clear" w:color="auto" w:fill="FFFFFF"/>
        </w:rPr>
        <w:t>'s with these more descriptive semantic elements. </w:t>
      </w:r>
    </w:p>
    <w:p w14:paraId="66826685" w14:textId="77A094A4" w:rsidR="002A20F3" w:rsidRDefault="00FA1E44" w:rsidP="00DF24FD">
      <w:pPr>
        <w:pStyle w:val="Heading4"/>
        <w:rPr>
          <w:shd w:val="clear" w:color="auto" w:fill="FFFFFF"/>
        </w:rPr>
      </w:pPr>
      <w:r>
        <w:rPr>
          <w:shd w:val="clear" w:color="auto" w:fill="FFFFFF"/>
        </w:rPr>
        <w:t>&lt;h</w:t>
      </w:r>
      <w:r w:rsidR="002A20F3">
        <w:rPr>
          <w:shd w:val="clear" w:color="auto" w:fill="FFFFFF"/>
        </w:rPr>
        <w:t>eader</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main</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footer</w:t>
      </w:r>
      <w:r>
        <w:rPr>
          <w:shd w:val="clear" w:color="auto" w:fill="FFFFFF"/>
        </w:rPr>
        <w:t>&gt;</w:t>
      </w:r>
      <w:r w:rsidR="002A20F3">
        <w:rPr>
          <w:shd w:val="clear" w:color="auto" w:fill="FFFFFF"/>
        </w:rPr>
        <w:t xml:space="preserve"> and </w:t>
      </w:r>
      <w:r>
        <w:rPr>
          <w:shd w:val="clear" w:color="auto" w:fill="FFFFFF"/>
        </w:rPr>
        <w:t>&lt;</w:t>
      </w:r>
      <w:r w:rsidR="002A20F3">
        <w:rPr>
          <w:shd w:val="clear" w:color="auto" w:fill="FFFFFF"/>
        </w:rPr>
        <w:t>article</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section</w:t>
      </w:r>
      <w:r>
        <w:rPr>
          <w:shd w:val="clear" w:color="auto" w:fill="FFFFFF"/>
        </w:rPr>
        <w:t>&gt;</w:t>
      </w:r>
    </w:p>
    <w:p w14:paraId="0DF5C2CD"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&lt;header&gt;......&lt;/header&gt;</w:t>
      </w:r>
    </w:p>
    <w:p w14:paraId="283EF982"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12F6AB33"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24C613B0" w14:textId="7E68EBC6" w:rsidR="00DB4201"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lastRenderedPageBreak/>
        <w:t xml:space="preserve">  &lt;article&gt;</w:t>
      </w:r>
    </w:p>
    <w:p w14:paraId="7B785A52" w14:textId="77777777" w:rsidR="00C62AA0" w:rsidRPr="00E703BF"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C62AA0" w:rsidRPr="00E703BF">
        <w:rPr>
          <w:rFonts w:ascii="Consolas" w:eastAsia="Times New Roman" w:hAnsi="Consolas" w:cs="Courier New"/>
          <w:color w:val="000000"/>
          <w:sz w:val="20"/>
          <w:szCs w:val="20"/>
        </w:rPr>
        <w:t>&lt;section&gt;......&lt;/section&gt;</w:t>
      </w:r>
    </w:p>
    <w:p w14:paraId="1A2A11CE" w14:textId="1D26298F" w:rsidR="00DB4201" w:rsidRDefault="00C62AA0"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r w:rsidR="00DB4201">
        <w:rPr>
          <w:rFonts w:ascii="Consolas" w:eastAsia="Times New Roman" w:hAnsi="Consolas" w:cs="Courier New"/>
          <w:color w:val="000000"/>
          <w:sz w:val="20"/>
          <w:szCs w:val="20"/>
        </w:rPr>
        <w:t xml:space="preserve">  </w:t>
      </w:r>
    </w:p>
    <w:p w14:paraId="50E28B16" w14:textId="2D82105A" w:rsidR="00E70566"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E703BF" w:rsidRPr="00E703BF">
        <w:rPr>
          <w:rFonts w:ascii="Consolas" w:eastAsia="Times New Roman" w:hAnsi="Consolas" w:cs="Courier New"/>
          <w:color w:val="000000"/>
          <w:sz w:val="20"/>
          <w:szCs w:val="20"/>
        </w:rPr>
        <w:t>&lt;/article&gt;</w:t>
      </w:r>
    </w:p>
    <w:p w14:paraId="58C1BEAD" w14:textId="38DEA812"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&lt;article&gt;</w:t>
      </w:r>
    </w:p>
    <w:p w14:paraId="1BBCDC33" w14:textId="77777777" w:rsidR="00C62AA0"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&lt;section&gt;......&lt;/section&gt;</w:t>
      </w:r>
    </w:p>
    <w:p w14:paraId="375852D7" w14:textId="77777777"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p>
    <w:p w14:paraId="5FB1BAF2" w14:textId="711E14DE" w:rsidR="00AC3EE9"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&lt;/article&gt;</w:t>
      </w:r>
      <w:r w:rsidR="00E703BF" w:rsidRPr="00E703BF">
        <w:rPr>
          <w:rFonts w:ascii="Consolas" w:eastAsia="Times New Roman" w:hAnsi="Consolas" w:cs="Courier New"/>
          <w:color w:val="000000"/>
          <w:sz w:val="20"/>
          <w:szCs w:val="20"/>
        </w:rPr>
        <w:t xml:space="preserve">  </w:t>
      </w:r>
    </w:p>
    <w:p w14:paraId="4C33D54A"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7B8A5444"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04CFB37C"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&lt;footer&gt;......&lt;/footer&gt;</w:t>
      </w:r>
    </w:p>
    <w:p w14:paraId="787C7E09" w14:textId="26E1CA29" w:rsidR="00FA1E44" w:rsidRPr="00FA1E44" w:rsidRDefault="00FA1E44" w:rsidP="00FA1E44">
      <w:pPr>
        <w:pStyle w:val="Heading4"/>
      </w:pPr>
      <w:r w:rsidRPr="00FA1E44">
        <w:rPr>
          <w:rStyle w:val="font-code"/>
        </w:rPr>
        <w:t>&lt;figure&gt; and &lt;figcaption&gt;</w:t>
      </w:r>
    </w:p>
    <w:p w14:paraId="5AFC2397" w14:textId="1DE27EEA" w:rsidR="00FA1E44" w:rsidRDefault="00FA1E44" w:rsidP="00FA1E4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markup a figure via </w:t>
      </w:r>
      <w:r>
        <w:rPr>
          <w:rStyle w:val="HTMLCode"/>
          <w:rFonts w:ascii="Consolas" w:hAnsi="Consolas"/>
          <w:color w:val="000000"/>
        </w:rPr>
        <w:t>&lt;figure&gt;...&lt;/figure&gt;</w:t>
      </w:r>
      <w:r>
        <w:rPr>
          <w:rFonts w:ascii="Segoe UI" w:hAnsi="Segoe UI" w:cs="Segoe UI"/>
          <w:color w:val="000000"/>
          <w:sz w:val="21"/>
          <w:szCs w:val="21"/>
        </w:rPr>
        <w:t> that contains </w:t>
      </w:r>
      <w:r>
        <w:rPr>
          <w:rStyle w:val="HTMLCode"/>
          <w:rFonts w:ascii="Consolas" w:hAnsi="Consolas"/>
          <w:color w:val="000000"/>
        </w:rPr>
        <w:t>&lt;figcaption&gt;...&lt;/figcaption&gt;</w:t>
      </w:r>
      <w:r>
        <w:rPr>
          <w:rFonts w:ascii="Segoe UI" w:hAnsi="Segoe UI" w:cs="Segoe UI"/>
          <w:color w:val="000000"/>
          <w:sz w:val="21"/>
          <w:szCs w:val="21"/>
        </w:rPr>
        <w:t>, e.g.,</w:t>
      </w:r>
    </w:p>
    <w:p w14:paraId="15EE4FAB"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7273179A"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&lt;img src="...." alt="..."&gt;</w:t>
      </w:r>
    </w:p>
    <w:p w14:paraId="445D6FE6"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&lt;figcaption&gt;......&lt;/figcaption&gt;</w:t>
      </w:r>
    </w:p>
    <w:p w14:paraId="4F9A9542"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06A68EB5" w14:textId="10DF32D3" w:rsidR="00CE7C5B" w:rsidRPr="008E09BE" w:rsidRDefault="00CE7C5B" w:rsidP="008E09BE">
      <w:pPr>
        <w:pStyle w:val="Heading4"/>
      </w:pPr>
      <w:r w:rsidRPr="008E09BE">
        <w:t>Sidebar</w:t>
      </w:r>
      <w:r w:rsidR="008E09BE" w:rsidRPr="008E09BE">
        <w:t xml:space="preserve"> </w:t>
      </w:r>
      <w:r w:rsidRPr="008E09BE">
        <w:rPr>
          <w:rStyle w:val="font-code"/>
        </w:rPr>
        <w:t>&lt;aside&gt;</w:t>
      </w:r>
      <w:r w:rsidR="008E09BE" w:rsidRPr="008E09BE">
        <w:rPr>
          <w:rStyle w:val="font-code"/>
        </w:rPr>
        <w:t xml:space="preserve"> and navigation bar &lt;nav&gt;</w:t>
      </w:r>
    </w:p>
    <w:p w14:paraId="3EBD6CFA" w14:textId="28812D70"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&lt;aside&gt;</w:t>
      </w:r>
      <w:r>
        <w:rPr>
          <w:rFonts w:ascii="Segoe UI" w:hAnsi="Segoe UI" w:cs="Segoe UI"/>
          <w:color w:val="000000"/>
          <w:sz w:val="21"/>
          <w:szCs w:val="21"/>
        </w:rPr>
        <w:t> element can be used to introduce related contents, typically formatted in a floating sidebar alongside the main texts.</w:t>
      </w:r>
    </w:p>
    <w:p w14:paraId="7EB8DF5A" w14:textId="11F2C3E4" w:rsidR="00836DE5" w:rsidRDefault="00836DE5" w:rsidP="00CE7C5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inline distT="0" distB="0" distL="0" distR="0" wp14:anchorId="2951CEB5" wp14:editId="5C66DAFC">
            <wp:extent cx="69723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1991995"/>
                    </a:xfrm>
                    <a:prstGeom prst="rect">
                      <a:avLst/>
                    </a:prstGeom>
                  </pic:spPr>
                </pic:pic>
              </a:graphicData>
            </a:graphic>
          </wp:inline>
        </w:drawing>
      </w:r>
    </w:p>
    <w:p w14:paraId="230269BC" w14:textId="16A87DB4"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&lt;nav&gt;</w:t>
      </w:r>
      <w:r>
        <w:rPr>
          <w:rFonts w:ascii="Segoe UI" w:hAnsi="Segoe UI" w:cs="Segoe UI"/>
          <w:color w:val="000000"/>
          <w:sz w:val="21"/>
          <w:szCs w:val="21"/>
        </w:rPr>
        <w:t> element wraps a set of links into a menu. For example,</w:t>
      </w:r>
    </w:p>
    <w:p w14:paraId="2E9F0BE4"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698055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&lt;h1&gt;....&lt;/h1&gt;</w:t>
      </w:r>
    </w:p>
    <w:p w14:paraId="3110C5F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6B86C6BA"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2C82CA67"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309B9C9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5CD26DFF"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0FD2AB2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F986451" w14:textId="4A20767F" w:rsidR="00E703BF" w:rsidRPr="00F8070E" w:rsidRDefault="00250F1C" w:rsidP="00F8070E">
      <w:r>
        <w:rPr>
          <w:rFonts w:ascii="Segoe UI" w:hAnsi="Segoe UI" w:cs="Segoe UI"/>
          <w:color w:val="000000"/>
          <w:sz w:val="21"/>
          <w:szCs w:val="21"/>
          <w:shd w:val="clear" w:color="auto" w:fill="FFFFFF"/>
        </w:rPr>
        <w:t>You can place the </w:t>
      </w:r>
      <w:r>
        <w:rPr>
          <w:rStyle w:val="HTMLCode"/>
          <w:rFonts w:ascii="Consolas" w:eastAsiaTheme="minorHAnsi" w:hAnsi="Consolas"/>
          <w:color w:val="000000"/>
          <w:sz w:val="21"/>
          <w:szCs w:val="21"/>
          <w:shd w:val="clear" w:color="auto" w:fill="FFFFFF"/>
        </w:rPr>
        <w:t>&lt;nav&gt;</w:t>
      </w:r>
      <w:r>
        <w:rPr>
          <w:rFonts w:ascii="Segoe UI" w:hAnsi="Segoe UI" w:cs="Segoe UI"/>
          <w:color w:val="000000"/>
          <w:sz w:val="21"/>
          <w:szCs w:val="21"/>
          <w:shd w:val="clear" w:color="auto" w:fill="FFFFFF"/>
        </w:rPr>
        <w:t> under an </w:t>
      </w:r>
      <w:r>
        <w:rPr>
          <w:rStyle w:val="HTMLCode"/>
          <w:rFonts w:ascii="Consolas" w:eastAsiaTheme="minorHAnsi" w:hAnsi="Consolas"/>
          <w:color w:val="000000"/>
          <w:sz w:val="21"/>
          <w:szCs w:val="21"/>
          <w:shd w:val="clear" w:color="auto" w:fill="FFFFFF"/>
        </w:rPr>
        <w:t>&lt;aside&gt;</w:t>
      </w:r>
      <w:r>
        <w:rPr>
          <w:rFonts w:ascii="Segoe UI" w:hAnsi="Segoe UI" w:cs="Segoe UI"/>
          <w:color w:val="000000"/>
          <w:sz w:val="21"/>
          <w:szCs w:val="21"/>
          <w:shd w:val="clear" w:color="auto" w:fill="FFFFFF"/>
        </w:rPr>
        <w:t> if the navigation menu is to be shown in a sidebar (or side panel).</w:t>
      </w:r>
    </w:p>
    <w:p w14:paraId="06D6568D" w14:textId="3B63E95C" w:rsidR="00A75A81" w:rsidRDefault="00C72F70" w:rsidP="00B01890">
      <w:pPr>
        <w:pStyle w:val="Heading2"/>
      </w:pPr>
      <w:r>
        <w:lastRenderedPageBreak/>
        <w:t xml:space="preserve">HTML </w:t>
      </w:r>
      <w:r w:rsidR="00717E42">
        <w:t>forms</w:t>
      </w:r>
    </w:p>
    <w:p w14:paraId="092F2EB9" w14:textId="4B0A6919" w:rsidR="00DD5FF8" w:rsidRDefault="00C032CD" w:rsidP="00C747F7">
      <w:pPr>
        <w:rPr>
          <w:rStyle w:val="keywordChar"/>
        </w:rPr>
      </w:pPr>
      <w:r>
        <w:t xml:space="preserve">The input data from users is submitted to the server through HTML forms, indicated by </w:t>
      </w:r>
      <w:r w:rsidRPr="00F54990">
        <w:rPr>
          <w:rStyle w:val="keywordChar"/>
        </w:rPr>
        <w:t>&lt;form&gt;</w:t>
      </w:r>
      <w:r w:rsidR="00DD5FF8">
        <w:rPr>
          <w:rStyle w:val="keywordChar"/>
        </w:rPr>
        <w:t>.</w:t>
      </w:r>
    </w:p>
    <w:p w14:paraId="438AEE4A" w14:textId="17206EC2" w:rsidR="003F2FB3" w:rsidRDefault="004707AA" w:rsidP="001573B3">
      <w:pPr>
        <w:pStyle w:val="Heading3"/>
      </w:pPr>
      <w:r>
        <w:t xml:space="preserve">User data is </w:t>
      </w:r>
      <w:r w:rsidR="003F2FB3">
        <w:t>submitted to server through &lt;form&gt;</w:t>
      </w:r>
    </w:p>
    <w:p w14:paraId="5A19FC5C" w14:textId="77777777" w:rsidR="00B068CB" w:rsidRPr="000A69D2" w:rsidRDefault="00B068CB" w:rsidP="00B068CB">
      <w:pPr>
        <w:rPr>
          <w:rFonts w:ascii="Segoe UI" w:hAnsi="Segoe UI" w:cs="Segoe UI"/>
          <w:color w:val="000000"/>
          <w:sz w:val="21"/>
          <w:szCs w:val="21"/>
          <w:shd w:val="clear" w:color="auto" w:fill="FFFFFF"/>
        </w:rPr>
      </w:pPr>
      <w:r w:rsidRPr="000A69D2">
        <w:rPr>
          <w:rFonts w:ascii="Segoe UI" w:hAnsi="Segoe UI" w:cs="Segoe UI"/>
          <w:color w:val="000000"/>
          <w:sz w:val="21"/>
          <w:szCs w:val="21"/>
          <w:shd w:val="clear" w:color="auto" w:fill="FFFFFF"/>
        </w:rPr>
        <w:t>The &lt;form&gt; element often contains</w:t>
      </w:r>
      <w:r>
        <w:rPr>
          <w:rFonts w:ascii="Segoe UI" w:hAnsi="Segoe UI" w:cs="Segoe UI"/>
          <w:color w:val="000000"/>
          <w:sz w:val="21"/>
          <w:szCs w:val="21"/>
          <w:shd w:val="clear" w:color="auto" w:fill="FFFFFF"/>
        </w:rPr>
        <w:t xml:space="preserve"> 3 kinds of elements</w:t>
      </w:r>
      <w:r w:rsidRPr="000A69D2">
        <w:rPr>
          <w:rFonts w:ascii="Segoe UI" w:hAnsi="Segoe UI" w:cs="Segoe UI"/>
          <w:color w:val="000000"/>
          <w:sz w:val="21"/>
          <w:szCs w:val="21"/>
          <w:shd w:val="clear" w:color="auto" w:fill="FFFFFF"/>
        </w:rPr>
        <w:t xml:space="preserve">: input, labels </w:t>
      </w:r>
      <w:r>
        <w:rPr>
          <w:rFonts w:ascii="Segoe UI" w:hAnsi="Segoe UI" w:cs="Segoe UI"/>
          <w:color w:val="000000"/>
          <w:sz w:val="21"/>
          <w:szCs w:val="21"/>
          <w:shd w:val="clear" w:color="auto" w:fill="FFFFFF"/>
        </w:rPr>
        <w:t>for t</w:t>
      </w:r>
      <w:r w:rsidRPr="000A69D2">
        <w:rPr>
          <w:rFonts w:ascii="Segoe UI" w:hAnsi="Segoe UI" w:cs="Segoe UI"/>
          <w:color w:val="000000"/>
          <w:sz w:val="21"/>
          <w:szCs w:val="21"/>
          <w:shd w:val="clear" w:color="auto" w:fill="FFFFFF"/>
        </w:rPr>
        <w:t>he inputs, submit/reset buttons</w:t>
      </w:r>
    </w:p>
    <w:p w14:paraId="31F345BE" w14:textId="77777777"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&lt;form </w:t>
      </w:r>
      <w:r w:rsidRPr="00771A2E">
        <w:rPr>
          <w:rFonts w:ascii="Consolas" w:eastAsia="Times New Roman" w:hAnsi="Consolas" w:cs="Courier New"/>
          <w:b/>
          <w:bCs/>
          <w:color w:val="FF0000"/>
          <w:sz w:val="20"/>
          <w:szCs w:val="20"/>
        </w:rPr>
        <w:t>method</w:t>
      </w:r>
      <w:r w:rsidRPr="00DF0678">
        <w:rPr>
          <w:rFonts w:ascii="Consolas" w:eastAsia="Times New Roman" w:hAnsi="Consolas" w:cs="Courier New"/>
          <w:color w:val="000000"/>
          <w:sz w:val="20"/>
          <w:szCs w:val="20"/>
        </w:rPr>
        <w:t>="</w:t>
      </w:r>
      <w:r w:rsidRPr="00DF0678">
        <w:rPr>
          <w:rFonts w:ascii="Consolas" w:eastAsia="Times New Roman" w:hAnsi="Consolas" w:cs="Courier New"/>
          <w:color w:val="000000"/>
          <w:sz w:val="20"/>
          <w:szCs w:val="20"/>
          <w:u w:val="single"/>
        </w:rPr>
        <w:t>get</w:t>
      </w:r>
      <w:r w:rsidRPr="00DF0678">
        <w:rPr>
          <w:rFonts w:ascii="Consolas" w:eastAsia="Times New Roman" w:hAnsi="Consolas" w:cs="Courier New"/>
          <w:color w:val="000000"/>
          <w:sz w:val="20"/>
          <w:szCs w:val="20"/>
        </w:rPr>
        <w:t xml:space="preserve">|post" </w:t>
      </w:r>
      <w:r w:rsidRPr="00771A2E">
        <w:rPr>
          <w:rFonts w:ascii="Consolas" w:eastAsia="Times New Roman" w:hAnsi="Consolas" w:cs="Courier New"/>
          <w:b/>
          <w:bCs/>
          <w:color w:val="FF0000"/>
          <w:sz w:val="20"/>
          <w:szCs w:val="20"/>
        </w:rPr>
        <w:t>action</w:t>
      </w:r>
      <w:r w:rsidRPr="00DF0678">
        <w:rPr>
          <w:rFonts w:ascii="Consolas" w:eastAsia="Times New Roman" w:hAnsi="Consolas" w:cs="Courier New"/>
          <w:color w:val="000000"/>
          <w:sz w:val="20"/>
          <w:szCs w:val="20"/>
        </w:rPr>
        <w:t>="</w:t>
      </w:r>
      <w:r w:rsidRPr="00DF0678">
        <w:rPr>
          <w:rFonts w:ascii="Consolas" w:eastAsia="Times New Roman" w:hAnsi="Consolas" w:cs="Courier New"/>
          <w:i/>
          <w:iCs/>
          <w:color w:val="000000"/>
          <w:sz w:val="20"/>
          <w:szCs w:val="20"/>
        </w:rPr>
        <w:t>url</w:t>
      </w:r>
      <w:r w:rsidRPr="00DF0678">
        <w:rPr>
          <w:rFonts w:ascii="Consolas" w:eastAsia="Times New Roman" w:hAnsi="Consolas" w:cs="Courier New"/>
          <w:color w:val="000000"/>
          <w:sz w:val="20"/>
          <w:szCs w:val="20"/>
        </w:rPr>
        <w:t>"&gt;</w:t>
      </w:r>
    </w:p>
    <w:p w14:paraId="5CC74836" w14:textId="54C882C8" w:rsidR="00B068CB"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w:t>
      </w:r>
      <w:r>
        <w:rPr>
          <w:rFonts w:ascii="Consolas" w:eastAsia="Times New Roman" w:hAnsi="Consolas" w:cs="Courier New"/>
          <w:color w:val="000000"/>
          <w:sz w:val="20"/>
          <w:szCs w:val="20"/>
        </w:rPr>
        <w:t>Labels for input elements</w:t>
      </w:r>
      <w:r w:rsidRPr="00DF0678">
        <w:rPr>
          <w:rFonts w:ascii="Consolas" w:eastAsia="Times New Roman" w:hAnsi="Consolas" w:cs="Courier New"/>
          <w:color w:val="000000"/>
          <w:sz w:val="20"/>
          <w:szCs w:val="20"/>
        </w:rPr>
        <w:t xml:space="preserve"> ...</w:t>
      </w:r>
      <w:r w:rsidR="00E302B6" w:rsidRPr="00E302B6">
        <w:t xml:space="preserve"> </w:t>
      </w:r>
      <w:r w:rsidR="00E302B6">
        <w:t xml:space="preserve"> &lt;label&gt;, &lt;fieldset&gt;</w:t>
      </w:r>
    </w:p>
    <w:p w14:paraId="642A36AD" w14:textId="67225B01"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DF0678">
        <w:rPr>
          <w:rFonts w:ascii="Consolas" w:eastAsia="Times New Roman" w:hAnsi="Consolas" w:cs="Courier New"/>
          <w:color w:val="000000"/>
          <w:sz w:val="20"/>
          <w:szCs w:val="20"/>
        </w:rPr>
        <w:t>... Input elements ...</w:t>
      </w:r>
      <w:r w:rsidR="00AA77BF">
        <w:rPr>
          <w:rFonts w:ascii="Consolas" w:eastAsia="Times New Roman" w:hAnsi="Consolas" w:cs="Courier New"/>
          <w:color w:val="000000"/>
          <w:sz w:val="20"/>
          <w:szCs w:val="20"/>
        </w:rPr>
        <w:t xml:space="preserve"> </w:t>
      </w:r>
      <w:r w:rsidR="00AA77BF">
        <w:t>&lt;input&gt;, &lt;button&gt;, &lt;select&gt;, &lt;option&gt;, &lt;textarea&gt;, &lt;keygen&gt;</w:t>
      </w:r>
    </w:p>
    <w:p w14:paraId="42807CBD" w14:textId="4FAB279D"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Submit/Reset buttons ...</w:t>
      </w:r>
      <w:r w:rsidR="00E302B6">
        <w:rPr>
          <w:rFonts w:ascii="Consolas" w:eastAsia="Times New Roman" w:hAnsi="Consolas" w:cs="Courier New"/>
          <w:color w:val="000000"/>
          <w:sz w:val="20"/>
          <w:szCs w:val="20"/>
        </w:rPr>
        <w:t xml:space="preserve"> &lt;input type=”submit”&gt;</w:t>
      </w:r>
    </w:p>
    <w:p w14:paraId="563E3C18" w14:textId="77777777"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&lt;/form&gt;</w:t>
      </w:r>
    </w:p>
    <w:p w14:paraId="54286A5A" w14:textId="7D461547" w:rsidR="000131BD" w:rsidRPr="003E53DD" w:rsidRDefault="003E53DD" w:rsidP="003E53DD">
      <w:r w:rsidRPr="003E53DD">
        <w:t>The m</w:t>
      </w:r>
      <w:r w:rsidR="009E5664" w:rsidRPr="003E53DD">
        <w:t xml:space="preserve">ost important attributes of </w:t>
      </w:r>
      <w:r w:rsidR="000131BD" w:rsidRPr="003E53DD">
        <w:t>&lt;form&gt;</w:t>
      </w:r>
      <w:r w:rsidRPr="003E53DD">
        <w:t xml:space="preserve"> are </w:t>
      </w:r>
      <w:r w:rsidR="000131BD" w:rsidRPr="003E53DD">
        <w:t>action</w:t>
      </w:r>
      <w:r w:rsidR="002A08C2" w:rsidRPr="003E53DD">
        <w:t xml:space="preserve"> (url)</w:t>
      </w:r>
      <w:r w:rsidR="000131BD" w:rsidRPr="003E53DD">
        <w:t xml:space="preserve"> and method</w:t>
      </w:r>
      <w:r w:rsidR="002A08C2" w:rsidRPr="003E53DD">
        <w:t xml:space="preserve"> (get/post)</w:t>
      </w:r>
    </w:p>
    <w:p w14:paraId="25F8AA4B" w14:textId="7AAD8F5C" w:rsidR="00DF0678" w:rsidRPr="00364BB6" w:rsidRDefault="00DF0678" w:rsidP="00364BB6">
      <w:pPr>
        <w:pStyle w:val="ListParagraph"/>
        <w:numPr>
          <w:ilvl w:val="0"/>
          <w:numId w:val="18"/>
        </w:numPr>
        <w:shd w:val="clear" w:color="auto" w:fill="FFFFFF"/>
        <w:spacing w:after="0" w:line="240" w:lineRule="auto"/>
        <w:jc w:val="both"/>
        <w:rPr>
          <w:rFonts w:ascii="Segoe UI" w:eastAsia="Times New Roman" w:hAnsi="Segoe UI" w:cs="Segoe UI"/>
          <w:color w:val="000000"/>
          <w:sz w:val="21"/>
          <w:szCs w:val="21"/>
        </w:rPr>
      </w:pPr>
      <w:r w:rsidRPr="00364BB6">
        <w:rPr>
          <w:rFonts w:ascii="Segoe UI" w:eastAsia="Times New Roman" w:hAnsi="Segoe UI" w:cs="Segoe UI"/>
          <w:color w:val="000000"/>
          <w:sz w:val="21"/>
          <w:szCs w:val="21"/>
        </w:rPr>
        <w:t>The attribute </w:t>
      </w:r>
      <w:r w:rsidRPr="00364BB6">
        <w:rPr>
          <w:rFonts w:ascii="Consolas" w:eastAsia="Times New Roman" w:hAnsi="Consolas" w:cs="Courier New"/>
          <w:b/>
          <w:bCs/>
          <w:color w:val="000000"/>
          <w:sz w:val="20"/>
          <w:szCs w:val="20"/>
        </w:rPr>
        <w:t>action</w:t>
      </w:r>
      <w:r w:rsidRPr="00364BB6">
        <w:rPr>
          <w:rFonts w:ascii="Segoe UI" w:eastAsia="Times New Roman" w:hAnsi="Segoe UI" w:cs="Segoe UI"/>
          <w:color w:val="000000"/>
          <w:sz w:val="21"/>
          <w:szCs w:val="21"/>
        </w:rPr>
        <w:t> specifies the URL for which this web form is submitted</w:t>
      </w:r>
      <w:r w:rsidR="00826328">
        <w:rPr>
          <w:rFonts w:ascii="Segoe UI" w:eastAsia="Times New Roman" w:hAnsi="Segoe UI" w:cs="Segoe UI"/>
          <w:color w:val="000000"/>
          <w:sz w:val="21"/>
          <w:szCs w:val="21"/>
        </w:rPr>
        <w:t xml:space="preserve"> to</w:t>
      </w:r>
      <w:r w:rsidRPr="00364BB6">
        <w:rPr>
          <w:rFonts w:ascii="Segoe UI" w:eastAsia="Times New Roman" w:hAnsi="Segoe UI" w:cs="Segoe UI"/>
          <w:color w:val="000000"/>
          <w:sz w:val="21"/>
          <w:szCs w:val="21"/>
        </w:rPr>
        <w:t xml:space="preserve">, which </w:t>
      </w:r>
      <w:r w:rsidRPr="00364BB6">
        <w:rPr>
          <w:rFonts w:ascii="Segoe UI" w:eastAsia="Times New Roman" w:hAnsi="Segoe UI" w:cs="Segoe UI"/>
          <w:i/>
          <w:iCs/>
          <w:color w:val="000000"/>
          <w:sz w:val="21"/>
          <w:szCs w:val="21"/>
        </w:rPr>
        <w:t>default to the current page</w:t>
      </w:r>
      <w:r w:rsidRPr="00364BB6">
        <w:rPr>
          <w:rFonts w:ascii="Segoe UI" w:eastAsia="Times New Roman" w:hAnsi="Segoe UI" w:cs="Segoe UI"/>
          <w:color w:val="000000"/>
          <w:sz w:val="21"/>
          <w:szCs w:val="21"/>
        </w:rPr>
        <w:t xml:space="preserve">. </w:t>
      </w:r>
    </w:p>
    <w:p w14:paraId="6C47B704" w14:textId="0D82D20E" w:rsidR="00DF0678" w:rsidRDefault="00DF0678" w:rsidP="00364BB6">
      <w:pPr>
        <w:pStyle w:val="ListParagraph"/>
        <w:numPr>
          <w:ilvl w:val="0"/>
          <w:numId w:val="18"/>
        </w:numPr>
        <w:shd w:val="clear" w:color="auto" w:fill="FFFFFF"/>
        <w:spacing w:after="0" w:line="240" w:lineRule="auto"/>
        <w:jc w:val="both"/>
        <w:rPr>
          <w:rFonts w:ascii="Segoe UI" w:eastAsia="Times New Roman" w:hAnsi="Segoe UI" w:cs="Segoe UI"/>
          <w:color w:val="000000"/>
          <w:sz w:val="21"/>
          <w:szCs w:val="21"/>
        </w:rPr>
      </w:pPr>
      <w:r w:rsidRPr="00364BB6">
        <w:rPr>
          <w:rFonts w:ascii="Segoe UI" w:eastAsia="Times New Roman" w:hAnsi="Segoe UI" w:cs="Segoe UI"/>
          <w:color w:val="000000"/>
          <w:sz w:val="21"/>
          <w:szCs w:val="21"/>
        </w:rPr>
        <w:t>The attribute </w:t>
      </w:r>
      <w:r w:rsidRPr="00364BB6">
        <w:rPr>
          <w:rFonts w:ascii="Consolas" w:eastAsia="Times New Roman" w:hAnsi="Consolas" w:cs="Courier New"/>
          <w:b/>
          <w:bCs/>
          <w:color w:val="000000"/>
          <w:sz w:val="20"/>
          <w:szCs w:val="20"/>
        </w:rPr>
        <w:t>method</w:t>
      </w:r>
      <w:r w:rsidRPr="00364BB6">
        <w:rPr>
          <w:rFonts w:ascii="Segoe UI" w:eastAsia="Times New Roman" w:hAnsi="Segoe UI" w:cs="Segoe UI"/>
          <w:color w:val="000000"/>
          <w:sz w:val="21"/>
          <w:szCs w:val="21"/>
        </w:rPr>
        <w:t> specifies the HTTP method used for submission, i.e., </w:t>
      </w:r>
      <w:r w:rsidRPr="00364BB6">
        <w:rPr>
          <w:rFonts w:ascii="Consolas" w:eastAsia="Times New Roman" w:hAnsi="Consolas" w:cs="Courier New"/>
          <w:color w:val="000000"/>
          <w:sz w:val="20"/>
          <w:szCs w:val="20"/>
        </w:rPr>
        <w:t>GET</w:t>
      </w:r>
      <w:r w:rsidRPr="00364BB6">
        <w:rPr>
          <w:rFonts w:ascii="Segoe UI" w:eastAsia="Times New Roman" w:hAnsi="Segoe UI" w:cs="Segoe UI"/>
          <w:color w:val="000000"/>
          <w:sz w:val="21"/>
          <w:szCs w:val="21"/>
        </w:rPr>
        <w:t> or </w:t>
      </w:r>
      <w:r w:rsidRPr="00364BB6">
        <w:rPr>
          <w:rFonts w:ascii="Consolas" w:eastAsia="Times New Roman" w:hAnsi="Consolas" w:cs="Courier New"/>
          <w:color w:val="000000"/>
          <w:sz w:val="20"/>
          <w:szCs w:val="20"/>
        </w:rPr>
        <w:t>POST</w:t>
      </w:r>
      <w:r w:rsidRPr="00364BB6">
        <w:rPr>
          <w:rFonts w:ascii="Segoe UI" w:eastAsia="Times New Roman" w:hAnsi="Segoe UI" w:cs="Segoe UI"/>
          <w:color w:val="000000"/>
          <w:sz w:val="21"/>
          <w:szCs w:val="21"/>
        </w:rPr>
        <w:t xml:space="preserve"> (</w:t>
      </w:r>
      <w:r w:rsidRPr="00364BB6">
        <w:rPr>
          <w:rFonts w:ascii="Segoe UI" w:eastAsia="Times New Roman" w:hAnsi="Segoe UI" w:cs="Segoe UI"/>
          <w:i/>
          <w:iCs/>
          <w:color w:val="000000"/>
          <w:sz w:val="21"/>
          <w:szCs w:val="21"/>
        </w:rPr>
        <w:t>with default of </w:t>
      </w:r>
      <w:r w:rsidRPr="00364BB6">
        <w:rPr>
          <w:rFonts w:ascii="Consolas" w:eastAsia="Times New Roman" w:hAnsi="Consolas" w:cs="Courier New"/>
          <w:i/>
          <w:iCs/>
          <w:color w:val="000000"/>
          <w:sz w:val="20"/>
          <w:szCs w:val="20"/>
        </w:rPr>
        <w:t>GET</w:t>
      </w:r>
      <w:r w:rsidRPr="00364BB6">
        <w:rPr>
          <w:rFonts w:ascii="Segoe UI" w:eastAsia="Times New Roman" w:hAnsi="Segoe UI" w:cs="Segoe UI"/>
          <w:color w:val="000000"/>
          <w:sz w:val="21"/>
          <w:szCs w:val="21"/>
        </w:rPr>
        <w:t>).</w:t>
      </w:r>
      <w:r w:rsidR="005E29FF">
        <w:rPr>
          <w:rFonts w:ascii="Segoe UI" w:eastAsia="Times New Roman" w:hAnsi="Segoe UI" w:cs="Segoe UI"/>
          <w:color w:val="000000"/>
          <w:sz w:val="21"/>
          <w:szCs w:val="21"/>
        </w:rPr>
        <w:t xml:space="preserve"> </w:t>
      </w:r>
      <w:r w:rsidR="0074755A">
        <w:rPr>
          <w:rFonts w:ascii="Segoe UI" w:eastAsia="Times New Roman" w:hAnsi="Segoe UI" w:cs="Segoe UI"/>
          <w:color w:val="000000"/>
          <w:sz w:val="21"/>
          <w:szCs w:val="21"/>
        </w:rPr>
        <w:t xml:space="preserve">The </w:t>
      </w:r>
      <w:r w:rsidR="00686CBF">
        <w:rPr>
          <w:rFonts w:ascii="Segoe UI" w:eastAsia="Times New Roman" w:hAnsi="Segoe UI" w:cs="Segoe UI"/>
          <w:color w:val="000000"/>
          <w:sz w:val="21"/>
          <w:szCs w:val="21"/>
        </w:rPr>
        <w:t xml:space="preserve">data extracted from the </w:t>
      </w:r>
      <w:r w:rsidR="0074755A">
        <w:rPr>
          <w:rFonts w:ascii="Segoe UI" w:eastAsia="Times New Roman" w:hAnsi="Segoe UI" w:cs="Segoe UI"/>
          <w:color w:val="000000"/>
          <w:sz w:val="21"/>
          <w:szCs w:val="21"/>
        </w:rPr>
        <w:t xml:space="preserve">form is put in </w:t>
      </w:r>
      <w:r w:rsidR="008B2433">
        <w:rPr>
          <w:rFonts w:ascii="Segoe UI" w:eastAsia="Times New Roman" w:hAnsi="Segoe UI" w:cs="Segoe UI"/>
          <w:color w:val="000000"/>
          <w:sz w:val="21"/>
          <w:szCs w:val="21"/>
        </w:rPr>
        <w:t xml:space="preserve">the </w:t>
      </w:r>
      <w:r w:rsidR="00DB6C3A">
        <w:rPr>
          <w:rFonts w:ascii="Segoe UI" w:eastAsia="Times New Roman" w:hAnsi="Segoe UI" w:cs="Segoe UI"/>
          <w:color w:val="000000"/>
          <w:sz w:val="21"/>
          <w:szCs w:val="21"/>
        </w:rPr>
        <w:t>start line of the HTTP request message</w:t>
      </w:r>
      <w:r w:rsidR="00686CBF">
        <w:rPr>
          <w:rFonts w:ascii="Segoe UI" w:eastAsia="Times New Roman" w:hAnsi="Segoe UI" w:cs="Segoe UI"/>
          <w:color w:val="000000"/>
          <w:sz w:val="21"/>
          <w:szCs w:val="21"/>
        </w:rPr>
        <w:t xml:space="preserve"> if GET is used</w:t>
      </w:r>
      <w:r w:rsidR="00D11529">
        <w:rPr>
          <w:rFonts w:ascii="Segoe UI" w:eastAsia="Times New Roman" w:hAnsi="Segoe UI" w:cs="Segoe UI"/>
          <w:color w:val="000000"/>
          <w:sz w:val="21"/>
          <w:szCs w:val="21"/>
        </w:rPr>
        <w:t xml:space="preserve">, or in the body of the HTTP message </w:t>
      </w:r>
      <w:r w:rsidR="0074755A">
        <w:rPr>
          <w:rFonts w:ascii="Segoe UI" w:eastAsia="Times New Roman" w:hAnsi="Segoe UI" w:cs="Segoe UI"/>
          <w:color w:val="000000"/>
          <w:sz w:val="21"/>
          <w:szCs w:val="21"/>
        </w:rPr>
        <w:t>if POST is used</w:t>
      </w:r>
      <w:r w:rsidR="00D11529">
        <w:rPr>
          <w:rFonts w:ascii="Segoe UI" w:eastAsia="Times New Roman" w:hAnsi="Segoe UI" w:cs="Segoe UI"/>
          <w:color w:val="000000"/>
          <w:sz w:val="21"/>
          <w:szCs w:val="21"/>
        </w:rPr>
        <w:t>.</w:t>
      </w:r>
      <w:r w:rsidR="0074755A">
        <w:rPr>
          <w:rFonts w:ascii="Segoe UI" w:eastAsia="Times New Roman" w:hAnsi="Segoe UI" w:cs="Segoe UI"/>
          <w:color w:val="000000"/>
          <w:sz w:val="21"/>
          <w:szCs w:val="21"/>
        </w:rPr>
        <w:t xml:space="preserve"> </w:t>
      </w:r>
    </w:p>
    <w:p w14:paraId="572743BB" w14:textId="7D0FD711" w:rsidR="008448A0" w:rsidRDefault="00535E78" w:rsidP="001573B3">
      <w:pPr>
        <w:pStyle w:val="Heading3"/>
        <w:rPr>
          <w:shd w:val="clear" w:color="auto" w:fill="FFFFFF"/>
        </w:rPr>
      </w:pPr>
      <w:r>
        <w:rPr>
          <w:shd w:val="clear" w:color="auto" w:fill="FFFFFF"/>
        </w:rPr>
        <w:t xml:space="preserve">(1) </w:t>
      </w:r>
      <w:r w:rsidR="008448A0">
        <w:rPr>
          <w:shd w:val="clear" w:color="auto" w:fill="FFFFFF"/>
        </w:rPr>
        <w:t xml:space="preserve">Labeling </w:t>
      </w:r>
      <w:r w:rsidR="002D0AD0">
        <w:rPr>
          <w:shd w:val="clear" w:color="auto" w:fill="FFFFFF"/>
        </w:rPr>
        <w:t>with &lt;label&gt; or &lt;fieldset&gt;</w:t>
      </w:r>
    </w:p>
    <w:p w14:paraId="65FB116B" w14:textId="3F9A605B" w:rsidR="00E412EE" w:rsidRPr="00E412EE" w:rsidRDefault="00E412EE" w:rsidP="001573B3">
      <w:pPr>
        <w:pStyle w:val="Heading4"/>
      </w:pPr>
      <w:r w:rsidRPr="00E412EE">
        <w:t>Labeling</w:t>
      </w:r>
      <w:r w:rsidR="004F7C0E">
        <w:t xml:space="preserve"> a single</w:t>
      </w:r>
      <w:r w:rsidRPr="00E412EE">
        <w:t> </w:t>
      </w:r>
      <w:r w:rsidR="004F7C0E">
        <w:t>input f</w:t>
      </w:r>
      <w:r w:rsidRPr="00E412EE">
        <w:t>ield:  &lt;label&gt; </w:t>
      </w:r>
    </w:p>
    <w:p w14:paraId="7B999651" w14:textId="681F137B"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w:t>
      </w:r>
      <w:r>
        <w:rPr>
          <w:rStyle w:val="HTMLCode"/>
          <w:rFonts w:ascii="Consolas" w:hAnsi="Consolas"/>
          <w:color w:val="000000"/>
        </w:rPr>
        <w:t>&lt;input&gt;</w:t>
      </w:r>
      <w:r>
        <w:rPr>
          <w:rFonts w:ascii="Segoe UI" w:hAnsi="Segoe UI" w:cs="Segoe UI"/>
          <w:color w:val="000000"/>
          <w:sz w:val="21"/>
          <w:szCs w:val="21"/>
        </w:rPr>
        <w:t> field is typically associated with a </w:t>
      </w:r>
      <w:r>
        <w:rPr>
          <w:rStyle w:val="HTMLCode"/>
          <w:rFonts w:ascii="Consolas" w:hAnsi="Consolas"/>
          <w:color w:val="000000"/>
        </w:rPr>
        <w:t>&lt;label&gt;</w:t>
      </w:r>
      <w:r>
        <w:rPr>
          <w:rFonts w:ascii="Segoe UI" w:hAnsi="Segoe UI" w:cs="Segoe UI"/>
          <w:color w:val="000000"/>
          <w:sz w:val="21"/>
          <w:szCs w:val="21"/>
        </w:rPr>
        <w:t> to label the input field.</w:t>
      </w:r>
    </w:p>
    <w:p w14:paraId="7C77CCDC" w14:textId="77777777" w:rsidR="00025004" w:rsidRDefault="00025004" w:rsidP="0002500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Label does not have any visual effect. But if you click on the label, the associated input field will be selected.</w:t>
      </w:r>
    </w:p>
    <w:p w14:paraId="796E541D" w14:textId="557D3493"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bind the </w:t>
      </w:r>
      <w:r>
        <w:rPr>
          <w:rStyle w:val="HTMLCode"/>
          <w:rFonts w:ascii="Consolas" w:hAnsi="Consolas"/>
          <w:color w:val="000000"/>
        </w:rPr>
        <w:t>&lt;input&gt;</w:t>
      </w:r>
      <w:r>
        <w:rPr>
          <w:rFonts w:ascii="Segoe UI" w:hAnsi="Segoe UI" w:cs="Segoe UI"/>
          <w:color w:val="000000"/>
          <w:sz w:val="21"/>
          <w:szCs w:val="21"/>
        </w:rPr>
        <w:t> element it</w:t>
      </w:r>
      <w:r w:rsidR="00DB1B0A">
        <w:rPr>
          <w:rFonts w:ascii="Segoe UI" w:hAnsi="Segoe UI" w:cs="Segoe UI"/>
          <w:color w:val="000000"/>
          <w:sz w:val="21"/>
          <w:szCs w:val="21"/>
        </w:rPr>
        <w:t>s</w:t>
      </w:r>
      <w:r>
        <w:rPr>
          <w:rFonts w:ascii="Segoe UI" w:hAnsi="Segoe UI" w:cs="Segoe UI"/>
          <w:color w:val="000000"/>
          <w:sz w:val="21"/>
          <w:szCs w:val="21"/>
        </w:rPr>
        <w:t xml:space="preserve"> label by</w:t>
      </w:r>
      <w:r w:rsidR="00412D51">
        <w:rPr>
          <w:rFonts w:ascii="Segoe UI" w:hAnsi="Segoe UI" w:cs="Segoe UI"/>
          <w:color w:val="000000"/>
          <w:sz w:val="21"/>
          <w:szCs w:val="21"/>
        </w:rPr>
        <w:t>:</w:t>
      </w:r>
    </w:p>
    <w:p w14:paraId="2920411B" w14:textId="3806CC51" w:rsidR="00412D51" w:rsidRDefault="00412D51"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either</w:t>
      </w:r>
      <w:r w:rsidR="00E412EE">
        <w:rPr>
          <w:rFonts w:ascii="Segoe UI" w:hAnsi="Segoe UI" w:cs="Segoe UI"/>
          <w:color w:val="000000"/>
          <w:sz w:val="21"/>
          <w:szCs w:val="21"/>
        </w:rPr>
        <w:t xml:space="preserve"> matching the </w:t>
      </w:r>
      <w:r w:rsidR="00E412EE" w:rsidRPr="001408B5">
        <w:rPr>
          <w:rStyle w:val="keywordChar"/>
          <w:b/>
          <w:bCs/>
        </w:rPr>
        <w:t>for</w:t>
      </w:r>
      <w:r w:rsidR="00E412EE">
        <w:rPr>
          <w:rFonts w:ascii="Segoe UI" w:hAnsi="Segoe UI" w:cs="Segoe UI"/>
          <w:color w:val="000000"/>
          <w:sz w:val="21"/>
          <w:szCs w:val="21"/>
        </w:rPr>
        <w:t> attribute of the </w:t>
      </w:r>
      <w:r w:rsidR="00E412EE">
        <w:rPr>
          <w:rStyle w:val="HTMLCode"/>
          <w:rFonts w:ascii="Consolas" w:hAnsi="Consolas"/>
          <w:color w:val="000000"/>
        </w:rPr>
        <w:t>&lt;label&gt;</w:t>
      </w:r>
      <w:r w:rsidR="00E412EE">
        <w:rPr>
          <w:rFonts w:ascii="Segoe UI" w:hAnsi="Segoe UI" w:cs="Segoe UI"/>
          <w:color w:val="000000"/>
          <w:sz w:val="21"/>
          <w:szCs w:val="21"/>
        </w:rPr>
        <w:t> element with the </w:t>
      </w:r>
      <w:r w:rsidR="00E412EE">
        <w:rPr>
          <w:rStyle w:val="HTMLCode"/>
          <w:rFonts w:ascii="Consolas" w:hAnsi="Consolas"/>
          <w:color w:val="000000"/>
        </w:rPr>
        <w:t>id</w:t>
      </w:r>
      <w:r w:rsidR="00E412EE">
        <w:rPr>
          <w:rFonts w:ascii="Segoe UI" w:hAnsi="Segoe UI" w:cs="Segoe UI"/>
          <w:color w:val="000000"/>
          <w:sz w:val="21"/>
          <w:szCs w:val="21"/>
        </w:rPr>
        <w:t> attribute of the element</w:t>
      </w:r>
    </w:p>
    <w:p w14:paraId="6BD83206" w14:textId="4B2020AC" w:rsidR="00E412EE" w:rsidRDefault="00E412EE"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or place the </w:t>
      </w:r>
      <w:r>
        <w:rPr>
          <w:rStyle w:val="HTMLCode"/>
          <w:rFonts w:ascii="Consolas" w:hAnsi="Consolas"/>
          <w:color w:val="000000"/>
        </w:rPr>
        <w:t>&lt;input&gt;</w:t>
      </w:r>
      <w:r>
        <w:rPr>
          <w:rFonts w:ascii="Segoe UI" w:hAnsi="Segoe UI" w:cs="Segoe UI"/>
          <w:color w:val="000000"/>
          <w:sz w:val="21"/>
          <w:szCs w:val="21"/>
        </w:rPr>
        <w:t> element within the </w:t>
      </w:r>
      <w:r>
        <w:rPr>
          <w:rStyle w:val="HTMLCode"/>
          <w:rFonts w:ascii="Consolas" w:hAnsi="Consolas"/>
          <w:color w:val="000000"/>
        </w:rPr>
        <w:t>&lt;label&gt;...&lt;/label&gt;</w:t>
      </w:r>
      <w:r>
        <w:rPr>
          <w:rFonts w:ascii="Segoe UI" w:hAnsi="Segoe UI" w:cs="Segoe UI"/>
          <w:color w:val="000000"/>
          <w:sz w:val="21"/>
          <w:szCs w:val="21"/>
        </w:rPr>
        <w:t> element (without the </w:t>
      </w:r>
      <w:r w:rsidRPr="001408B5">
        <w:rPr>
          <w:rStyle w:val="keywordChar"/>
          <w:b/>
          <w:bCs/>
        </w:rPr>
        <w:t>for</w:t>
      </w:r>
      <w:r>
        <w:rPr>
          <w:rFonts w:ascii="Segoe UI" w:hAnsi="Segoe UI" w:cs="Segoe UI"/>
          <w:color w:val="000000"/>
          <w:sz w:val="21"/>
          <w:szCs w:val="21"/>
        </w:rPr>
        <w:t> attribute)</w:t>
      </w:r>
    </w:p>
    <w:p w14:paraId="2A92433F" w14:textId="41065898" w:rsidR="003802CD" w:rsidRDefault="00323540" w:rsidP="003802CD">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If you want the input and label </w:t>
      </w:r>
      <w:r w:rsidR="005E6BD9">
        <w:rPr>
          <w:rFonts w:ascii="Segoe UI" w:hAnsi="Segoe UI" w:cs="Segoe UI"/>
          <w:color w:val="000000"/>
          <w:sz w:val="21"/>
          <w:szCs w:val="21"/>
        </w:rPr>
        <w:t xml:space="preserve">to </w:t>
      </w:r>
      <w:r>
        <w:rPr>
          <w:rFonts w:ascii="Segoe UI" w:hAnsi="Segoe UI" w:cs="Segoe UI"/>
          <w:color w:val="000000"/>
          <w:sz w:val="21"/>
          <w:szCs w:val="21"/>
        </w:rPr>
        <w:t>go together</w:t>
      </w:r>
      <w:r w:rsidR="00E14F5B">
        <w:rPr>
          <w:rFonts w:ascii="Segoe UI" w:hAnsi="Segoe UI" w:cs="Segoe UI"/>
          <w:color w:val="000000"/>
          <w:sz w:val="21"/>
          <w:szCs w:val="21"/>
        </w:rPr>
        <w:t xml:space="preserve"> in a same line</w:t>
      </w:r>
      <w:r>
        <w:rPr>
          <w:rFonts w:ascii="Segoe UI" w:hAnsi="Segoe UI" w:cs="Segoe UI"/>
          <w:color w:val="000000"/>
          <w:sz w:val="21"/>
          <w:szCs w:val="21"/>
        </w:rPr>
        <w:t xml:space="preserve">, </w:t>
      </w:r>
      <w:r w:rsidR="005E6BD9">
        <w:rPr>
          <w:rFonts w:ascii="Segoe UI" w:hAnsi="Segoe UI" w:cs="Segoe UI"/>
          <w:color w:val="000000"/>
          <w:sz w:val="21"/>
          <w:szCs w:val="21"/>
        </w:rPr>
        <w:t xml:space="preserve">then put </w:t>
      </w:r>
      <w:r w:rsidR="005E6BD9">
        <w:rPr>
          <w:rStyle w:val="HTMLCode"/>
          <w:rFonts w:ascii="Consolas" w:hAnsi="Consolas"/>
          <w:color w:val="000000"/>
        </w:rPr>
        <w:t>&lt;input&gt;</w:t>
      </w:r>
      <w:r w:rsidR="005E6BD9">
        <w:rPr>
          <w:rFonts w:ascii="Segoe UI" w:hAnsi="Segoe UI" w:cs="Segoe UI"/>
          <w:color w:val="000000"/>
          <w:sz w:val="21"/>
          <w:szCs w:val="21"/>
        </w:rPr>
        <w:t> element within the </w:t>
      </w:r>
      <w:r w:rsidR="005E6BD9">
        <w:rPr>
          <w:rStyle w:val="HTMLCode"/>
          <w:rFonts w:ascii="Consolas" w:hAnsi="Consolas"/>
          <w:color w:val="000000"/>
        </w:rPr>
        <w:t>&lt;label&gt;</w:t>
      </w:r>
    </w:p>
    <w:p w14:paraId="139682A2"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action</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101E44E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Matching for with id--&gt;</w:t>
      </w:r>
    </w:p>
    <w:p w14:paraId="74458F9B" w14:textId="2A8D28D0"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for</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"un"</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 Username: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2BA310AA" w14:textId="54B0F9F2"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id</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w:t>
      </w:r>
      <w:r w:rsidR="00130C22">
        <w:rPr>
          <w:rFonts w:ascii="Consolas" w:eastAsia="Times New Roman" w:hAnsi="Consolas" w:cs="Times New Roman"/>
          <w:color w:val="CE9178"/>
          <w:sz w:val="21"/>
          <w:szCs w:val="21"/>
        </w:rPr>
        <w:t>n</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00130C22">
        <w:rPr>
          <w:rFonts w:ascii="Consolas" w:eastAsia="Times New Roman" w:hAnsi="Consolas" w:cs="Times New Roman"/>
          <w:color w:val="CE9178"/>
          <w:sz w:val="21"/>
          <w:szCs w:val="21"/>
        </w:rPr>
        <w:t>U</w:t>
      </w:r>
      <w:r w:rsidRPr="00A77768">
        <w:rPr>
          <w:rFonts w:ascii="Consolas" w:eastAsia="Times New Roman" w:hAnsi="Consolas" w:cs="Times New Roman"/>
          <w:color w:val="CE9178"/>
          <w:sz w:val="21"/>
          <w:szCs w:val="21"/>
        </w:rPr>
        <w:t>serName"</w:t>
      </w:r>
      <w:r w:rsidRPr="00A77768">
        <w:rPr>
          <w:rFonts w:ascii="Consolas" w:eastAsia="Times New Roman" w:hAnsi="Consolas" w:cs="Times New Roman"/>
          <w:color w:val="808080"/>
          <w:sz w:val="21"/>
          <w:szCs w:val="21"/>
        </w:rPr>
        <w:t>&gt;</w:t>
      </w:r>
    </w:p>
    <w:p w14:paraId="29C31E3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D6A7F91"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br</w:t>
      </w:r>
      <w:r w:rsidRPr="00A77768">
        <w:rPr>
          <w:rFonts w:ascii="Consolas" w:eastAsia="Times New Roman" w:hAnsi="Consolas" w:cs="Times New Roman"/>
          <w:color w:val="808080"/>
          <w:sz w:val="21"/>
          <w:szCs w:val="21"/>
        </w:rPr>
        <w:t>&gt;</w:t>
      </w:r>
    </w:p>
    <w:p w14:paraId="39ACACE0"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070E6FE"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Placing &lt;input&gt; inside &lt;label&gt; --&gt;</w:t>
      </w:r>
    </w:p>
    <w:p w14:paraId="765A5B0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Label can be in front or behind the &lt;input&gt; --&gt;</w:t>
      </w:r>
    </w:p>
    <w:p w14:paraId="0363746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Full 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"yourFullName"</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1974C738"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"m"</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300B6D3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"f"</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Female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416A71F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808080"/>
          <w:sz w:val="21"/>
          <w:szCs w:val="21"/>
        </w:rPr>
        <w:t>&gt;</w:t>
      </w:r>
    </w:p>
    <w:p w14:paraId="23F50157" w14:textId="50BE36C9" w:rsidR="004C58D8" w:rsidRDefault="004C58D8" w:rsidP="00E412EE">
      <w:pPr>
        <w:pStyle w:val="NormalWeb"/>
        <w:shd w:val="clear" w:color="auto" w:fill="FFFFFF"/>
        <w:spacing w:before="144" w:beforeAutospacing="0" w:after="96" w:afterAutospacing="0"/>
        <w:jc w:val="both"/>
        <w:rPr>
          <w:rFonts w:ascii="Segoe UI" w:hAnsi="Segoe UI" w:cs="Segoe UI"/>
          <w:color w:val="000000"/>
          <w:sz w:val="21"/>
          <w:szCs w:val="21"/>
        </w:rPr>
      </w:pPr>
      <w:r>
        <w:rPr>
          <w:noProof/>
        </w:rPr>
        <w:drawing>
          <wp:inline distT="0" distB="0" distL="0" distR="0" wp14:anchorId="2C48AB51" wp14:editId="16E1562A">
            <wp:extent cx="3990109" cy="66363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936" cy="674418"/>
                    </a:xfrm>
                    <a:prstGeom prst="rect">
                      <a:avLst/>
                    </a:prstGeom>
                  </pic:spPr>
                </pic:pic>
              </a:graphicData>
            </a:graphic>
          </wp:inline>
        </w:drawing>
      </w:r>
    </w:p>
    <w:p w14:paraId="7FA3B535" w14:textId="76A335D4" w:rsidR="00E412EE" w:rsidRDefault="004F7C0E" w:rsidP="001573B3">
      <w:pPr>
        <w:pStyle w:val="Heading4"/>
      </w:pPr>
      <w:r>
        <w:t xml:space="preserve">Labeling a group of input fields: </w:t>
      </w:r>
      <w:r w:rsidR="0093291F">
        <w:t>&lt;fieldset&gt; and &lt;legend&gt;</w:t>
      </w:r>
    </w:p>
    <w:p w14:paraId="08F19A1A" w14:textId="661CC516" w:rsidR="00DC610A" w:rsidRDefault="0060274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 well-designed web form uses </w:t>
      </w:r>
      <w:r>
        <w:rPr>
          <w:rStyle w:val="HTMLCode"/>
          <w:rFonts w:ascii="Consolas" w:eastAsiaTheme="minorHAnsi" w:hAnsi="Consolas"/>
          <w:color w:val="000000"/>
          <w:sz w:val="21"/>
          <w:szCs w:val="21"/>
          <w:shd w:val="clear" w:color="auto" w:fill="FFFFFF"/>
        </w:rPr>
        <w:t>&lt;fieldset&gt;</w:t>
      </w:r>
      <w:r>
        <w:rPr>
          <w:rFonts w:ascii="Segoe UI" w:hAnsi="Segoe UI" w:cs="Segoe UI"/>
          <w:color w:val="000000"/>
          <w:sz w:val="21"/>
          <w:szCs w:val="21"/>
          <w:shd w:val="clear" w:color="auto" w:fill="FFFFFF"/>
        </w:rPr>
        <w:t> to group the input fields into sets, with a </w:t>
      </w:r>
      <w:r>
        <w:rPr>
          <w:rStyle w:val="HTMLCode"/>
          <w:rFonts w:ascii="Consolas" w:eastAsiaTheme="minorHAnsi" w:hAnsi="Consolas"/>
          <w:color w:val="000000"/>
          <w:sz w:val="21"/>
          <w:szCs w:val="21"/>
          <w:shd w:val="clear" w:color="auto" w:fill="FFFFFF"/>
        </w:rPr>
        <w:t>&lt;legend&gt;</w:t>
      </w:r>
      <w:r>
        <w:rPr>
          <w:rFonts w:ascii="Segoe UI" w:hAnsi="Segoe UI" w:cs="Segoe UI"/>
          <w:color w:val="000000"/>
          <w:sz w:val="21"/>
          <w:szCs w:val="21"/>
          <w:shd w:val="clear" w:color="auto" w:fill="FFFFFF"/>
        </w:rPr>
        <w:t> to provide a descriptive legend for the fieldset. For example</w:t>
      </w:r>
    </w:p>
    <w:p w14:paraId="40F09CC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69BA6D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300BB6D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1st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4C712BC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one: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CA9E9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lastRenderedPageBreak/>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            </w:t>
      </w:r>
    </w:p>
    <w:p w14:paraId="0D73B78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two:</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B537B53"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CAEE01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BD8A4E2"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13A3E9A"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280853F"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2nd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6784798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three: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0383B37"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84485C5"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four:</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7CCB9C6"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73FFA749"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1C18ADD"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value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808080"/>
          <w:sz w:val="21"/>
          <w:szCs w:val="21"/>
        </w:rPr>
        <w:t>&gt;</w:t>
      </w:r>
    </w:p>
    <w:p w14:paraId="68F91720"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78C1CE81" w14:textId="052AD597" w:rsidR="00982451" w:rsidRDefault="000E17B7" w:rsidP="00C747F7">
      <w:pPr>
        <w:rPr>
          <w:rFonts w:ascii="Segoe UI" w:hAnsi="Segoe UI" w:cs="Segoe UI"/>
          <w:color w:val="000000"/>
          <w:sz w:val="21"/>
          <w:szCs w:val="21"/>
          <w:shd w:val="clear" w:color="auto" w:fill="FFFFFF"/>
        </w:rPr>
      </w:pPr>
      <w:r w:rsidRPr="000E17B7">
        <w:rPr>
          <w:rFonts w:ascii="Segoe UI" w:hAnsi="Segoe UI" w:cs="Segoe UI"/>
          <w:noProof/>
          <w:color w:val="000000"/>
          <w:sz w:val="21"/>
          <w:szCs w:val="21"/>
          <w:shd w:val="clear" w:color="auto" w:fill="FFFFFF"/>
        </w:rPr>
        <w:drawing>
          <wp:inline distT="0" distB="0" distL="0" distR="0" wp14:anchorId="19C631EF" wp14:editId="1CE87D31">
            <wp:extent cx="307086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247900"/>
                    </a:xfrm>
                    <a:prstGeom prst="rect">
                      <a:avLst/>
                    </a:prstGeom>
                    <a:noFill/>
                    <a:ln>
                      <a:noFill/>
                    </a:ln>
                  </pic:spPr>
                </pic:pic>
              </a:graphicData>
            </a:graphic>
          </wp:inline>
        </w:drawing>
      </w:r>
    </w:p>
    <w:p w14:paraId="5750AC57" w14:textId="0204D24F" w:rsidR="000E17B7" w:rsidRDefault="00535E78" w:rsidP="000E17B7">
      <w:pPr>
        <w:pStyle w:val="Heading3"/>
        <w:rPr>
          <w:shd w:val="clear" w:color="auto" w:fill="FFFFFF"/>
        </w:rPr>
      </w:pPr>
      <w:r>
        <w:rPr>
          <w:shd w:val="clear" w:color="auto" w:fill="FFFFFF"/>
        </w:rPr>
        <w:t xml:space="preserve">(2) </w:t>
      </w:r>
      <w:r w:rsidR="000E17B7">
        <w:rPr>
          <w:shd w:val="clear" w:color="auto" w:fill="FFFFFF"/>
        </w:rPr>
        <w:t>Input fields: &lt;input&gt;, &lt;button&gt;, &lt;opt&gt;, &lt;textarea&gt;, &lt;keygen&gt;</w:t>
      </w:r>
    </w:p>
    <w:p w14:paraId="0A7FAB09" w14:textId="77777777" w:rsidR="002971F0"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Input fields are marked by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&lt;textarea&gt;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w:t>
      </w:r>
    </w:p>
    <w:p w14:paraId="5DE7AED0" w14:textId="77777777" w:rsidR="00727467" w:rsidRDefault="00994092"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All of those tags </w:t>
      </w:r>
      <w:r w:rsidR="00727467">
        <w:rPr>
          <w:rFonts w:ascii="Segoe UI" w:hAnsi="Segoe UI" w:cs="Segoe UI"/>
          <w:color w:val="000000"/>
          <w:sz w:val="21"/>
          <w:szCs w:val="21"/>
          <w:shd w:val="clear" w:color="auto" w:fill="FFFFFF"/>
        </w:rPr>
        <w:t>share the following attributes:</w:t>
      </w:r>
    </w:p>
    <w:p w14:paraId="4CC83CB7" w14:textId="0896258F" w:rsidR="009B5C43" w:rsidRDefault="00D94B5A" w:rsidP="00727467">
      <w:pPr>
        <w:pStyle w:val="ListParagraph"/>
        <w:numPr>
          <w:ilvl w:val="0"/>
          <w:numId w:val="18"/>
        </w:numPr>
        <w:rPr>
          <w:rFonts w:ascii="Segoe UI" w:hAnsi="Segoe UI" w:cs="Segoe UI"/>
          <w:color w:val="000000"/>
          <w:sz w:val="21"/>
          <w:szCs w:val="21"/>
          <w:shd w:val="clear" w:color="auto" w:fill="FFFFFF"/>
        </w:rPr>
      </w:pPr>
      <w:r w:rsidRPr="00D94B5A">
        <w:t xml:space="preserve">(most important) </w:t>
      </w:r>
      <w:r w:rsidR="00D51995" w:rsidRPr="00727467">
        <w:rPr>
          <w:rStyle w:val="keywordChar"/>
          <w:b/>
          <w:bCs/>
        </w:rPr>
        <w:t>“name”, “value”</w:t>
      </w:r>
      <w:r w:rsidR="00D51995" w:rsidRPr="00727467">
        <w:rPr>
          <w:rFonts w:ascii="Segoe UI" w:hAnsi="Segoe UI" w:cs="Segoe UI"/>
          <w:color w:val="000000"/>
          <w:sz w:val="21"/>
          <w:szCs w:val="21"/>
          <w:shd w:val="clear" w:color="auto" w:fill="FFFFFF"/>
        </w:rPr>
        <w:t xml:space="preserve"> </w:t>
      </w:r>
      <w:r w:rsidR="00727467">
        <w:rPr>
          <w:rFonts w:ascii="Segoe UI" w:hAnsi="Segoe UI" w:cs="Segoe UI"/>
          <w:color w:val="000000"/>
          <w:sz w:val="21"/>
          <w:szCs w:val="21"/>
          <w:shd w:val="clear" w:color="auto" w:fill="FFFFFF"/>
        </w:rPr>
        <w:t xml:space="preserve">This pair makes </w:t>
      </w:r>
      <w:r w:rsidR="009B5C43" w:rsidRPr="00727467">
        <w:rPr>
          <w:rFonts w:ascii="Segoe UI" w:hAnsi="Segoe UI" w:cs="Segoe UI"/>
          <w:color w:val="000000"/>
          <w:sz w:val="21"/>
          <w:szCs w:val="21"/>
          <w:shd w:val="clear" w:color="auto" w:fill="FFFFFF"/>
        </w:rPr>
        <w:t>input data</w:t>
      </w:r>
      <w:r w:rsidR="008840FE">
        <w:rPr>
          <w:rFonts w:ascii="Segoe UI" w:hAnsi="Segoe UI" w:cs="Segoe UI"/>
          <w:color w:val="000000"/>
          <w:sz w:val="21"/>
          <w:szCs w:val="21"/>
          <w:shd w:val="clear" w:color="auto" w:fill="FFFFFF"/>
        </w:rPr>
        <w:t>;</w:t>
      </w:r>
      <w:r w:rsidR="007A4DF2">
        <w:rPr>
          <w:rFonts w:ascii="Segoe UI" w:hAnsi="Segoe UI" w:cs="Segoe UI"/>
          <w:color w:val="000000"/>
          <w:sz w:val="21"/>
          <w:szCs w:val="21"/>
          <w:shd w:val="clear" w:color="auto" w:fill="FFFFFF"/>
        </w:rPr>
        <w:t xml:space="preserve"> </w:t>
      </w:r>
      <w:r w:rsidR="00337B84">
        <w:rPr>
          <w:rFonts w:ascii="Segoe UI" w:hAnsi="Segoe UI" w:cs="Segoe UI"/>
          <w:color w:val="000000"/>
          <w:sz w:val="21"/>
          <w:szCs w:val="21"/>
          <w:shd w:val="clear" w:color="auto" w:fill="FFFFFF"/>
        </w:rPr>
        <w:t>for example: name=’</w:t>
      </w:r>
      <w:r w:rsidR="00E97AEB">
        <w:rPr>
          <w:rFonts w:ascii="Segoe UI" w:hAnsi="Segoe UI" w:cs="Segoe UI"/>
          <w:color w:val="000000"/>
          <w:sz w:val="21"/>
          <w:szCs w:val="21"/>
          <w:shd w:val="clear" w:color="auto" w:fill="FFFFFF"/>
        </w:rPr>
        <w:t>age</w:t>
      </w:r>
      <w:r w:rsidR="00337B84">
        <w:rPr>
          <w:rFonts w:ascii="Segoe UI" w:hAnsi="Segoe UI" w:cs="Segoe UI"/>
          <w:color w:val="000000"/>
          <w:sz w:val="21"/>
          <w:szCs w:val="21"/>
          <w:shd w:val="clear" w:color="auto" w:fill="FFFFFF"/>
        </w:rPr>
        <w:t>’</w:t>
      </w:r>
      <w:r w:rsidR="001B6B66">
        <w:rPr>
          <w:rFonts w:ascii="Segoe UI" w:hAnsi="Segoe UI" w:cs="Segoe UI"/>
          <w:color w:val="000000"/>
          <w:sz w:val="21"/>
          <w:szCs w:val="21"/>
          <w:shd w:val="clear" w:color="auto" w:fill="FFFFFF"/>
        </w:rPr>
        <w:t>, value=</w:t>
      </w:r>
      <w:r w:rsidR="00E97AEB">
        <w:rPr>
          <w:rFonts w:ascii="Segoe UI" w:hAnsi="Segoe UI" w:cs="Segoe UI"/>
          <w:color w:val="000000"/>
          <w:sz w:val="21"/>
          <w:szCs w:val="21"/>
          <w:shd w:val="clear" w:color="auto" w:fill="FFFFFF"/>
        </w:rPr>
        <w:t>’19</w:t>
      </w:r>
      <w:r w:rsidR="001B6B66">
        <w:rPr>
          <w:rFonts w:ascii="Segoe UI" w:hAnsi="Segoe UI" w:cs="Segoe UI"/>
          <w:color w:val="000000"/>
          <w:sz w:val="21"/>
          <w:szCs w:val="21"/>
          <w:shd w:val="clear" w:color="auto" w:fill="FFFFFF"/>
        </w:rPr>
        <w:t>’</w:t>
      </w:r>
      <w:r w:rsidR="00A04823">
        <w:rPr>
          <w:rFonts w:ascii="Segoe UI" w:hAnsi="Segoe UI" w:cs="Segoe UI"/>
          <w:color w:val="000000"/>
          <w:sz w:val="21"/>
          <w:szCs w:val="21"/>
          <w:shd w:val="clear" w:color="auto" w:fill="FFFFFF"/>
        </w:rPr>
        <w:t xml:space="preserve"> will </w:t>
      </w:r>
      <w:r w:rsidR="00691DCC">
        <w:rPr>
          <w:rFonts w:ascii="Segoe UI" w:hAnsi="Segoe UI" w:cs="Segoe UI"/>
          <w:color w:val="000000"/>
          <w:sz w:val="21"/>
          <w:szCs w:val="21"/>
          <w:shd w:val="clear" w:color="auto" w:fill="FFFFFF"/>
        </w:rPr>
        <w:t xml:space="preserve">be submitted as </w:t>
      </w:r>
      <w:r w:rsidR="00B43328">
        <w:rPr>
          <w:rFonts w:ascii="Segoe UI" w:hAnsi="Segoe UI" w:cs="Segoe UI"/>
          <w:color w:val="000000"/>
          <w:sz w:val="21"/>
          <w:szCs w:val="21"/>
          <w:shd w:val="clear" w:color="auto" w:fill="FFFFFF"/>
        </w:rPr>
        <w:t>age</w:t>
      </w:r>
      <w:r w:rsidR="00B86E28">
        <w:rPr>
          <w:rFonts w:ascii="Segoe UI" w:hAnsi="Segoe UI" w:cs="Segoe UI"/>
          <w:color w:val="000000"/>
          <w:sz w:val="21"/>
          <w:szCs w:val="21"/>
          <w:shd w:val="clear" w:color="auto" w:fill="FFFFFF"/>
        </w:rPr>
        <w:t>=</w:t>
      </w:r>
      <w:r w:rsidR="00B43328">
        <w:rPr>
          <w:rFonts w:ascii="Segoe UI" w:hAnsi="Segoe UI" w:cs="Segoe UI"/>
          <w:color w:val="000000"/>
          <w:sz w:val="21"/>
          <w:szCs w:val="21"/>
          <w:shd w:val="clear" w:color="auto" w:fill="FFFFFF"/>
        </w:rPr>
        <w:t>19</w:t>
      </w:r>
      <w:r w:rsidR="00B86E28">
        <w:rPr>
          <w:rFonts w:ascii="Segoe UI" w:hAnsi="Segoe UI" w:cs="Segoe UI"/>
          <w:color w:val="000000"/>
          <w:sz w:val="21"/>
          <w:szCs w:val="21"/>
          <w:shd w:val="clear" w:color="auto" w:fill="FFFFFF"/>
        </w:rPr>
        <w:t xml:space="preserve"> (it looks like assigning a value to a variable, doesn’t it?). </w:t>
      </w:r>
      <w:r w:rsidR="00B86E28" w:rsidRPr="009B4E52">
        <w:rPr>
          <w:rFonts w:ascii="Segoe UI" w:hAnsi="Segoe UI" w:cs="Segoe UI"/>
          <w:b/>
          <w:bCs/>
          <w:color w:val="000000"/>
          <w:sz w:val="21"/>
          <w:szCs w:val="21"/>
          <w:shd w:val="clear" w:color="auto" w:fill="FFFFFF"/>
        </w:rPr>
        <w:t>Without “name” attribute, the data is not sent to server</w:t>
      </w:r>
      <w:r w:rsidR="00B86E28">
        <w:rPr>
          <w:rFonts w:ascii="Segoe UI" w:hAnsi="Segoe UI" w:cs="Segoe UI"/>
          <w:color w:val="000000"/>
          <w:sz w:val="21"/>
          <w:szCs w:val="21"/>
          <w:shd w:val="clear" w:color="auto" w:fill="FFFFFF"/>
        </w:rPr>
        <w:t>.</w:t>
      </w:r>
    </w:p>
    <w:p w14:paraId="448BB282" w14:textId="77777777" w:rsidR="009E6403" w:rsidRDefault="00936FA1"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w:t>
      </w:r>
      <w:r w:rsidRPr="005612DF">
        <w:rPr>
          <w:rStyle w:val="keywordChar"/>
          <w:b/>
          <w:bCs/>
        </w:rPr>
        <w:t>required</w:t>
      </w:r>
      <w:r>
        <w:rPr>
          <w:rFonts w:ascii="Segoe UI" w:hAnsi="Segoe UI" w:cs="Segoe UI"/>
          <w:color w:val="000000"/>
          <w:sz w:val="21"/>
          <w:szCs w:val="21"/>
          <w:shd w:val="clear" w:color="auto" w:fill="FFFFFF"/>
        </w:rPr>
        <w:t>”</w:t>
      </w:r>
      <w:r w:rsidR="009E6403">
        <w:rPr>
          <w:rFonts w:ascii="Segoe UI" w:hAnsi="Segoe UI" w:cs="Segoe UI"/>
          <w:color w:val="000000"/>
          <w:sz w:val="21"/>
          <w:szCs w:val="21"/>
          <w:shd w:val="clear" w:color="auto" w:fill="FFFFFF"/>
        </w:rPr>
        <w:t>: the value must be there or some option must be chosen otherwise the form cannot be submitted</w:t>
      </w:r>
    </w:p>
    <w:p w14:paraId="7864E08F" w14:textId="2A32371E" w:rsidR="00B41C5E" w:rsidRDefault="00532402"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w:t>
      </w:r>
      <w:r w:rsidRPr="005612DF">
        <w:rPr>
          <w:rStyle w:val="keywordChar"/>
          <w:b/>
          <w:bCs/>
        </w:rPr>
        <w:t>disabled</w:t>
      </w:r>
      <w:r>
        <w:rPr>
          <w:rFonts w:ascii="Segoe UI" w:hAnsi="Segoe UI" w:cs="Segoe UI"/>
          <w:color w:val="000000"/>
          <w:sz w:val="21"/>
          <w:szCs w:val="21"/>
          <w:shd w:val="clear" w:color="auto" w:fill="FFFFFF"/>
        </w:rPr>
        <w:t>”:</w:t>
      </w:r>
      <w:r w:rsidR="00936FA1">
        <w:rPr>
          <w:rFonts w:ascii="Segoe UI" w:hAnsi="Segoe UI" w:cs="Segoe UI"/>
          <w:color w:val="000000"/>
          <w:sz w:val="21"/>
          <w:szCs w:val="21"/>
          <w:shd w:val="clear" w:color="auto" w:fill="FFFFFF"/>
        </w:rPr>
        <w:t xml:space="preserve"> </w:t>
      </w:r>
      <w:r w:rsidR="002231FD">
        <w:rPr>
          <w:rFonts w:ascii="Segoe UI" w:hAnsi="Segoe UI" w:cs="Segoe UI"/>
          <w:color w:val="000000"/>
          <w:sz w:val="21"/>
          <w:szCs w:val="21"/>
          <w:shd w:val="clear" w:color="auto" w:fill="FFFFFF"/>
        </w:rPr>
        <w:t>if a control is disabled, it cannot be edited</w:t>
      </w:r>
      <w:r w:rsidR="009718DD">
        <w:rPr>
          <w:rFonts w:ascii="Segoe UI" w:hAnsi="Segoe UI" w:cs="Segoe UI"/>
          <w:color w:val="000000"/>
          <w:sz w:val="21"/>
          <w:szCs w:val="21"/>
          <w:shd w:val="clear" w:color="auto" w:fill="FFFFFF"/>
        </w:rPr>
        <w:t>, sent or receive focus</w:t>
      </w:r>
      <w:r w:rsidR="0082044D">
        <w:rPr>
          <w:rFonts w:ascii="Segoe UI" w:hAnsi="Segoe UI" w:cs="Segoe UI"/>
          <w:color w:val="000000"/>
          <w:sz w:val="21"/>
          <w:szCs w:val="21"/>
          <w:shd w:val="clear" w:color="auto" w:fill="FFFFFF"/>
        </w:rPr>
        <w:t>.</w:t>
      </w:r>
    </w:p>
    <w:p w14:paraId="1C83D260" w14:textId="07329428" w:rsidR="009718DD" w:rsidRDefault="00A86447"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w:t>
      </w:r>
      <w:r w:rsidRPr="005612DF">
        <w:rPr>
          <w:rStyle w:val="keywordChar"/>
          <w:b/>
          <w:bCs/>
        </w:rPr>
        <w:t>autofocus</w:t>
      </w:r>
      <w:r>
        <w:rPr>
          <w:rFonts w:ascii="Segoe UI" w:hAnsi="Segoe UI" w:cs="Segoe UI"/>
          <w:color w:val="000000"/>
          <w:sz w:val="21"/>
          <w:szCs w:val="21"/>
          <w:shd w:val="clear" w:color="auto" w:fill="FFFFFF"/>
        </w:rPr>
        <w:t>”: the control receive</w:t>
      </w:r>
      <w:r w:rsidR="00310850">
        <w:rPr>
          <w:rFonts w:ascii="Segoe UI" w:hAnsi="Segoe UI" w:cs="Segoe UI"/>
          <w:color w:val="000000"/>
          <w:sz w:val="21"/>
          <w:szCs w:val="21"/>
          <w:shd w:val="clear" w:color="auto" w:fill="FFFFFF"/>
        </w:rPr>
        <w:t>s</w:t>
      </w:r>
      <w:r>
        <w:rPr>
          <w:rFonts w:ascii="Segoe UI" w:hAnsi="Segoe UI" w:cs="Segoe UI"/>
          <w:color w:val="000000"/>
          <w:sz w:val="21"/>
          <w:szCs w:val="21"/>
          <w:shd w:val="clear" w:color="auto" w:fill="FFFFFF"/>
        </w:rPr>
        <w:t xml:space="preserve"> </w:t>
      </w:r>
      <w:r w:rsidR="009A0C38">
        <w:rPr>
          <w:rFonts w:ascii="Segoe UI" w:hAnsi="Segoe UI" w:cs="Segoe UI"/>
          <w:color w:val="000000"/>
          <w:sz w:val="21"/>
          <w:szCs w:val="21"/>
          <w:shd w:val="clear" w:color="auto" w:fill="FFFFFF"/>
        </w:rPr>
        <w:t xml:space="preserve">user </w:t>
      </w:r>
      <w:r w:rsidR="00891793">
        <w:rPr>
          <w:rFonts w:ascii="Segoe UI" w:hAnsi="Segoe UI" w:cs="Segoe UI"/>
          <w:color w:val="000000"/>
          <w:sz w:val="21"/>
          <w:szCs w:val="21"/>
          <w:shd w:val="clear" w:color="auto" w:fill="FFFFFF"/>
        </w:rPr>
        <w:t xml:space="preserve">focus when the page </w:t>
      </w:r>
      <w:r w:rsidR="00E954D3">
        <w:rPr>
          <w:rFonts w:ascii="Segoe UI" w:hAnsi="Segoe UI" w:cs="Segoe UI"/>
          <w:color w:val="000000"/>
          <w:sz w:val="21"/>
          <w:szCs w:val="21"/>
          <w:shd w:val="clear" w:color="auto" w:fill="FFFFFF"/>
        </w:rPr>
        <w:t>loads</w:t>
      </w:r>
    </w:p>
    <w:p w14:paraId="01B6DB3D" w14:textId="2DF77DC1" w:rsidR="00FB5451" w:rsidRPr="00FB5451" w:rsidRDefault="00E8586A" w:rsidP="00FB545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When a form is submitted, only </w:t>
      </w:r>
      <w:r w:rsidR="0085250A">
        <w:rPr>
          <w:rFonts w:ascii="Segoe UI" w:hAnsi="Segoe UI" w:cs="Segoe UI"/>
          <w:color w:val="000000"/>
          <w:sz w:val="21"/>
          <w:szCs w:val="21"/>
          <w:shd w:val="clear" w:color="auto" w:fill="FFFFFF"/>
        </w:rPr>
        <w:t>input tags with “</w:t>
      </w:r>
      <w:r w:rsidR="0085250A" w:rsidRPr="008B3566">
        <w:rPr>
          <w:rStyle w:val="keywordChar"/>
          <w:b/>
          <w:bCs/>
        </w:rPr>
        <w:t>name</w:t>
      </w:r>
      <w:r w:rsidR="0085250A">
        <w:rPr>
          <w:rFonts w:ascii="Segoe UI" w:hAnsi="Segoe UI" w:cs="Segoe UI"/>
          <w:color w:val="000000"/>
          <w:sz w:val="21"/>
          <w:szCs w:val="21"/>
          <w:shd w:val="clear" w:color="auto" w:fill="FFFFFF"/>
        </w:rPr>
        <w:t>” attribute</w:t>
      </w:r>
      <w:r w:rsidR="00145B7C">
        <w:rPr>
          <w:rFonts w:ascii="Segoe UI" w:hAnsi="Segoe UI" w:cs="Segoe UI"/>
          <w:color w:val="000000"/>
          <w:sz w:val="21"/>
          <w:szCs w:val="21"/>
          <w:shd w:val="clear" w:color="auto" w:fill="FFFFFF"/>
        </w:rPr>
        <w:t xml:space="preserve"> are sent to server. The data sent is of the form name:value and the value is either given by user input </w:t>
      </w:r>
      <w:r w:rsidR="00EF4573">
        <w:rPr>
          <w:rFonts w:ascii="Segoe UI" w:hAnsi="Segoe UI" w:cs="Segoe UI"/>
          <w:color w:val="000000"/>
          <w:sz w:val="21"/>
          <w:szCs w:val="21"/>
          <w:shd w:val="clear" w:color="auto" w:fill="FFFFFF"/>
        </w:rPr>
        <w:t xml:space="preserve">(like in input type=”text”) </w:t>
      </w:r>
      <w:r w:rsidR="00145B7C">
        <w:rPr>
          <w:rFonts w:ascii="Segoe UI" w:hAnsi="Segoe UI" w:cs="Segoe UI"/>
          <w:color w:val="000000"/>
          <w:sz w:val="21"/>
          <w:szCs w:val="21"/>
          <w:shd w:val="clear" w:color="auto" w:fill="FFFFFF"/>
        </w:rPr>
        <w:t xml:space="preserve">or </w:t>
      </w:r>
      <w:r w:rsidR="00EF4573">
        <w:rPr>
          <w:rFonts w:ascii="Segoe UI" w:hAnsi="Segoe UI" w:cs="Segoe UI"/>
          <w:color w:val="000000"/>
          <w:sz w:val="21"/>
          <w:szCs w:val="21"/>
          <w:shd w:val="clear" w:color="auto" w:fill="FFFFFF"/>
        </w:rPr>
        <w:t>indicated by “</w:t>
      </w:r>
      <w:r w:rsidR="00EF4573" w:rsidRPr="008B3566">
        <w:rPr>
          <w:rStyle w:val="keywordChar"/>
          <w:b/>
          <w:bCs/>
        </w:rPr>
        <w:t>value</w:t>
      </w:r>
      <w:r w:rsidR="00EF4573">
        <w:rPr>
          <w:rFonts w:ascii="Segoe UI" w:hAnsi="Segoe UI" w:cs="Segoe UI"/>
          <w:color w:val="000000"/>
          <w:sz w:val="21"/>
          <w:szCs w:val="21"/>
          <w:shd w:val="clear" w:color="auto" w:fill="FFFFFF"/>
        </w:rPr>
        <w:t xml:space="preserve">” attribute (like in </w:t>
      </w:r>
      <w:r w:rsidR="00035635">
        <w:rPr>
          <w:rFonts w:ascii="Segoe UI" w:hAnsi="Segoe UI" w:cs="Segoe UI"/>
          <w:color w:val="000000"/>
          <w:sz w:val="21"/>
          <w:szCs w:val="21"/>
          <w:shd w:val="clear" w:color="auto" w:fill="FFFFFF"/>
        </w:rPr>
        <w:t>radio buttons)</w:t>
      </w:r>
      <w:r w:rsidR="00EF4573">
        <w:rPr>
          <w:rFonts w:ascii="Segoe UI" w:hAnsi="Segoe UI" w:cs="Segoe UI"/>
          <w:color w:val="000000"/>
          <w:sz w:val="21"/>
          <w:szCs w:val="21"/>
          <w:shd w:val="clear" w:color="auto" w:fill="FFFFFF"/>
        </w:rPr>
        <w:t>.</w:t>
      </w:r>
    </w:p>
    <w:p w14:paraId="7D0CAEFB" w14:textId="3CCE5AFE" w:rsidR="00994092" w:rsidRDefault="002D5BAA" w:rsidP="00AB2BD4">
      <w:pPr>
        <w:pStyle w:val="Heading4"/>
        <w:rPr>
          <w:shd w:val="clear" w:color="auto" w:fill="FFFFFF"/>
        </w:rPr>
      </w:pPr>
      <w:r>
        <w:rPr>
          <w:shd w:val="clear" w:color="auto" w:fill="FFFFFF"/>
        </w:rPr>
        <w:t>Textual Input</w:t>
      </w:r>
    </w:p>
    <w:p w14:paraId="5385A28E" w14:textId="5B516384" w:rsidR="001E75E6" w:rsidRDefault="0031322D" w:rsidP="001E75E6">
      <w:r>
        <w:t>A textual input can be s</w:t>
      </w:r>
      <w:r w:rsidR="001E75E6">
        <w:t xml:space="preserve">ingle-line </w:t>
      </w:r>
      <w:r>
        <w:t>with &lt;</w:t>
      </w:r>
      <w:r w:rsidRPr="005612DF">
        <w:rPr>
          <w:rStyle w:val="keywordChar"/>
          <w:b/>
          <w:bCs/>
        </w:rPr>
        <w:t>input</w:t>
      </w:r>
      <w:r>
        <w:t xml:space="preserve">&gt; </w:t>
      </w:r>
      <w:r w:rsidR="00BE5589">
        <w:t>(type=</w:t>
      </w:r>
      <w:r w:rsidR="00051D09" w:rsidRPr="005612DF">
        <w:rPr>
          <w:rStyle w:val="keywordChar"/>
          <w:b/>
          <w:bCs/>
        </w:rPr>
        <w:t>text, email, password, number, tel</w:t>
      </w:r>
      <w:r w:rsidR="00051D09">
        <w:t xml:space="preserve">) </w:t>
      </w:r>
      <w:r>
        <w:t>or multiple-line with &lt;</w:t>
      </w:r>
      <w:r w:rsidRPr="005612DF">
        <w:rPr>
          <w:rStyle w:val="keywordChar"/>
          <w:b/>
          <w:bCs/>
        </w:rPr>
        <w:t>textarea</w:t>
      </w:r>
      <w:r>
        <w:t>&gt;</w:t>
      </w:r>
      <w:r w:rsidR="00D763B9">
        <w:t>.</w:t>
      </w:r>
    </w:p>
    <w:p w14:paraId="795E5B99" w14:textId="002B9815" w:rsidR="00D763B9" w:rsidRPr="001E75E6" w:rsidRDefault="00D763B9" w:rsidP="001E75E6">
      <w:r>
        <w:t xml:space="preserve">Both &lt;input&gt; and &lt;textarea&gt; </w:t>
      </w:r>
      <w:r w:rsidR="00CD651F">
        <w:t>should have “</w:t>
      </w:r>
      <w:r w:rsidR="00CD651F" w:rsidRPr="005612DF">
        <w:rPr>
          <w:rStyle w:val="keywordChar"/>
          <w:b/>
          <w:bCs/>
        </w:rPr>
        <w:t>name</w:t>
      </w:r>
      <w:r w:rsidR="00CD651F">
        <w:t xml:space="preserve">” attribute so that the </w:t>
      </w:r>
      <w:r w:rsidR="003D1636">
        <w:t xml:space="preserve">data can be </w:t>
      </w:r>
      <w:r w:rsidR="00717273">
        <w:t>se</w:t>
      </w:r>
      <w:r w:rsidR="007B3D92">
        <w:t>nt to server</w:t>
      </w:r>
      <w:r w:rsidR="003D1636">
        <w:t xml:space="preserve">. </w:t>
      </w:r>
      <w:r w:rsidR="005E055E">
        <w:t>The attribute “</w:t>
      </w:r>
      <w:r w:rsidR="005E055E" w:rsidRPr="002A6619">
        <w:rPr>
          <w:rStyle w:val="keywordChar"/>
          <w:b/>
          <w:bCs/>
        </w:rPr>
        <w:t>value</w:t>
      </w:r>
      <w:r w:rsidR="005E055E">
        <w:t>” can be used if you want to indicate default value</w:t>
      </w:r>
      <w:r w:rsidR="009B7273">
        <w:t xml:space="preserve">. If users </w:t>
      </w:r>
      <w:r w:rsidR="00950F62">
        <w:t>type</w:t>
      </w:r>
      <w:r w:rsidR="009B7273">
        <w:t xml:space="preserve"> something, the default value will be replaced by user input. </w:t>
      </w:r>
      <w:r w:rsidR="009008DE">
        <w:t>At</w:t>
      </w:r>
      <w:r>
        <w:t>tribute “</w:t>
      </w:r>
      <w:r w:rsidR="00653206" w:rsidRPr="005612DF">
        <w:rPr>
          <w:rStyle w:val="keywordChar"/>
          <w:b/>
          <w:bCs/>
        </w:rPr>
        <w:t>placehoder</w:t>
      </w:r>
      <w:r>
        <w:t>”</w:t>
      </w:r>
      <w:r w:rsidR="00653206">
        <w:t xml:space="preserve"> </w:t>
      </w:r>
      <w:r w:rsidR="0075360C">
        <w:t xml:space="preserve">will show </w:t>
      </w:r>
      <w:r w:rsidR="00653206">
        <w:t>a dimmed text for description.</w:t>
      </w:r>
      <w:r w:rsidR="0075360C">
        <w:t xml:space="preserve"> “</w:t>
      </w:r>
      <w:r w:rsidR="00AB5A1F">
        <w:t>value</w:t>
      </w:r>
      <w:r w:rsidR="0075360C">
        <w:t xml:space="preserve">” </w:t>
      </w:r>
      <w:r w:rsidR="00AB5A1F">
        <w:t xml:space="preserve">also is shown in the input box, but it’s different from “placeholder” in that “value” </w:t>
      </w:r>
      <w:r w:rsidR="00155F16">
        <w:t>will be sent to server while “placeholder” is not.</w:t>
      </w:r>
      <w:r w:rsidR="0075360C">
        <w:t xml:space="preserve"> </w:t>
      </w:r>
    </w:p>
    <w:tbl>
      <w:tblPr>
        <w:tblStyle w:val="TableGrid"/>
        <w:tblW w:w="0" w:type="auto"/>
        <w:tblLayout w:type="fixed"/>
        <w:tblLook w:val="04A0" w:firstRow="1" w:lastRow="0" w:firstColumn="1" w:lastColumn="0" w:noHBand="0" w:noVBand="1"/>
      </w:tblPr>
      <w:tblGrid>
        <w:gridCol w:w="1255"/>
        <w:gridCol w:w="2700"/>
        <w:gridCol w:w="4320"/>
        <w:gridCol w:w="2610"/>
      </w:tblGrid>
      <w:tr w:rsidR="000135ED" w14:paraId="611325A8" w14:textId="77777777" w:rsidTr="00EA01F9">
        <w:tc>
          <w:tcPr>
            <w:tcW w:w="10885" w:type="dxa"/>
            <w:gridSpan w:val="4"/>
          </w:tcPr>
          <w:p w14:paraId="3192A00F" w14:textId="208EE931" w:rsidR="000135ED" w:rsidRDefault="000135ED" w:rsidP="0073652F">
            <w:pPr>
              <w:jc w:val="cente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lastRenderedPageBreak/>
              <w:t>Single-line</w:t>
            </w:r>
          </w:p>
        </w:tc>
      </w:tr>
      <w:tr w:rsidR="0073652F" w14:paraId="7BDDDD06" w14:textId="77777777" w:rsidTr="00B915AC">
        <w:tc>
          <w:tcPr>
            <w:tcW w:w="1255" w:type="dxa"/>
          </w:tcPr>
          <w:p w14:paraId="36987F70" w14:textId="0710589F"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Text</w:t>
            </w:r>
          </w:p>
        </w:tc>
        <w:tc>
          <w:tcPr>
            <w:tcW w:w="2700" w:type="dxa"/>
          </w:tcPr>
          <w:p w14:paraId="6F0F1A3E" w14:textId="0C0FAA91" w:rsidR="00E84A98"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type=”text”</w:t>
            </w:r>
            <w:r w:rsidR="00F3144F">
              <w:rPr>
                <w:rFonts w:ascii="Segoe UI" w:hAnsi="Segoe UI" w:cs="Segoe UI"/>
                <w:color w:val="000000"/>
                <w:sz w:val="21"/>
                <w:szCs w:val="21"/>
                <w:shd w:val="clear" w:color="auto" w:fill="FFFFFF"/>
              </w:rPr>
              <w:t xml:space="preserve"> </w:t>
            </w:r>
            <w:r w:rsidR="001E03A7">
              <w:rPr>
                <w:rFonts w:ascii="Segoe UI" w:hAnsi="Segoe UI" w:cs="Segoe UI"/>
                <w:color w:val="000000"/>
                <w:sz w:val="21"/>
                <w:szCs w:val="21"/>
                <w:shd w:val="clear" w:color="auto" w:fill="FFFFFF"/>
              </w:rPr>
              <w:t>name=”usertext”</w:t>
            </w:r>
          </w:p>
          <w:p w14:paraId="135DCAA0" w14:textId="5D25BEA5" w:rsidR="00420A2A" w:rsidRDefault="00E84A98"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placeholder=”type here”</w:t>
            </w:r>
            <w:r w:rsidR="001E03A7">
              <w:rPr>
                <w:rFonts w:ascii="Segoe UI" w:hAnsi="Segoe UI" w:cs="Segoe UI"/>
                <w:color w:val="000000"/>
                <w:sz w:val="21"/>
                <w:szCs w:val="21"/>
                <w:shd w:val="clear" w:color="auto" w:fill="FFFFFF"/>
              </w:rPr>
              <w:t xml:space="preserve"> </w:t>
            </w:r>
            <w:r w:rsidR="006F37A4">
              <w:rPr>
                <w:rFonts w:ascii="Segoe UI" w:hAnsi="Segoe UI" w:cs="Segoe UI"/>
                <w:color w:val="000000"/>
                <w:sz w:val="21"/>
                <w:szCs w:val="21"/>
                <w:shd w:val="clear" w:color="auto" w:fill="FFFFFF"/>
              </w:rPr>
              <w:t>&gt;</w:t>
            </w:r>
          </w:p>
        </w:tc>
        <w:tc>
          <w:tcPr>
            <w:tcW w:w="4320" w:type="dxa"/>
          </w:tcPr>
          <w:p w14:paraId="103314ED" w14:textId="4618CD2D" w:rsidR="00420A2A" w:rsidRDefault="00F3144F" w:rsidP="00420A2A">
            <w:pPr>
              <w:rPr>
                <w:rFonts w:ascii="Segoe UI" w:hAnsi="Segoe UI" w:cs="Segoe UI"/>
                <w:color w:val="000000"/>
                <w:sz w:val="21"/>
                <w:szCs w:val="21"/>
                <w:shd w:val="clear" w:color="auto" w:fill="FFFFFF"/>
              </w:rPr>
            </w:pPr>
            <w:r>
              <w:rPr>
                <w:noProof/>
              </w:rPr>
              <w:drawing>
                <wp:inline distT="0" distB="0" distL="0" distR="0" wp14:anchorId="408401FA" wp14:editId="3F6BDBDB">
                  <wp:extent cx="1500188" cy="283446"/>
                  <wp:effectExtent l="0" t="0" r="508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328" cy="295187"/>
                          </a:xfrm>
                          <a:prstGeom prst="rect">
                            <a:avLst/>
                          </a:prstGeom>
                        </pic:spPr>
                      </pic:pic>
                    </a:graphicData>
                  </a:graphic>
                </wp:inline>
              </w:drawing>
            </w:r>
          </w:p>
        </w:tc>
        <w:tc>
          <w:tcPr>
            <w:tcW w:w="2610" w:type="dxa"/>
          </w:tcPr>
          <w:p w14:paraId="12B66F70" w14:textId="546970C4" w:rsidR="00420A2A" w:rsidRDefault="00B532E0" w:rsidP="00420A2A">
            <w:pPr>
              <w:rPr>
                <w:rFonts w:ascii="Segoe UI" w:hAnsi="Segoe UI" w:cs="Segoe UI"/>
                <w:color w:val="000000"/>
                <w:sz w:val="21"/>
                <w:szCs w:val="21"/>
                <w:shd w:val="clear" w:color="auto" w:fill="FFFFFF"/>
              </w:rPr>
            </w:pPr>
            <w:r w:rsidRPr="00B532E0">
              <w:rPr>
                <w:rFonts w:ascii="Segoe UI" w:hAnsi="Segoe UI" w:cs="Segoe UI"/>
                <w:color w:val="000000"/>
                <w:sz w:val="21"/>
                <w:szCs w:val="21"/>
                <w:shd w:val="clear" w:color="auto" w:fill="FFFFFF"/>
              </w:rPr>
              <w:t>Allows any type of character</w:t>
            </w:r>
          </w:p>
        </w:tc>
      </w:tr>
      <w:tr w:rsidR="0073652F" w14:paraId="3B9C0086" w14:textId="77777777" w:rsidTr="00B915AC">
        <w:tc>
          <w:tcPr>
            <w:tcW w:w="1255" w:type="dxa"/>
          </w:tcPr>
          <w:p w14:paraId="09751802" w14:textId="192486A8"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Email</w:t>
            </w:r>
          </w:p>
        </w:tc>
        <w:tc>
          <w:tcPr>
            <w:tcW w:w="2700" w:type="dxa"/>
          </w:tcPr>
          <w:p w14:paraId="6C26BCB2" w14:textId="05111A36"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type=”email”</w:t>
            </w:r>
            <w:r w:rsidR="008A61CA">
              <w:rPr>
                <w:rFonts w:ascii="Segoe UI" w:hAnsi="Segoe UI" w:cs="Segoe UI"/>
                <w:color w:val="000000"/>
                <w:sz w:val="21"/>
                <w:szCs w:val="21"/>
                <w:shd w:val="clear" w:color="auto" w:fill="FFFFFF"/>
              </w:rPr>
              <w:t xml:space="preserve"> name=”</w:t>
            </w:r>
            <w:r w:rsidR="00AA420C">
              <w:rPr>
                <w:rFonts w:ascii="Segoe UI" w:hAnsi="Segoe UI" w:cs="Segoe UI"/>
                <w:color w:val="000000"/>
                <w:sz w:val="21"/>
                <w:szCs w:val="21"/>
                <w:shd w:val="clear" w:color="auto" w:fill="FFFFFF"/>
              </w:rPr>
              <w:t>useremail</w:t>
            </w:r>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2521ECCE" w14:textId="4A3628A9" w:rsidR="00420A2A" w:rsidRDefault="0047643F" w:rsidP="00420A2A">
            <w:pPr>
              <w:rPr>
                <w:rFonts w:ascii="Segoe UI" w:hAnsi="Segoe UI" w:cs="Segoe UI"/>
                <w:color w:val="000000"/>
                <w:sz w:val="21"/>
                <w:szCs w:val="21"/>
                <w:shd w:val="clear" w:color="auto" w:fill="FFFFFF"/>
              </w:rPr>
            </w:pPr>
            <w:r>
              <w:rPr>
                <w:noProof/>
              </w:rPr>
              <w:drawing>
                <wp:inline distT="0" distB="0" distL="0" distR="0" wp14:anchorId="1AC2C2A6" wp14:editId="7156B540">
                  <wp:extent cx="2553284" cy="45133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4216" cy="523979"/>
                          </a:xfrm>
                          <a:prstGeom prst="rect">
                            <a:avLst/>
                          </a:prstGeom>
                        </pic:spPr>
                      </pic:pic>
                    </a:graphicData>
                  </a:graphic>
                </wp:inline>
              </w:drawing>
            </w:r>
          </w:p>
        </w:tc>
        <w:tc>
          <w:tcPr>
            <w:tcW w:w="2610" w:type="dxa"/>
          </w:tcPr>
          <w:p w14:paraId="2186634B" w14:textId="19D568C5" w:rsidR="00420A2A" w:rsidRDefault="006251F4" w:rsidP="00420A2A">
            <w:pPr>
              <w:rPr>
                <w:rFonts w:ascii="Segoe UI" w:hAnsi="Segoe UI" w:cs="Segoe UI"/>
                <w:color w:val="000000"/>
                <w:sz w:val="21"/>
                <w:szCs w:val="21"/>
                <w:shd w:val="clear" w:color="auto" w:fill="FFFFFF"/>
              </w:rPr>
            </w:pPr>
            <w:r w:rsidRPr="006251F4">
              <w:rPr>
                <w:rFonts w:ascii="Segoe UI" w:hAnsi="Segoe UI" w:cs="Segoe UI"/>
                <w:color w:val="000000"/>
                <w:sz w:val="21"/>
                <w:szCs w:val="21"/>
                <w:shd w:val="clear" w:color="auto" w:fill="FFFFFF"/>
              </w:rPr>
              <w:t>Might display a warning if an invalid email is entered</w:t>
            </w:r>
          </w:p>
        </w:tc>
      </w:tr>
      <w:tr w:rsidR="0073652F" w14:paraId="1FD3D94F" w14:textId="77777777" w:rsidTr="00B915AC">
        <w:tc>
          <w:tcPr>
            <w:tcW w:w="1255" w:type="dxa"/>
          </w:tcPr>
          <w:p w14:paraId="6ACCEB12" w14:textId="294EAC08"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Password</w:t>
            </w:r>
          </w:p>
        </w:tc>
        <w:tc>
          <w:tcPr>
            <w:tcW w:w="2700" w:type="dxa"/>
          </w:tcPr>
          <w:p w14:paraId="5262FBF0" w14:textId="24BF6280"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type=”password”</w:t>
            </w:r>
            <w:r w:rsidR="008A61CA">
              <w:rPr>
                <w:rFonts w:ascii="Segoe UI" w:hAnsi="Segoe UI" w:cs="Segoe UI"/>
                <w:color w:val="000000"/>
                <w:sz w:val="21"/>
                <w:szCs w:val="21"/>
                <w:shd w:val="clear" w:color="auto" w:fill="FFFFFF"/>
              </w:rPr>
              <w:t xml:space="preserve"> name=”</w:t>
            </w:r>
            <w:r w:rsidR="00D743F0">
              <w:rPr>
                <w:rFonts w:ascii="Segoe UI" w:hAnsi="Segoe UI" w:cs="Segoe UI"/>
                <w:color w:val="000000"/>
                <w:sz w:val="21"/>
                <w:szCs w:val="21"/>
                <w:shd w:val="clear" w:color="auto" w:fill="FFFFFF"/>
              </w:rPr>
              <w:t>userpassword</w:t>
            </w:r>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3A67FD54" w14:textId="1BFACA32" w:rsidR="00420A2A" w:rsidRDefault="009B7ED2" w:rsidP="00420A2A">
            <w:pPr>
              <w:rPr>
                <w:rFonts w:ascii="Segoe UI" w:hAnsi="Segoe UI" w:cs="Segoe UI"/>
                <w:color w:val="000000"/>
                <w:sz w:val="21"/>
                <w:szCs w:val="21"/>
                <w:shd w:val="clear" w:color="auto" w:fill="FFFFFF"/>
              </w:rPr>
            </w:pPr>
            <w:r>
              <w:rPr>
                <w:noProof/>
              </w:rPr>
              <w:drawing>
                <wp:inline distT="0" distB="0" distL="0" distR="0" wp14:anchorId="7F2BA6F8" wp14:editId="7F53560E">
                  <wp:extent cx="1200150" cy="2377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1319" cy="253846"/>
                          </a:xfrm>
                          <a:prstGeom prst="rect">
                            <a:avLst/>
                          </a:prstGeom>
                        </pic:spPr>
                      </pic:pic>
                    </a:graphicData>
                  </a:graphic>
                </wp:inline>
              </w:drawing>
            </w:r>
          </w:p>
        </w:tc>
        <w:tc>
          <w:tcPr>
            <w:tcW w:w="2610" w:type="dxa"/>
          </w:tcPr>
          <w:p w14:paraId="426E62DF" w14:textId="572B10B9" w:rsidR="00420A2A" w:rsidRDefault="006251F4" w:rsidP="00420A2A">
            <w:pPr>
              <w:rPr>
                <w:rFonts w:ascii="Segoe UI" w:hAnsi="Segoe UI" w:cs="Segoe UI"/>
                <w:color w:val="000000"/>
                <w:sz w:val="21"/>
                <w:szCs w:val="21"/>
                <w:shd w:val="clear" w:color="auto" w:fill="FFFFFF"/>
              </w:rPr>
            </w:pPr>
            <w:r w:rsidRPr="006251F4">
              <w:rPr>
                <w:rFonts w:ascii="Segoe UI" w:hAnsi="Segoe UI" w:cs="Segoe UI"/>
                <w:color w:val="000000"/>
                <w:sz w:val="21"/>
                <w:szCs w:val="21"/>
                <w:shd w:val="clear" w:color="auto" w:fill="FFFFFF"/>
              </w:rPr>
              <w:t>Shows dots as characters</w:t>
            </w:r>
          </w:p>
        </w:tc>
      </w:tr>
      <w:tr w:rsidR="0073652F" w14:paraId="50C605D3" w14:textId="77777777" w:rsidTr="00B915AC">
        <w:tc>
          <w:tcPr>
            <w:tcW w:w="1255" w:type="dxa"/>
          </w:tcPr>
          <w:p w14:paraId="1D446C71" w14:textId="4A2A6FF2"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Number</w:t>
            </w:r>
          </w:p>
        </w:tc>
        <w:tc>
          <w:tcPr>
            <w:tcW w:w="2700" w:type="dxa"/>
          </w:tcPr>
          <w:p w14:paraId="6500DC20" w14:textId="31402387"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type=”number”</w:t>
            </w:r>
            <w:r w:rsidR="008A61CA">
              <w:rPr>
                <w:rFonts w:ascii="Segoe UI" w:hAnsi="Segoe UI" w:cs="Segoe UI"/>
                <w:color w:val="000000"/>
                <w:sz w:val="21"/>
                <w:szCs w:val="21"/>
                <w:shd w:val="clear" w:color="auto" w:fill="FFFFFF"/>
              </w:rPr>
              <w:t xml:space="preserve"> name=”</w:t>
            </w:r>
            <w:r w:rsidR="00D743F0">
              <w:rPr>
                <w:rFonts w:ascii="Segoe UI" w:hAnsi="Segoe UI" w:cs="Segoe UI"/>
                <w:color w:val="000000"/>
                <w:sz w:val="21"/>
                <w:szCs w:val="21"/>
                <w:shd w:val="clear" w:color="auto" w:fill="FFFFFF"/>
              </w:rPr>
              <w:t>age</w:t>
            </w:r>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6D09B6DA" w14:textId="2D93DDA2" w:rsidR="00420A2A" w:rsidRDefault="00407F5D" w:rsidP="00420A2A">
            <w:pPr>
              <w:rPr>
                <w:rFonts w:ascii="Segoe UI" w:hAnsi="Segoe UI" w:cs="Segoe UI"/>
                <w:color w:val="000000"/>
                <w:sz w:val="21"/>
                <w:szCs w:val="21"/>
                <w:shd w:val="clear" w:color="auto" w:fill="FFFFFF"/>
              </w:rPr>
            </w:pPr>
            <w:r>
              <w:rPr>
                <w:noProof/>
              </w:rPr>
              <w:drawing>
                <wp:inline distT="0" distB="0" distL="0" distR="0" wp14:anchorId="1CAA4CC5" wp14:editId="39A8EC86">
                  <wp:extent cx="1214438" cy="221323"/>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5693" cy="232486"/>
                          </a:xfrm>
                          <a:prstGeom prst="rect">
                            <a:avLst/>
                          </a:prstGeom>
                        </pic:spPr>
                      </pic:pic>
                    </a:graphicData>
                  </a:graphic>
                </wp:inline>
              </w:drawing>
            </w:r>
          </w:p>
        </w:tc>
        <w:tc>
          <w:tcPr>
            <w:tcW w:w="2610" w:type="dxa"/>
          </w:tcPr>
          <w:p w14:paraId="28B8B35F" w14:textId="08D8994C" w:rsidR="00420A2A" w:rsidRDefault="0014606C" w:rsidP="00420A2A">
            <w:pPr>
              <w:rPr>
                <w:rFonts w:ascii="Segoe UI" w:hAnsi="Segoe UI" w:cs="Segoe UI"/>
                <w:color w:val="000000"/>
                <w:sz w:val="21"/>
                <w:szCs w:val="21"/>
                <w:shd w:val="clear" w:color="auto" w:fill="FFFFFF"/>
              </w:rPr>
            </w:pPr>
            <w:r w:rsidRPr="0014606C">
              <w:rPr>
                <w:rFonts w:ascii="Segoe UI" w:hAnsi="Segoe UI" w:cs="Segoe UI"/>
                <w:color w:val="000000"/>
                <w:sz w:val="21"/>
                <w:szCs w:val="21"/>
                <w:shd w:val="clear" w:color="auto" w:fill="FFFFFF"/>
              </w:rPr>
              <w:t>Up/Down keyboard keys can be used</w:t>
            </w:r>
          </w:p>
        </w:tc>
      </w:tr>
      <w:tr w:rsidR="0073652F" w14:paraId="2216E872" w14:textId="77777777" w:rsidTr="00B915AC">
        <w:tc>
          <w:tcPr>
            <w:tcW w:w="1255" w:type="dxa"/>
          </w:tcPr>
          <w:p w14:paraId="57DA3FF9" w14:textId="591563DD"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Telephone</w:t>
            </w:r>
          </w:p>
        </w:tc>
        <w:tc>
          <w:tcPr>
            <w:tcW w:w="2700" w:type="dxa"/>
          </w:tcPr>
          <w:p w14:paraId="7B61C2B0" w14:textId="3804EBEF" w:rsidR="00420A2A" w:rsidRDefault="00893FFF"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w:t>
            </w:r>
            <w:r w:rsidR="002F0D5C">
              <w:rPr>
                <w:rFonts w:ascii="Segoe UI" w:hAnsi="Segoe UI" w:cs="Segoe UI"/>
                <w:color w:val="000000"/>
                <w:sz w:val="21"/>
                <w:szCs w:val="21"/>
                <w:shd w:val="clear" w:color="auto" w:fill="FFFFFF"/>
              </w:rPr>
              <w:t xml:space="preserve">”tel” </w:t>
            </w:r>
            <w:r w:rsidR="008A61CA">
              <w:rPr>
                <w:rFonts w:ascii="Segoe UI" w:hAnsi="Segoe UI" w:cs="Segoe UI"/>
                <w:color w:val="000000"/>
                <w:sz w:val="21"/>
                <w:szCs w:val="21"/>
                <w:shd w:val="clear" w:color="auto" w:fill="FFFFFF"/>
              </w:rPr>
              <w:t>name=”</w:t>
            </w:r>
            <w:r w:rsidR="00D743F0">
              <w:rPr>
                <w:rFonts w:ascii="Segoe UI" w:hAnsi="Segoe UI" w:cs="Segoe UI"/>
                <w:color w:val="000000"/>
                <w:sz w:val="21"/>
                <w:szCs w:val="21"/>
                <w:shd w:val="clear" w:color="auto" w:fill="FFFFFF"/>
              </w:rPr>
              <w:t>userphone</w:t>
            </w:r>
            <w:r w:rsidR="008A61CA">
              <w:rPr>
                <w:rFonts w:ascii="Segoe UI" w:hAnsi="Segoe UI" w:cs="Segoe UI"/>
                <w:color w:val="000000"/>
                <w:sz w:val="21"/>
                <w:szCs w:val="21"/>
                <w:shd w:val="clear" w:color="auto" w:fill="FFFFFF"/>
              </w:rPr>
              <w:t>”</w:t>
            </w:r>
          </w:p>
          <w:p w14:paraId="6AD528DE" w14:textId="2D2F369F" w:rsidR="002F0D5C" w:rsidRDefault="002F0D5C" w:rsidP="008A0290">
            <w:pPr>
              <w:rPr>
                <w:rFonts w:ascii="Segoe UI" w:hAnsi="Segoe UI" w:cs="Segoe UI"/>
                <w:color w:val="000000"/>
                <w:sz w:val="21"/>
                <w:szCs w:val="21"/>
                <w:shd w:val="clear" w:color="auto" w:fill="FFFFFF"/>
              </w:rPr>
            </w:pPr>
            <w:r w:rsidRPr="002F0D5C">
              <w:rPr>
                <w:rFonts w:ascii="Segoe UI" w:hAnsi="Segoe UI" w:cs="Segoe UI"/>
                <w:color w:val="000000"/>
                <w:sz w:val="21"/>
                <w:szCs w:val="21"/>
                <w:shd w:val="clear" w:color="auto" w:fill="FFFFFF"/>
              </w:rPr>
              <w:t>pattern="[0-9]{3}-[0-9]{3}-[0-9]{4}"&gt;</w:t>
            </w:r>
          </w:p>
        </w:tc>
        <w:tc>
          <w:tcPr>
            <w:tcW w:w="4320" w:type="dxa"/>
          </w:tcPr>
          <w:p w14:paraId="0E8DBEB1" w14:textId="2B5100B1" w:rsidR="00420A2A" w:rsidRDefault="00BD30BF" w:rsidP="00420A2A">
            <w:pPr>
              <w:rPr>
                <w:rFonts w:ascii="Segoe UI" w:hAnsi="Segoe UI" w:cs="Segoe UI"/>
                <w:color w:val="000000"/>
                <w:sz w:val="21"/>
                <w:szCs w:val="21"/>
                <w:shd w:val="clear" w:color="auto" w:fill="FFFFFF"/>
              </w:rPr>
            </w:pPr>
            <w:r>
              <w:rPr>
                <w:noProof/>
              </w:rPr>
              <w:drawing>
                <wp:inline distT="0" distB="0" distL="0" distR="0" wp14:anchorId="5D945772" wp14:editId="5329DD88">
                  <wp:extent cx="1715416" cy="5392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539" cy="560048"/>
                          </a:xfrm>
                          <a:prstGeom prst="rect">
                            <a:avLst/>
                          </a:prstGeom>
                        </pic:spPr>
                      </pic:pic>
                    </a:graphicData>
                  </a:graphic>
                </wp:inline>
              </w:drawing>
            </w:r>
          </w:p>
        </w:tc>
        <w:tc>
          <w:tcPr>
            <w:tcW w:w="2610" w:type="dxa"/>
          </w:tcPr>
          <w:p w14:paraId="6ED95175" w14:textId="4D3739B1" w:rsidR="00420A2A" w:rsidRDefault="004E7085"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You can set a regular expression to validate</w:t>
            </w:r>
          </w:p>
        </w:tc>
      </w:tr>
      <w:tr w:rsidR="000135ED" w14:paraId="3DA1C5DF" w14:textId="77777777" w:rsidTr="00A0010E">
        <w:tc>
          <w:tcPr>
            <w:tcW w:w="10885" w:type="dxa"/>
            <w:gridSpan w:val="4"/>
          </w:tcPr>
          <w:p w14:paraId="2C727290" w14:textId="017315AD" w:rsidR="000135ED" w:rsidRDefault="000135ED" w:rsidP="0073652F">
            <w:pPr>
              <w:jc w:val="cente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Multiple-line</w:t>
            </w:r>
          </w:p>
        </w:tc>
      </w:tr>
      <w:tr w:rsidR="0073652F" w14:paraId="1A6A683D" w14:textId="77777777" w:rsidTr="00B915AC">
        <w:tc>
          <w:tcPr>
            <w:tcW w:w="1255" w:type="dxa"/>
          </w:tcPr>
          <w:p w14:paraId="0230C166" w14:textId="26888377"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Text Area</w:t>
            </w:r>
          </w:p>
        </w:tc>
        <w:tc>
          <w:tcPr>
            <w:tcW w:w="2700" w:type="dxa"/>
          </w:tcPr>
          <w:p w14:paraId="61B2426B" w14:textId="3BF9737D" w:rsidR="00031919"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&lt;textarea </w:t>
            </w:r>
            <w:r w:rsidR="008A61CA">
              <w:rPr>
                <w:rFonts w:ascii="Segoe UI" w:hAnsi="Segoe UI" w:cs="Segoe UI"/>
                <w:color w:val="000000"/>
                <w:sz w:val="21"/>
                <w:szCs w:val="21"/>
                <w:shd w:val="clear" w:color="auto" w:fill="FFFFFF"/>
              </w:rPr>
              <w:t>name=”</w:t>
            </w:r>
            <w:r w:rsidR="00D743F0">
              <w:rPr>
                <w:rFonts w:ascii="Segoe UI" w:hAnsi="Segoe UI" w:cs="Segoe UI"/>
                <w:color w:val="000000"/>
                <w:sz w:val="21"/>
                <w:szCs w:val="21"/>
                <w:shd w:val="clear" w:color="auto" w:fill="FFFFFF"/>
              </w:rPr>
              <w:t>usercomment</w:t>
            </w:r>
            <w:r w:rsidR="008A61CA">
              <w:rPr>
                <w:rFonts w:ascii="Segoe UI" w:hAnsi="Segoe UI" w:cs="Segoe UI"/>
                <w:color w:val="000000"/>
                <w:sz w:val="21"/>
                <w:szCs w:val="21"/>
                <w:shd w:val="clear" w:color="auto" w:fill="FFFFFF"/>
              </w:rPr>
              <w:t>”</w:t>
            </w:r>
          </w:p>
          <w:p w14:paraId="20C8404B" w14:textId="56426BE0" w:rsidR="00420A2A"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placeholder=”enter here&gt;</w:t>
            </w:r>
          </w:p>
          <w:p w14:paraId="2378212D" w14:textId="253D8A82" w:rsidR="00031919"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&lt;/textarea&gt;</w:t>
            </w:r>
          </w:p>
        </w:tc>
        <w:tc>
          <w:tcPr>
            <w:tcW w:w="4320" w:type="dxa"/>
          </w:tcPr>
          <w:p w14:paraId="529D7AE3" w14:textId="2F6B486E" w:rsidR="00420A2A" w:rsidRDefault="000B6456" w:rsidP="00420A2A">
            <w:pPr>
              <w:rPr>
                <w:rFonts w:ascii="Segoe UI" w:hAnsi="Segoe UI" w:cs="Segoe UI"/>
                <w:color w:val="000000"/>
                <w:sz w:val="21"/>
                <w:szCs w:val="21"/>
                <w:shd w:val="clear" w:color="auto" w:fill="FFFFFF"/>
              </w:rPr>
            </w:pPr>
            <w:r>
              <w:rPr>
                <w:noProof/>
              </w:rPr>
              <w:drawing>
                <wp:inline distT="0" distB="0" distL="0" distR="0" wp14:anchorId="41C66932" wp14:editId="20FECDB7">
                  <wp:extent cx="1104900" cy="643442"/>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4163" cy="648837"/>
                          </a:xfrm>
                          <a:prstGeom prst="rect">
                            <a:avLst/>
                          </a:prstGeom>
                        </pic:spPr>
                      </pic:pic>
                    </a:graphicData>
                  </a:graphic>
                </wp:inline>
              </w:drawing>
            </w:r>
          </w:p>
        </w:tc>
        <w:tc>
          <w:tcPr>
            <w:tcW w:w="2610" w:type="dxa"/>
          </w:tcPr>
          <w:p w14:paraId="7E804881" w14:textId="273450E1" w:rsidR="00420A2A" w:rsidRDefault="00C72FEE" w:rsidP="00420A2A">
            <w:pPr>
              <w:rPr>
                <w:rFonts w:ascii="Segoe UI" w:hAnsi="Segoe UI" w:cs="Segoe UI"/>
                <w:color w:val="000000"/>
                <w:sz w:val="21"/>
                <w:szCs w:val="21"/>
                <w:shd w:val="clear" w:color="auto" w:fill="FFFFFF"/>
              </w:rPr>
            </w:pPr>
            <w:r w:rsidRPr="00C72FEE">
              <w:rPr>
                <w:rFonts w:ascii="Segoe UI" w:hAnsi="Segoe UI" w:cs="Segoe UI"/>
                <w:color w:val="000000"/>
                <w:sz w:val="21"/>
                <w:szCs w:val="21"/>
                <w:shd w:val="clear" w:color="auto" w:fill="FFFFFF"/>
              </w:rPr>
              <w:t>Can be resized</w:t>
            </w:r>
          </w:p>
        </w:tc>
      </w:tr>
    </w:tbl>
    <w:p w14:paraId="11E61FAC" w14:textId="2380B17D" w:rsidR="002D5BAA" w:rsidRDefault="00653206" w:rsidP="00653206">
      <w:pPr>
        <w:pStyle w:val="Heading4"/>
        <w:rPr>
          <w:shd w:val="clear" w:color="auto" w:fill="FFFFFF"/>
        </w:rPr>
      </w:pPr>
      <w:r>
        <w:rPr>
          <w:shd w:val="clear" w:color="auto" w:fill="FFFFFF"/>
        </w:rPr>
        <w:t xml:space="preserve">Option </w:t>
      </w:r>
      <w:r w:rsidR="00673CE5">
        <w:rPr>
          <w:shd w:val="clear" w:color="auto" w:fill="FFFFFF"/>
        </w:rPr>
        <w:t>I</w:t>
      </w:r>
      <w:r>
        <w:rPr>
          <w:shd w:val="clear" w:color="auto" w:fill="FFFFFF"/>
        </w:rPr>
        <w:t>nput</w:t>
      </w:r>
    </w:p>
    <w:p w14:paraId="69D34BB6" w14:textId="6325EA95" w:rsidR="00653206" w:rsidRDefault="002A162D" w:rsidP="002A162D">
      <w:pPr>
        <w:pStyle w:val="Heading5"/>
        <w:rPr>
          <w:shd w:val="clear" w:color="auto" w:fill="FFFFFF"/>
        </w:rPr>
      </w:pPr>
      <w:r>
        <w:rPr>
          <w:shd w:val="clear" w:color="auto" w:fill="FFFFFF"/>
        </w:rPr>
        <w:t>C</w:t>
      </w:r>
      <w:r w:rsidR="006A614B">
        <w:rPr>
          <w:shd w:val="clear" w:color="auto" w:fill="FFFFFF"/>
        </w:rPr>
        <w:t>heckbox</w:t>
      </w:r>
      <w:r>
        <w:rPr>
          <w:shd w:val="clear" w:color="auto" w:fill="FFFFFF"/>
        </w:rPr>
        <w:t>e</w:t>
      </w:r>
      <w:r w:rsidR="00B64F0B">
        <w:rPr>
          <w:shd w:val="clear" w:color="auto" w:fill="FFFFFF"/>
        </w:rPr>
        <w:t>s</w:t>
      </w:r>
    </w:p>
    <w:p w14:paraId="2425623B" w14:textId="77777777" w:rsidR="00C07CCE" w:rsidRDefault="000F39D5" w:rsidP="00B64F0B">
      <w:r w:rsidRPr="000F39D5">
        <w:t xml:space="preserve">The &lt;input&gt; type "checkbox" are displayed as square boxes which can be checked or unchecked to select </w:t>
      </w:r>
      <w:r w:rsidR="00274744">
        <w:t xml:space="preserve">from zero to multiple </w:t>
      </w:r>
      <w:r w:rsidRPr="000F39D5">
        <w:t>choices from the given options.</w:t>
      </w:r>
      <w:r w:rsidR="00274744">
        <w:t xml:space="preserve"> </w:t>
      </w:r>
      <w:r w:rsidR="00C07CCE">
        <w:t xml:space="preserve">If you want only one choice to be selected, use radio buttons. </w:t>
      </w:r>
    </w:p>
    <w:p w14:paraId="605BAB64" w14:textId="18B3DF70" w:rsidR="00781C90" w:rsidRPr="00B64F0B" w:rsidRDefault="00A36DBF" w:rsidP="00B64F0B">
      <w:r>
        <w:t xml:space="preserve">Each checkbox </w:t>
      </w:r>
      <w:r w:rsidR="00D65279">
        <w:t xml:space="preserve">should have name:value </w:t>
      </w:r>
      <w:r w:rsidR="000277D7">
        <w:t xml:space="preserve">attribute </w:t>
      </w:r>
      <w:r w:rsidR="00D65279">
        <w:t>pair so that when it’s checked, the data</w:t>
      </w:r>
      <w:r w:rsidR="000277D7">
        <w:t xml:space="preserve"> </w:t>
      </w:r>
      <w:r w:rsidR="00906E76">
        <w:t xml:space="preserve">it carries </w:t>
      </w:r>
      <w:r w:rsidR="00C24862">
        <w:t>can be sent to server</w:t>
      </w:r>
      <w:r w:rsidR="000277D7">
        <w:t>.</w:t>
      </w:r>
      <w:r w:rsidR="00D65279">
        <w:t xml:space="preserve"> </w:t>
      </w:r>
      <w:r w:rsidR="00781C90">
        <w:t>By default, checkboxes are not checked</w:t>
      </w:r>
      <w:r w:rsidR="00E02622">
        <w:t>; if you</w:t>
      </w:r>
      <w:r w:rsidR="00786879">
        <w:t xml:space="preserve"> want</w:t>
      </w:r>
      <w:r w:rsidR="00E02622">
        <w:t xml:space="preserve"> </w:t>
      </w:r>
      <w:r w:rsidR="005A649E">
        <w:t xml:space="preserve">a checkbox to be checked, </w:t>
      </w:r>
      <w:r w:rsidR="00D05732">
        <w:t>add</w:t>
      </w:r>
      <w:r w:rsidR="00E02622">
        <w:t xml:space="preserve"> “checked” attribute </w:t>
      </w:r>
      <w:r w:rsidR="005A649E">
        <w:t>to that element</w:t>
      </w:r>
      <w:r w:rsidR="00E02622">
        <w:t>.</w:t>
      </w:r>
    </w:p>
    <w:p w14:paraId="48AC146C"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form</w:t>
      </w:r>
      <w:r w:rsidRPr="001A6CC4">
        <w:rPr>
          <w:rFonts w:ascii="Consolas" w:eastAsia="Times New Roman" w:hAnsi="Consolas" w:cs="Times New Roman"/>
          <w:color w:val="808080"/>
          <w:sz w:val="21"/>
          <w:szCs w:val="21"/>
        </w:rPr>
        <w:t>&gt;</w:t>
      </w:r>
    </w:p>
    <w:p w14:paraId="0C9840F0"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Your favorite sport: </w:t>
      </w:r>
    </w:p>
    <w:p w14:paraId="47FFF886"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"sport1"</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"cricket"</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Cricket</w:t>
      </w:r>
    </w:p>
    <w:p w14:paraId="41EE1581"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"sport2"</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"tennis"</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checked</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Tennis  </w:t>
      </w:r>
    </w:p>
    <w:p w14:paraId="65BBD41F"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"sport3"</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"football"</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Football  </w:t>
      </w:r>
    </w:p>
    <w:p w14:paraId="71C5966E"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"sport4"</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"baseball"</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checked</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Baseball  </w:t>
      </w:r>
    </w:p>
    <w:p w14:paraId="4428ECC0"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"sport5"</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"badminton"</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Badminton</w:t>
      </w:r>
    </w:p>
    <w:p w14:paraId="710F6614"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"submit"</w:t>
      </w:r>
      <w:r w:rsidRPr="001A6CC4">
        <w:rPr>
          <w:rFonts w:ascii="Consolas" w:eastAsia="Times New Roman" w:hAnsi="Consolas" w:cs="Times New Roman"/>
          <w:color w:val="808080"/>
          <w:sz w:val="21"/>
          <w:szCs w:val="21"/>
        </w:rPr>
        <w:t>&gt;</w:t>
      </w:r>
    </w:p>
    <w:p w14:paraId="76CBEF6B"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form</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    </w:t>
      </w:r>
    </w:p>
    <w:p w14:paraId="5B9212AB" w14:textId="5A812EE9" w:rsidR="002A162D" w:rsidRDefault="00F10D8E" w:rsidP="002A162D">
      <w:r>
        <w:rPr>
          <w:noProof/>
        </w:rPr>
        <w:drawing>
          <wp:inline distT="0" distB="0" distL="0" distR="0" wp14:anchorId="34C73E27" wp14:editId="10EEE1C6">
            <wp:extent cx="697230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72300" cy="396240"/>
                    </a:xfrm>
                    <a:prstGeom prst="rect">
                      <a:avLst/>
                    </a:prstGeom>
                  </pic:spPr>
                </pic:pic>
              </a:graphicData>
            </a:graphic>
          </wp:inline>
        </w:drawing>
      </w:r>
    </w:p>
    <w:p w14:paraId="28F19862" w14:textId="3687F54E" w:rsidR="002809D1" w:rsidRDefault="002809D1" w:rsidP="002A162D">
      <w:r>
        <w:t>In the above example, each option is set as a separate field: sport1, sport2, …</w:t>
      </w:r>
      <w:r w:rsidR="00A36DBF">
        <w:t xml:space="preserve">, sport5. If you use </w:t>
      </w:r>
      <w:r w:rsidR="00B55BB8">
        <w:t xml:space="preserve">a same </w:t>
      </w:r>
      <w:r w:rsidR="003751D4">
        <w:t xml:space="preserve">name “sport” for all the checkboxes then </w:t>
      </w:r>
      <w:r w:rsidR="002275BC">
        <w:t>server will receive data like sport=cricket&amp;sport=</w:t>
      </w:r>
      <w:r w:rsidR="00080E6B">
        <w:t xml:space="preserve">football&amp;sport=baseball, which requires </w:t>
      </w:r>
      <w:r w:rsidR="00CA7C2C">
        <w:t>one more step to separate fields.</w:t>
      </w:r>
    </w:p>
    <w:p w14:paraId="18DA8EA0" w14:textId="71DC68F4" w:rsidR="00CA7C2C" w:rsidRDefault="00FF2D36" w:rsidP="00FF2D36">
      <w:pPr>
        <w:pStyle w:val="Heading5"/>
      </w:pPr>
      <w:r>
        <w:t>Radio buttons</w:t>
      </w:r>
    </w:p>
    <w:p w14:paraId="2FB3448A" w14:textId="0FA76CC2" w:rsidR="00FF2D36" w:rsidRDefault="00304C9D" w:rsidP="00FF2D36">
      <w:r w:rsidRPr="00304C9D">
        <w:t>The &lt;input&gt; type "radio" defines the radio buttons, which allow</w:t>
      </w:r>
      <w:r w:rsidR="00EA5276">
        <w:t>s</w:t>
      </w:r>
      <w:r w:rsidRPr="00304C9D">
        <w:t xml:space="preserve"> choosing an option </w:t>
      </w:r>
      <w:r w:rsidR="005D75EF">
        <w:t>among</w:t>
      </w:r>
      <w:r w:rsidRPr="00304C9D">
        <w:t xml:space="preserve"> a set of related options. </w:t>
      </w:r>
      <w:r w:rsidR="005D75EF">
        <w:t>A</w:t>
      </w:r>
      <w:r w:rsidRPr="00304C9D">
        <w:t>t a time only one radio button option can be selected</w:t>
      </w:r>
      <w:r w:rsidR="004F28AF">
        <w:t>; if you want multiple options, use checkboxes.</w:t>
      </w:r>
    </w:p>
    <w:p w14:paraId="25041656" w14:textId="12C54193" w:rsidR="005D75EF" w:rsidRDefault="005D75EF" w:rsidP="00FF2D36">
      <w:r>
        <w:t xml:space="preserve">By default, no option is selected; if you want </w:t>
      </w:r>
      <w:r w:rsidR="0011484F">
        <w:t>some option to be selected, use “checked” attribute as with checkboxes.</w:t>
      </w:r>
    </w:p>
    <w:p w14:paraId="45E4F2F7" w14:textId="6EFCE6FF" w:rsidR="000C772F" w:rsidRDefault="003B0934" w:rsidP="00FF2D36">
      <w:r>
        <w:t>All related choices must have same “name” attribute</w:t>
      </w:r>
      <w:r w:rsidR="00886528">
        <w:t xml:space="preserve">, but different “value”. </w:t>
      </w:r>
      <w:r w:rsidR="00EC6E61">
        <w:t>When the form is submitted, name=value</w:t>
      </w:r>
      <w:r w:rsidR="00EC1EB2">
        <w:t xml:space="preserve"> will be sent </w:t>
      </w:r>
      <w:r w:rsidR="00F91EB4">
        <w:t xml:space="preserve">to server, </w:t>
      </w:r>
      <w:r w:rsidR="00EC1EB2">
        <w:t>where value is the value of the only selected choice.</w:t>
      </w:r>
    </w:p>
    <w:p w14:paraId="1B0E16C0"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808080"/>
          <w:sz w:val="21"/>
          <w:szCs w:val="21"/>
        </w:rPr>
        <w:lastRenderedPageBreak/>
        <w:t>&lt;</w:t>
      </w:r>
      <w:r w:rsidRPr="000C772F">
        <w:rPr>
          <w:rFonts w:ascii="Consolas" w:eastAsia="Times New Roman" w:hAnsi="Consolas" w:cs="Times New Roman"/>
          <w:color w:val="569CD6"/>
          <w:sz w:val="21"/>
          <w:szCs w:val="21"/>
        </w:rPr>
        <w:t>form</w:t>
      </w:r>
      <w:r w:rsidRPr="000C772F">
        <w:rPr>
          <w:rFonts w:ascii="Consolas" w:eastAsia="Times New Roman" w:hAnsi="Consolas" w:cs="Times New Roman"/>
          <w:color w:val="808080"/>
          <w:sz w:val="21"/>
          <w:szCs w:val="21"/>
        </w:rPr>
        <w:t>&gt;</w:t>
      </w:r>
    </w:p>
    <w:p w14:paraId="068B7309"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Your favorite sport: </w:t>
      </w:r>
    </w:p>
    <w:p w14:paraId="2EC8C4FC"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"cricket"</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Cricket</w:t>
      </w:r>
    </w:p>
    <w:p w14:paraId="6739D189" w14:textId="4FC0944B"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"tennis"</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Tennis  </w:t>
      </w:r>
    </w:p>
    <w:p w14:paraId="30285461"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"football"</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Football  </w:t>
      </w:r>
    </w:p>
    <w:p w14:paraId="1639DE63"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"baseball"</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checked</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Baseball  </w:t>
      </w:r>
    </w:p>
    <w:p w14:paraId="45154AF0" w14:textId="7E0DF942"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"badminton"</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Badminton</w:t>
      </w:r>
    </w:p>
    <w:p w14:paraId="5CE8C442"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"submit"</w:t>
      </w:r>
      <w:r w:rsidRPr="000C772F">
        <w:rPr>
          <w:rFonts w:ascii="Consolas" w:eastAsia="Times New Roman" w:hAnsi="Consolas" w:cs="Times New Roman"/>
          <w:color w:val="808080"/>
          <w:sz w:val="21"/>
          <w:szCs w:val="21"/>
        </w:rPr>
        <w:t>&gt;</w:t>
      </w:r>
    </w:p>
    <w:p w14:paraId="68BE0778"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form</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 </w:t>
      </w:r>
    </w:p>
    <w:p w14:paraId="522B98A5" w14:textId="5ECFF3BF" w:rsidR="00381C46" w:rsidRDefault="0027448A" w:rsidP="00FF2D36">
      <w:r>
        <w:rPr>
          <w:noProof/>
        </w:rPr>
        <w:drawing>
          <wp:inline distT="0" distB="0" distL="0" distR="0" wp14:anchorId="23F6B6E8" wp14:editId="51B9C539">
            <wp:extent cx="6972300" cy="4673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72300" cy="467360"/>
                    </a:xfrm>
                    <a:prstGeom prst="rect">
                      <a:avLst/>
                    </a:prstGeom>
                  </pic:spPr>
                </pic:pic>
              </a:graphicData>
            </a:graphic>
          </wp:inline>
        </w:drawing>
      </w:r>
    </w:p>
    <w:p w14:paraId="6AC6D0A2" w14:textId="0E91014A" w:rsidR="0027448A" w:rsidRDefault="00D75AEC" w:rsidP="00D75AEC">
      <w:pPr>
        <w:pStyle w:val="Heading5"/>
      </w:pPr>
      <w:r>
        <w:t>Dropdown</w:t>
      </w:r>
      <w:r w:rsidR="004B147A">
        <w:t xml:space="preserve"> and </w:t>
      </w:r>
      <w:r w:rsidR="00283F47">
        <w:t>Select box</w:t>
      </w:r>
    </w:p>
    <w:p w14:paraId="10C8F032" w14:textId="44C6B6FD" w:rsidR="00C10F66" w:rsidRPr="006B1916" w:rsidRDefault="00C10F66" w:rsidP="006B1916">
      <w:pPr>
        <w:rPr>
          <w:b/>
          <w:bCs/>
        </w:rPr>
      </w:pPr>
      <w:r w:rsidRPr="006B1916">
        <w:rPr>
          <w:b/>
          <w:bCs/>
        </w:rPr>
        <w:t>Dropdown</w:t>
      </w:r>
    </w:p>
    <w:p w14:paraId="432AD298" w14:textId="6FD9C78A" w:rsidR="001541E6" w:rsidRDefault="006267B5" w:rsidP="001541E6">
      <w:r>
        <w:t>The &lt;</w:t>
      </w:r>
      <w:r w:rsidRPr="00F52068">
        <w:rPr>
          <w:rStyle w:val="keywordChar"/>
          <w:b/>
          <w:bCs/>
        </w:rPr>
        <w:t>select</w:t>
      </w:r>
      <w:r>
        <w:t xml:space="preserve">&gt; </w:t>
      </w:r>
      <w:r w:rsidR="00462AC1">
        <w:t>and &lt;</w:t>
      </w:r>
      <w:r w:rsidR="00462AC1" w:rsidRPr="00F52068">
        <w:rPr>
          <w:rStyle w:val="keywordChar"/>
          <w:b/>
          <w:bCs/>
        </w:rPr>
        <w:t>option</w:t>
      </w:r>
      <w:r w:rsidR="00462AC1">
        <w:t>&gt; tags define a dropdown list where users can choose only one option</w:t>
      </w:r>
      <w:r w:rsidR="00751784">
        <w:t xml:space="preserve"> among </w:t>
      </w:r>
      <w:r w:rsidR="00DE5C85">
        <w:t xml:space="preserve">that </w:t>
      </w:r>
      <w:r w:rsidR="00751784">
        <w:t>list. Dropdown is similar to radio buttons list</w:t>
      </w:r>
      <w:r w:rsidR="009B0BC3">
        <w:t xml:space="preserve">, </w:t>
      </w:r>
      <w:r w:rsidR="005A2286">
        <w:t>it has</w:t>
      </w:r>
      <w:r w:rsidR="009B0BC3">
        <w:t xml:space="preserve"> </w:t>
      </w:r>
      <w:r w:rsidR="004005AC">
        <w:t xml:space="preserve">one </w:t>
      </w:r>
      <w:r w:rsidR="009B0BC3">
        <w:t xml:space="preserve">“name” </w:t>
      </w:r>
      <w:r w:rsidR="004005AC">
        <w:t xml:space="preserve">attribute </w:t>
      </w:r>
      <w:r w:rsidR="009B0BC3">
        <w:t xml:space="preserve">and </w:t>
      </w:r>
      <w:r w:rsidR="004005AC">
        <w:t xml:space="preserve">multiple </w:t>
      </w:r>
      <w:r w:rsidR="009B0BC3">
        <w:t>“value”</w:t>
      </w:r>
      <w:r w:rsidR="009B7F36">
        <w:t>, but here “name” is in &lt;select&gt; and “value” are in &lt;option&gt;.</w:t>
      </w:r>
      <w:r w:rsidR="00C4200A">
        <w:t xml:space="preserve"> Note </w:t>
      </w:r>
      <w:r w:rsidR="00A45F9F">
        <w:t xml:space="preserve">that </w:t>
      </w:r>
      <w:r w:rsidR="00C4200A">
        <w:t>without “name” attribute, the data cannot be submitted to server.</w:t>
      </w:r>
    </w:p>
    <w:p w14:paraId="636F2484" w14:textId="591B02B1" w:rsidR="005A2286" w:rsidRPr="001541E6" w:rsidRDefault="00A93687" w:rsidP="001541E6">
      <w:r>
        <w:t>For an option to be shown in the dropdown menu, add</w:t>
      </w:r>
      <w:r w:rsidR="008900F4">
        <w:t xml:space="preserve"> “</w:t>
      </w:r>
      <w:r w:rsidR="008900F4" w:rsidRPr="00F52068">
        <w:rPr>
          <w:rStyle w:val="keywordChar"/>
          <w:b/>
          <w:bCs/>
        </w:rPr>
        <w:t>selected</w:t>
      </w:r>
      <w:r w:rsidR="008900F4">
        <w:t>” attribute (similar to “checked” attribute in checkboxes, radio buttons).</w:t>
      </w:r>
    </w:p>
    <w:p w14:paraId="25695537"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form</w:t>
      </w:r>
      <w:r w:rsidRPr="00CF4575">
        <w:rPr>
          <w:rFonts w:ascii="Consolas" w:eastAsia="Times New Roman" w:hAnsi="Consolas" w:cs="Times New Roman"/>
          <w:color w:val="808080"/>
          <w:sz w:val="21"/>
          <w:szCs w:val="21"/>
        </w:rPr>
        <w:t>&gt;</w:t>
      </w:r>
    </w:p>
    <w:p w14:paraId="54F6DB5F"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Your favorite car: </w:t>
      </w:r>
    </w:p>
    <w:p w14:paraId="1D4AB4C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select</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name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"car"</w:t>
      </w:r>
      <w:r w:rsidRPr="00CF4575">
        <w:rPr>
          <w:rFonts w:ascii="Consolas" w:eastAsia="Times New Roman" w:hAnsi="Consolas" w:cs="Times New Roman"/>
          <w:color w:val="808080"/>
          <w:sz w:val="21"/>
          <w:szCs w:val="21"/>
        </w:rPr>
        <w:t>&gt;</w:t>
      </w:r>
    </w:p>
    <w:p w14:paraId="560664B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selected</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--choose a car--</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4E530804"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"volvo"</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Volvo</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62675020"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"saab"</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Saab</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3079D130"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"mercedes"</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Mercedes</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4C5AF80D"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"audi"</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Audi</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58EAEDD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select</w:t>
      </w:r>
      <w:r w:rsidRPr="00CF4575">
        <w:rPr>
          <w:rFonts w:ascii="Consolas" w:eastAsia="Times New Roman" w:hAnsi="Consolas" w:cs="Times New Roman"/>
          <w:color w:val="808080"/>
          <w:sz w:val="21"/>
          <w:szCs w:val="21"/>
        </w:rPr>
        <w:t>&gt;</w:t>
      </w:r>
    </w:p>
    <w:p w14:paraId="47B3A9F3"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form</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    </w:t>
      </w:r>
    </w:p>
    <w:p w14:paraId="636B6174" w14:textId="28F88496" w:rsidR="00D75AEC" w:rsidRDefault="00C117B5" w:rsidP="00FF2D36">
      <w:r>
        <w:rPr>
          <w:noProof/>
        </w:rPr>
        <w:drawing>
          <wp:inline distT="0" distB="0" distL="0" distR="0" wp14:anchorId="07DF9B0D" wp14:editId="7A4EAB12">
            <wp:extent cx="2107217" cy="15697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001" r="82567" b="64912"/>
                    <a:stretch/>
                  </pic:blipFill>
                  <pic:spPr bwMode="auto">
                    <a:xfrm>
                      <a:off x="0" y="0"/>
                      <a:ext cx="2121110" cy="1580069"/>
                    </a:xfrm>
                    <a:prstGeom prst="rect">
                      <a:avLst/>
                    </a:prstGeom>
                    <a:ln>
                      <a:noFill/>
                    </a:ln>
                    <a:extLst>
                      <a:ext uri="{53640926-AAD7-44D8-BBD7-CCE9431645EC}">
                        <a14:shadowObscured xmlns:a14="http://schemas.microsoft.com/office/drawing/2010/main"/>
                      </a:ext>
                    </a:extLst>
                  </pic:spPr>
                </pic:pic>
              </a:graphicData>
            </a:graphic>
          </wp:inline>
        </w:drawing>
      </w:r>
    </w:p>
    <w:p w14:paraId="6E9C8589" w14:textId="77777777" w:rsidR="00F90B7C" w:rsidRDefault="00D81F9E" w:rsidP="00FF2D36">
      <w:r>
        <w:t>One can group</w:t>
      </w:r>
      <w:r w:rsidR="00F259B8">
        <w:t xml:space="preserve"> options</w:t>
      </w:r>
      <w:r w:rsidR="003F77C1">
        <w:t xml:space="preserve"> in a &lt;select&gt;</w:t>
      </w:r>
      <w:r w:rsidR="00F259B8">
        <w:t xml:space="preserve"> into subgroups</w:t>
      </w:r>
      <w:r w:rsidR="007305FA">
        <w:t xml:space="preserve"> by putting &lt;option&gt; into </w:t>
      </w:r>
      <w:r w:rsidR="00F90B7C">
        <w:t>&lt;</w:t>
      </w:r>
      <w:r w:rsidR="00F90B7C" w:rsidRPr="00F52068">
        <w:rPr>
          <w:rStyle w:val="keywordChar"/>
        </w:rPr>
        <w:t>optgroup</w:t>
      </w:r>
      <w:r w:rsidR="00F90B7C">
        <w:t xml:space="preserve"> label=’subgroup name’&gt;</w:t>
      </w:r>
    </w:p>
    <w:p w14:paraId="045B353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3A150BF2"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Your favorite car: </w:t>
      </w:r>
    </w:p>
    <w:p w14:paraId="547806A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name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"car"</w:t>
      </w:r>
      <w:r w:rsidRPr="00F46702">
        <w:rPr>
          <w:rFonts w:ascii="Consolas" w:eastAsia="Times New Roman" w:hAnsi="Consolas" w:cs="Times New Roman"/>
          <w:color w:val="808080"/>
          <w:sz w:val="21"/>
          <w:szCs w:val="21"/>
        </w:rPr>
        <w:t>&gt;</w:t>
      </w:r>
    </w:p>
    <w:p w14:paraId="1BA3EFF0"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selected</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--choose a car--</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B3897A9"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"Swedish Cars"</w:t>
      </w:r>
      <w:r w:rsidRPr="00F46702">
        <w:rPr>
          <w:rFonts w:ascii="Consolas" w:eastAsia="Times New Roman" w:hAnsi="Consolas" w:cs="Times New Roman"/>
          <w:color w:val="808080"/>
          <w:sz w:val="21"/>
          <w:szCs w:val="21"/>
        </w:rPr>
        <w:t>&gt;</w:t>
      </w:r>
    </w:p>
    <w:p w14:paraId="451F278E"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"volvo"</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Volvo</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573D417C"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"saab"</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Saab</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6406162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808080"/>
          <w:sz w:val="21"/>
          <w:szCs w:val="21"/>
        </w:rPr>
        <w:t>&gt;</w:t>
      </w:r>
    </w:p>
    <w:p w14:paraId="588CA36B"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"German Cars"</w:t>
      </w:r>
      <w:r w:rsidRPr="00F46702">
        <w:rPr>
          <w:rFonts w:ascii="Consolas" w:eastAsia="Times New Roman" w:hAnsi="Consolas" w:cs="Times New Roman"/>
          <w:color w:val="808080"/>
          <w:sz w:val="21"/>
          <w:szCs w:val="21"/>
        </w:rPr>
        <w:t>&gt;</w:t>
      </w:r>
    </w:p>
    <w:p w14:paraId="26662421"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lastRenderedPageBreak/>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"mercedes"</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Mercedes</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3784BAD0"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"audi"</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Audi</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9FF9992"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       </w:t>
      </w:r>
    </w:p>
    <w:p w14:paraId="5DB3785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808080"/>
          <w:sz w:val="21"/>
          <w:szCs w:val="21"/>
        </w:rPr>
        <w:t>&gt;</w:t>
      </w:r>
    </w:p>
    <w:p w14:paraId="491C76A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4E29BBB5" w14:textId="22492F29" w:rsidR="00F14E90" w:rsidRDefault="00F259B8" w:rsidP="00FF2D36">
      <w:r>
        <w:t xml:space="preserve"> </w:t>
      </w:r>
      <w:r w:rsidR="00D81F9E">
        <w:rPr>
          <w:noProof/>
        </w:rPr>
        <w:drawing>
          <wp:inline distT="0" distB="0" distL="0" distR="0" wp14:anchorId="38C1CBD6" wp14:editId="24996D64">
            <wp:extent cx="2087656" cy="197167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386" r="82787" b="58711"/>
                    <a:stretch/>
                  </pic:blipFill>
                  <pic:spPr bwMode="auto">
                    <a:xfrm>
                      <a:off x="0" y="0"/>
                      <a:ext cx="2102225" cy="1985434"/>
                    </a:xfrm>
                    <a:prstGeom prst="rect">
                      <a:avLst/>
                    </a:prstGeom>
                    <a:ln>
                      <a:noFill/>
                    </a:ln>
                    <a:extLst>
                      <a:ext uri="{53640926-AAD7-44D8-BBD7-CCE9431645EC}">
                        <a14:shadowObscured xmlns:a14="http://schemas.microsoft.com/office/drawing/2010/main"/>
                      </a:ext>
                    </a:extLst>
                  </pic:spPr>
                </pic:pic>
              </a:graphicData>
            </a:graphic>
          </wp:inline>
        </w:drawing>
      </w:r>
    </w:p>
    <w:p w14:paraId="754A1D26" w14:textId="095AA6FB" w:rsidR="00F46702" w:rsidRPr="006B1916" w:rsidRDefault="00C34E3B" w:rsidP="006B1916">
      <w:pPr>
        <w:rPr>
          <w:b/>
          <w:bCs/>
        </w:rPr>
      </w:pPr>
      <w:r w:rsidRPr="006B1916">
        <w:rPr>
          <w:b/>
          <w:bCs/>
        </w:rPr>
        <w:t>Select box</w:t>
      </w:r>
    </w:p>
    <w:p w14:paraId="75C4A194" w14:textId="39DEDE88" w:rsidR="00C34E3B" w:rsidRDefault="00FD18B2" w:rsidP="00FF2D36">
      <w:r>
        <w:t xml:space="preserve">Dropdown menu allows </w:t>
      </w:r>
      <w:r w:rsidR="00A45382">
        <w:t>users</w:t>
      </w:r>
      <w:r>
        <w:t xml:space="preserve"> to choose only one </w:t>
      </w:r>
      <w:r w:rsidR="006219E8">
        <w:t>option; by adding “</w:t>
      </w:r>
      <w:r w:rsidR="006219E8" w:rsidRPr="00F52068">
        <w:rPr>
          <w:rStyle w:val="keywordChar"/>
          <w:b/>
          <w:bCs/>
        </w:rPr>
        <w:t>multiple</w:t>
      </w:r>
      <w:r w:rsidR="006219E8">
        <w:t xml:space="preserve">” attribute, the dropdown menu becomes </w:t>
      </w:r>
      <w:r w:rsidR="00A45382">
        <w:t>a select box that allow users to choose multiple options (by holding CTRL and clicking on options).</w:t>
      </w:r>
    </w:p>
    <w:p w14:paraId="0114DC5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1855419C"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Your favorite car: </w:t>
      </w:r>
    </w:p>
    <w:p w14:paraId="19C2AEE7" w14:textId="1CA80763"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D4D4D4"/>
          <w:sz w:val="21"/>
          <w:szCs w:val="21"/>
        </w:rPr>
        <w:t> </w:t>
      </w:r>
      <w:r w:rsidRPr="000435DF">
        <w:rPr>
          <w:rFonts w:ascii="Consolas" w:eastAsia="Times New Roman" w:hAnsi="Consolas" w:cs="Times New Roman"/>
          <w:color w:val="FFFF00"/>
          <w:sz w:val="21"/>
          <w:szCs w:val="21"/>
        </w:rPr>
        <w:t>multiple</w:t>
      </w:r>
      <w:r>
        <w:rPr>
          <w:rFonts w:ascii="Consolas" w:eastAsia="Times New Roman" w:hAnsi="Consolas" w:cs="Times New Roman"/>
          <w:color w:val="D4D4D4"/>
          <w:sz w:val="21"/>
          <w:szCs w:val="21"/>
        </w:rPr>
        <w:t xml:space="preserve"> </w:t>
      </w:r>
      <w:r w:rsidRPr="00F46702">
        <w:rPr>
          <w:rFonts w:ascii="Consolas" w:eastAsia="Times New Roman" w:hAnsi="Consolas" w:cs="Times New Roman"/>
          <w:color w:val="9CDCFE"/>
          <w:sz w:val="21"/>
          <w:szCs w:val="21"/>
        </w:rPr>
        <w:t>name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"car"</w:t>
      </w:r>
      <w:r w:rsidRPr="00F46702">
        <w:rPr>
          <w:rFonts w:ascii="Consolas" w:eastAsia="Times New Roman" w:hAnsi="Consolas" w:cs="Times New Roman"/>
          <w:color w:val="808080"/>
          <w:sz w:val="21"/>
          <w:szCs w:val="21"/>
        </w:rPr>
        <w:t>&gt;</w:t>
      </w:r>
    </w:p>
    <w:p w14:paraId="5CBC9FDB"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selected</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--choose a car--</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4B4D8523"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"Swedish Cars"</w:t>
      </w:r>
      <w:r w:rsidRPr="00F46702">
        <w:rPr>
          <w:rFonts w:ascii="Consolas" w:eastAsia="Times New Roman" w:hAnsi="Consolas" w:cs="Times New Roman"/>
          <w:color w:val="808080"/>
          <w:sz w:val="21"/>
          <w:szCs w:val="21"/>
        </w:rPr>
        <w:t>&gt;</w:t>
      </w:r>
    </w:p>
    <w:p w14:paraId="77F97983"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"volvo"</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Volvo</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38B782B6"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"saab"</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Saab</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31E5E26"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808080"/>
          <w:sz w:val="21"/>
          <w:szCs w:val="21"/>
        </w:rPr>
        <w:t>&gt;</w:t>
      </w:r>
    </w:p>
    <w:p w14:paraId="6F0ED66E"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"German Cars"</w:t>
      </w:r>
      <w:r w:rsidRPr="00F46702">
        <w:rPr>
          <w:rFonts w:ascii="Consolas" w:eastAsia="Times New Roman" w:hAnsi="Consolas" w:cs="Times New Roman"/>
          <w:color w:val="808080"/>
          <w:sz w:val="21"/>
          <w:szCs w:val="21"/>
        </w:rPr>
        <w:t>&gt;</w:t>
      </w:r>
    </w:p>
    <w:p w14:paraId="2745394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"mercedes"</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Mercedes</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25B2B08F"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"audi"</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Audi</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532C2308"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       </w:t>
      </w:r>
    </w:p>
    <w:p w14:paraId="5F48D5E0"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808080"/>
          <w:sz w:val="21"/>
          <w:szCs w:val="21"/>
        </w:rPr>
        <w:t>&gt;</w:t>
      </w:r>
    </w:p>
    <w:p w14:paraId="0841E8C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0D4C0CA0" w14:textId="5784D116" w:rsidR="009D2E8B" w:rsidRDefault="00C33FBC" w:rsidP="00FC763C">
      <w:pPr>
        <w:rPr>
          <w:rFonts w:ascii="Segoe UI" w:hAnsi="Segoe UI" w:cs="Segoe UI"/>
          <w:color w:val="000000"/>
          <w:sz w:val="21"/>
          <w:szCs w:val="21"/>
          <w:shd w:val="clear" w:color="auto" w:fill="FFFFFF"/>
        </w:rPr>
      </w:pPr>
      <w:r>
        <w:rPr>
          <w:noProof/>
        </w:rPr>
        <w:drawing>
          <wp:inline distT="0" distB="0" distL="0" distR="0" wp14:anchorId="3B082968" wp14:editId="2602E12A">
            <wp:extent cx="3009900" cy="895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9592"/>
                    <a:stretch/>
                  </pic:blipFill>
                  <pic:spPr bwMode="auto">
                    <a:xfrm>
                      <a:off x="0" y="0"/>
                      <a:ext cx="3009900" cy="895350"/>
                    </a:xfrm>
                    <a:prstGeom prst="rect">
                      <a:avLst/>
                    </a:prstGeom>
                    <a:ln>
                      <a:noFill/>
                    </a:ln>
                    <a:extLst>
                      <a:ext uri="{53640926-AAD7-44D8-BBD7-CCE9431645EC}">
                        <a14:shadowObscured xmlns:a14="http://schemas.microsoft.com/office/drawing/2010/main"/>
                      </a:ext>
                    </a:extLst>
                  </pic:spPr>
                </pic:pic>
              </a:graphicData>
            </a:graphic>
          </wp:inline>
        </w:drawing>
      </w:r>
    </w:p>
    <w:p w14:paraId="1D56281D" w14:textId="68273547" w:rsidR="00C33FBC" w:rsidRDefault="00F068FD" w:rsidP="00DF5506">
      <w:pPr>
        <w:pStyle w:val="Heading4"/>
        <w:rPr>
          <w:shd w:val="clear" w:color="auto" w:fill="FFFFFF"/>
        </w:rPr>
      </w:pPr>
      <w:r>
        <w:rPr>
          <w:shd w:val="clear" w:color="auto" w:fill="FFFFFF"/>
        </w:rPr>
        <w:t>Upload a f</w:t>
      </w:r>
      <w:r w:rsidR="00300DDE">
        <w:rPr>
          <w:shd w:val="clear" w:color="auto" w:fill="FFFFFF"/>
        </w:rPr>
        <w:t>ile</w:t>
      </w:r>
    </w:p>
    <w:p w14:paraId="71D09040" w14:textId="1FF9D185" w:rsidR="006F44E2" w:rsidRDefault="009C0FE4" w:rsidP="00AF531A">
      <w:r>
        <w:t>The &lt;input type=”file”&gt;</w:t>
      </w:r>
      <w:r w:rsidR="0087784E">
        <w:t xml:space="preserve"> shows a button for users to choose a file</w:t>
      </w:r>
      <w:r w:rsidR="009F5877">
        <w:t xml:space="preserve"> from user computer</w:t>
      </w:r>
      <w:r w:rsidR="00973CDC">
        <w:t xml:space="preserve"> (but then do nothing with the chosen file)</w:t>
      </w:r>
      <w:r w:rsidR="000F33C7">
        <w:t xml:space="preserve">. </w:t>
      </w:r>
      <w:r w:rsidR="006F44E2">
        <w:t xml:space="preserve">In order for users to upload their files to server, </w:t>
      </w:r>
      <w:r w:rsidR="009A7B36">
        <w:t xml:space="preserve">we </w:t>
      </w:r>
      <w:r w:rsidR="006F44E2">
        <w:t xml:space="preserve">need: </w:t>
      </w:r>
    </w:p>
    <w:p w14:paraId="3CBC2F45" w14:textId="0E95850E" w:rsidR="00ED543F" w:rsidRDefault="00ED543F" w:rsidP="006F44E2">
      <w:pPr>
        <w:pStyle w:val="ListParagraph"/>
        <w:numPr>
          <w:ilvl w:val="0"/>
          <w:numId w:val="18"/>
        </w:numPr>
      </w:pPr>
      <w:r>
        <w:t xml:space="preserve">A HTML </w:t>
      </w:r>
      <w:r w:rsidR="003C0CBB">
        <w:t>&lt;</w:t>
      </w:r>
      <w:r>
        <w:t>form</w:t>
      </w:r>
      <w:r w:rsidR="003C0CBB">
        <w:t>&gt;</w:t>
      </w:r>
      <w:r>
        <w:t xml:space="preserve"> that contains:</w:t>
      </w:r>
    </w:p>
    <w:p w14:paraId="13BEB0A4" w14:textId="3B646894" w:rsidR="00452888" w:rsidRPr="00452888" w:rsidRDefault="003C0CBB" w:rsidP="00452888">
      <w:pPr>
        <w:pStyle w:val="ListParagraph"/>
        <w:numPr>
          <w:ilvl w:val="1"/>
          <w:numId w:val="18"/>
        </w:numPr>
      </w:pPr>
      <w:r>
        <w:t xml:space="preserve">Attribute </w:t>
      </w:r>
      <w:r w:rsidR="00452888" w:rsidRPr="003F5696">
        <w:rPr>
          <w:rStyle w:val="keywordChar"/>
          <w:b/>
          <w:bCs/>
        </w:rPr>
        <w:t>enctype="multipart/form-data"</w:t>
      </w:r>
    </w:p>
    <w:p w14:paraId="4333C7B3" w14:textId="4EBDE974" w:rsidR="00AF531A" w:rsidRDefault="00F67C92" w:rsidP="00ED543F">
      <w:pPr>
        <w:pStyle w:val="ListParagraph"/>
        <w:numPr>
          <w:ilvl w:val="1"/>
          <w:numId w:val="18"/>
        </w:numPr>
      </w:pPr>
      <w:r w:rsidRPr="003F5696">
        <w:rPr>
          <w:rStyle w:val="keywordChar"/>
          <w:b/>
          <w:bCs/>
        </w:rPr>
        <w:t>&lt;input type=”file”&gt;</w:t>
      </w:r>
      <w:r>
        <w:t xml:space="preserve"> to show a </w:t>
      </w:r>
      <w:r w:rsidR="00021AAC">
        <w:t xml:space="preserve">button for </w:t>
      </w:r>
      <w:r w:rsidR="00973CDC">
        <w:t>users to choose a file from their computer</w:t>
      </w:r>
    </w:p>
    <w:p w14:paraId="6A838564" w14:textId="38C6DE42" w:rsidR="00F67C92" w:rsidRDefault="0086103A" w:rsidP="009A7B36">
      <w:pPr>
        <w:pStyle w:val="ListParagraph"/>
        <w:numPr>
          <w:ilvl w:val="0"/>
          <w:numId w:val="18"/>
        </w:numPr>
      </w:pPr>
      <w:r>
        <w:t>Server’s processing the file-uploading request so that server can save the file</w:t>
      </w:r>
    </w:p>
    <w:p w14:paraId="40494CBD" w14:textId="1D403997" w:rsidR="00BB553B" w:rsidRDefault="00BB553B" w:rsidP="00BB553B">
      <w:r>
        <w:t xml:space="preserve">The &lt;input type=”file”&gt; needs “name” attribute; otherwise, </w:t>
      </w:r>
      <w:r w:rsidR="00EF5BE1">
        <w:t>data is not submitted to server.</w:t>
      </w:r>
    </w:p>
    <w:p w14:paraId="43EE1A91" w14:textId="7BF57478" w:rsidR="00EF5BE1" w:rsidRDefault="00EF5BE1" w:rsidP="00BB553B">
      <w:r>
        <w:lastRenderedPageBreak/>
        <w:t xml:space="preserve">Use “multiple” attribute if you want to choose multiple files (hold CTRL and click on multiple files); this is similar to </w:t>
      </w:r>
      <w:r w:rsidR="00E53D46">
        <w:t xml:space="preserve">“multiple” in </w:t>
      </w:r>
      <w:r>
        <w:t>select box.</w:t>
      </w:r>
    </w:p>
    <w:p w14:paraId="1C0D2C5C" w14:textId="7FF36DC3"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form</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action</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"somewher</w:t>
      </w:r>
      <w:r w:rsidR="00BB553B">
        <w:rPr>
          <w:rFonts w:ascii="Consolas" w:eastAsia="Times New Roman" w:hAnsi="Consolas" w:cs="Times New Roman"/>
          <w:color w:val="CE9178"/>
          <w:sz w:val="21"/>
          <w:szCs w:val="21"/>
        </w:rPr>
        <w:t>e</w:t>
      </w:r>
      <w:r w:rsidRPr="009220A8">
        <w:rPr>
          <w:rFonts w:ascii="Consolas" w:eastAsia="Times New Roman" w:hAnsi="Consolas" w:cs="Times New Roman"/>
          <w:color w:val="CE9178"/>
          <w:sz w:val="21"/>
          <w:szCs w:val="21"/>
        </w:rPr>
        <w:t>.com/fileprocessing"</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enctype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"multipart/form-data"</w:t>
      </w:r>
      <w:r w:rsidRPr="009220A8">
        <w:rPr>
          <w:rFonts w:ascii="Consolas" w:eastAsia="Times New Roman" w:hAnsi="Consolas" w:cs="Times New Roman"/>
          <w:color w:val="808080"/>
          <w:sz w:val="21"/>
          <w:szCs w:val="21"/>
        </w:rPr>
        <w:t>&gt;</w:t>
      </w:r>
    </w:p>
    <w:p w14:paraId="406B82DD" w14:textId="77777777"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D4D4D4"/>
          <w:sz w:val="21"/>
          <w:szCs w:val="21"/>
        </w:rPr>
        <w:t>    Select a file: </w:t>
      </w:r>
    </w:p>
    <w:p w14:paraId="77883006" w14:textId="77777777"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input</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type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"file"</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name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"filename"</w:t>
      </w:r>
      <w:r w:rsidRPr="009220A8">
        <w:rPr>
          <w:rFonts w:ascii="Consolas" w:eastAsia="Times New Roman" w:hAnsi="Consolas" w:cs="Times New Roman"/>
          <w:color w:val="808080"/>
          <w:sz w:val="21"/>
          <w:szCs w:val="21"/>
        </w:rPr>
        <w:t>&gt;</w:t>
      </w:r>
    </w:p>
    <w:p w14:paraId="3EA74AEB" w14:textId="77777777"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input</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type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"submit"</w:t>
      </w:r>
      <w:r w:rsidRPr="009220A8">
        <w:rPr>
          <w:rFonts w:ascii="Consolas" w:eastAsia="Times New Roman" w:hAnsi="Consolas" w:cs="Times New Roman"/>
          <w:color w:val="808080"/>
          <w:sz w:val="21"/>
          <w:szCs w:val="21"/>
        </w:rPr>
        <w:t>&gt;</w:t>
      </w:r>
    </w:p>
    <w:p w14:paraId="6F3EF243" w14:textId="318C7A57" w:rsidR="00E53D46" w:rsidRPr="00E53D46" w:rsidRDefault="009220A8" w:rsidP="00E53D46">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form</w:t>
      </w:r>
      <w:r w:rsidRPr="009220A8">
        <w:rPr>
          <w:rFonts w:ascii="Consolas" w:eastAsia="Times New Roman" w:hAnsi="Consolas" w:cs="Times New Roman"/>
          <w:color w:val="808080"/>
          <w:sz w:val="21"/>
          <w:szCs w:val="21"/>
        </w:rPr>
        <w:t>&gt;</w:t>
      </w:r>
    </w:p>
    <w:p w14:paraId="1FEF44BA" w14:textId="753E2628" w:rsidR="001C074F" w:rsidRDefault="00DD401C" w:rsidP="0086103A">
      <w:r>
        <w:rPr>
          <w:noProof/>
        </w:rPr>
        <w:drawing>
          <wp:inline distT="0" distB="0" distL="0" distR="0" wp14:anchorId="6AD662DA" wp14:editId="0E556C11">
            <wp:extent cx="4430486" cy="362024"/>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0908" cy="371047"/>
                    </a:xfrm>
                    <a:prstGeom prst="rect">
                      <a:avLst/>
                    </a:prstGeom>
                  </pic:spPr>
                </pic:pic>
              </a:graphicData>
            </a:graphic>
          </wp:inline>
        </w:drawing>
      </w:r>
    </w:p>
    <w:p w14:paraId="589CE94A" w14:textId="77777777" w:rsidR="00DA11CF" w:rsidRDefault="00E53D46" w:rsidP="008C0342">
      <w:r>
        <w:t xml:space="preserve">Also, one can limit the </w:t>
      </w:r>
      <w:r w:rsidR="003D5685">
        <w:t xml:space="preserve">accepted </w:t>
      </w:r>
      <w:r>
        <w:t xml:space="preserve">file types </w:t>
      </w:r>
      <w:r w:rsidR="003D3EBA">
        <w:t>by “</w:t>
      </w:r>
      <w:r w:rsidR="003D3EBA" w:rsidRPr="00DA11CF">
        <w:rPr>
          <w:rStyle w:val="keywordChar"/>
        </w:rPr>
        <w:t>accept</w:t>
      </w:r>
      <w:r w:rsidR="003D3EBA">
        <w:t>” attribute</w:t>
      </w:r>
      <w:r w:rsidR="003D5685">
        <w:t xml:space="preserve">. </w:t>
      </w:r>
    </w:p>
    <w:p w14:paraId="541F748A" w14:textId="7E150F11" w:rsidR="00342490" w:rsidRDefault="00DA11CF" w:rsidP="008C0342">
      <w:r>
        <w:t xml:space="preserve">Note: </w:t>
      </w:r>
      <w:r w:rsidRPr="006071A6">
        <w:rPr>
          <w:rStyle w:val="keywordChar"/>
          <w:b/>
          <w:bCs/>
        </w:rPr>
        <w:t>accept="image/*"</w:t>
      </w:r>
      <w:r>
        <w:t xml:space="preserve"> or </w:t>
      </w:r>
      <w:r w:rsidRPr="006071A6">
        <w:rPr>
          <w:rStyle w:val="keywordChar"/>
          <w:b/>
          <w:bCs/>
        </w:rPr>
        <w:t>accept="</w:t>
      </w:r>
      <w:r w:rsidRPr="00DA11CF">
        <w:rPr>
          <w:rStyle w:val="keywordChar"/>
          <w:b/>
          <w:bCs/>
        </w:rPr>
        <w:t>video</w:t>
      </w:r>
      <w:r w:rsidRPr="006071A6">
        <w:rPr>
          <w:rStyle w:val="keywordChar"/>
          <w:b/>
          <w:bCs/>
        </w:rPr>
        <w:t>/*"</w:t>
      </w:r>
      <w:r>
        <w:t xml:space="preserve"> means accept ALL image or video files. Some </w:t>
      </w:r>
      <w:r w:rsidR="006071A6">
        <w:t>examples:</w:t>
      </w:r>
    </w:p>
    <w:p w14:paraId="4688A51A" w14:textId="578DB380" w:rsidR="003D3EBA" w:rsidRDefault="003D3EBA" w:rsidP="00DA11CF">
      <w:pPr>
        <w:pStyle w:val="Code"/>
      </w:pPr>
      <w:r w:rsidRPr="003D3EBA">
        <w:t>accept=".jpg, .jpeg, .png"</w:t>
      </w:r>
      <w:r w:rsidR="003D5685" w:rsidRPr="008C0342">
        <w:t xml:space="preserve"> </w:t>
      </w:r>
    </w:p>
    <w:p w14:paraId="06B65F84" w14:textId="77777777" w:rsidR="00342490" w:rsidRPr="00342490" w:rsidRDefault="00342490" w:rsidP="00DA11CF">
      <w:pPr>
        <w:pStyle w:val="Code"/>
      </w:pPr>
      <w:r w:rsidRPr="00342490">
        <w:t>accept="image/*,.pdf"</w:t>
      </w:r>
    </w:p>
    <w:p w14:paraId="435EA1A2" w14:textId="0F0A93FE" w:rsidR="00760054" w:rsidRDefault="00760054" w:rsidP="000B351E">
      <w:pPr>
        <w:pStyle w:val="Heading4"/>
        <w:rPr>
          <w:shd w:val="clear" w:color="auto" w:fill="FFFFFF"/>
        </w:rPr>
      </w:pPr>
      <w:r>
        <w:rPr>
          <w:shd w:val="clear" w:color="auto" w:fill="FFFFFF"/>
        </w:rPr>
        <w:t xml:space="preserve">Other </w:t>
      </w:r>
      <w:r w:rsidR="000B351E">
        <w:rPr>
          <w:shd w:val="clear" w:color="auto" w:fill="FFFFFF"/>
        </w:rPr>
        <w:t>input control</w:t>
      </w:r>
    </w:p>
    <w:p w14:paraId="29356A8D" w14:textId="4B3ECD81" w:rsidR="008743E1" w:rsidRDefault="008743E1" w:rsidP="00C747F7">
      <w:pPr>
        <w:rPr>
          <w:rFonts w:ascii="Segoe UI" w:hAnsi="Segoe UI" w:cs="Segoe UI"/>
          <w:color w:val="000000"/>
          <w:sz w:val="21"/>
          <w:szCs w:val="21"/>
          <w:shd w:val="clear" w:color="auto" w:fill="FFFFFF"/>
        </w:rPr>
      </w:pPr>
      <w:r>
        <w:rPr>
          <w:noProof/>
        </w:rPr>
        <w:drawing>
          <wp:inline distT="0" distB="0" distL="0" distR="0" wp14:anchorId="3BD159D4" wp14:editId="676CC274">
            <wp:extent cx="3726815" cy="3775075"/>
            <wp:effectExtent l="0" t="0" r="6985" b="0"/>
            <wp:docPr id="33" name="Picture 33" descr="Html Form Input Types Seven Lessons I've Learned From Html Form Input Types  Html Form Input Types HTML10 form… | Form input, Tech blogs, Invoice  templat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Form Input Types Seven Lessons I've Learned From Html Form Input Types  Html Form Input Types HTML10 form… | Form input, Tech blogs, Invoice  template w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815" cy="3775075"/>
                    </a:xfrm>
                    <a:prstGeom prst="rect">
                      <a:avLst/>
                    </a:prstGeom>
                    <a:noFill/>
                    <a:ln>
                      <a:noFill/>
                    </a:ln>
                  </pic:spPr>
                </pic:pic>
              </a:graphicData>
            </a:graphic>
          </wp:inline>
        </w:drawing>
      </w:r>
    </w:p>
    <w:p w14:paraId="30498F16" w14:textId="63E53AA3" w:rsidR="00D63DD5" w:rsidRDefault="000F7CFE" w:rsidP="00C747F7">
      <w:r>
        <w:rPr>
          <w:noProof/>
        </w:rPr>
        <w:lastRenderedPageBreak/>
        <w:drawing>
          <wp:inline distT="0" distB="0" distL="0" distR="0" wp14:anchorId="63FA9AE4" wp14:editId="20151577">
            <wp:extent cx="4246719" cy="2865120"/>
            <wp:effectExtent l="0" t="0" r="1905" b="0"/>
            <wp:docPr id="31" name="Picture 31" descr="SoftArtis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Artisa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3722" cy="2876591"/>
                    </a:xfrm>
                    <a:prstGeom prst="rect">
                      <a:avLst/>
                    </a:prstGeom>
                    <a:noFill/>
                    <a:ln>
                      <a:noFill/>
                    </a:ln>
                  </pic:spPr>
                </pic:pic>
              </a:graphicData>
            </a:graphic>
          </wp:inline>
        </w:drawing>
      </w:r>
    </w:p>
    <w:p w14:paraId="6C077932" w14:textId="127085FC" w:rsidR="000F7CFE" w:rsidRDefault="000F7CFE" w:rsidP="00C747F7">
      <w:r>
        <w:rPr>
          <w:noProof/>
        </w:rPr>
        <w:drawing>
          <wp:inline distT="0" distB="0" distL="0" distR="0" wp14:anchorId="50D3B08F" wp14:editId="78B11656">
            <wp:extent cx="3764280" cy="4018280"/>
            <wp:effectExtent l="0" t="0" r="7620" b="1270"/>
            <wp:docPr id="32" name="Picture 3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4280" cy="4018280"/>
                    </a:xfrm>
                    <a:prstGeom prst="rect">
                      <a:avLst/>
                    </a:prstGeom>
                    <a:noFill/>
                    <a:ln>
                      <a:noFill/>
                    </a:ln>
                  </pic:spPr>
                </pic:pic>
              </a:graphicData>
            </a:graphic>
          </wp:inline>
        </w:drawing>
      </w:r>
    </w:p>
    <w:p w14:paraId="01D0C661" w14:textId="4BD66ECC" w:rsidR="008E2DDE" w:rsidRDefault="008E2DDE" w:rsidP="00615F51">
      <w:pPr>
        <w:pStyle w:val="Heading3"/>
      </w:pPr>
      <w:r>
        <w:t>(3) Submit/Reset button</w:t>
      </w:r>
    </w:p>
    <w:p w14:paraId="7C6570EF" w14:textId="17744E4C" w:rsidR="00615F51" w:rsidRDefault="00FD0731" w:rsidP="00615F51">
      <w:r w:rsidRPr="003D6D84">
        <w:rPr>
          <w:rStyle w:val="keywordChar"/>
        </w:rPr>
        <w:t>&lt;input&gt;</w:t>
      </w:r>
      <w:r w:rsidR="00D86E34">
        <w:t xml:space="preserve"> element can be used to make a submit</w:t>
      </w:r>
      <w:r w:rsidR="0057279C">
        <w:t xml:space="preserve"> button (submit the form to server) or </w:t>
      </w:r>
      <w:r w:rsidR="00D86E34">
        <w:t>reset button</w:t>
      </w:r>
      <w:r w:rsidR="0057279C">
        <w:t xml:space="preserve"> (clear</w:t>
      </w:r>
      <w:r w:rsidR="003D6D84">
        <w:t xml:space="preserve"> user input)</w:t>
      </w:r>
      <w:r w:rsidR="00F870EB">
        <w:t>.</w:t>
      </w:r>
    </w:p>
    <w:p w14:paraId="7C8D6017" w14:textId="2A320EE9" w:rsidR="0057279C" w:rsidRDefault="00BA253D" w:rsidP="00615F51">
      <w:r>
        <w:t>Attribute:</w:t>
      </w:r>
    </w:p>
    <w:p w14:paraId="696A29FD" w14:textId="77777777" w:rsidR="00EE5C12" w:rsidRDefault="00EE5C12" w:rsidP="00EE5C12">
      <w:pPr>
        <w:pStyle w:val="ListParagraph"/>
        <w:numPr>
          <w:ilvl w:val="0"/>
          <w:numId w:val="18"/>
        </w:numPr>
      </w:pPr>
      <w:r>
        <w:t>type=’submit|reset’ indicate the type</w:t>
      </w:r>
    </w:p>
    <w:p w14:paraId="5D72C700" w14:textId="7A167751" w:rsidR="00BA253D" w:rsidRDefault="004F726E" w:rsidP="00BA253D">
      <w:pPr>
        <w:pStyle w:val="ListParagraph"/>
        <w:numPr>
          <w:ilvl w:val="0"/>
          <w:numId w:val="18"/>
        </w:numPr>
      </w:pPr>
      <w:r>
        <w:t>value=’…’ the text displayed on the button</w:t>
      </w:r>
    </w:p>
    <w:p w14:paraId="5B5C163C" w14:textId="1F231165" w:rsidR="00F870EB" w:rsidRDefault="00F870EB" w:rsidP="00615F51">
      <w:r>
        <w:t>Example:</w:t>
      </w:r>
    </w:p>
    <w:p w14:paraId="5347B4F6" w14:textId="4076363A" w:rsidR="00F870EB" w:rsidRDefault="00F870EB" w:rsidP="00F870EB">
      <w:pPr>
        <w:pStyle w:val="Code"/>
      </w:pPr>
      <w:r>
        <w:t>&lt;form action="/examples/html/action.php" method="post"&gt;</w:t>
      </w:r>
    </w:p>
    <w:p w14:paraId="00F616A4" w14:textId="69488470" w:rsidR="00F870EB" w:rsidRDefault="00F870EB" w:rsidP="00F870EB">
      <w:pPr>
        <w:pStyle w:val="Code"/>
      </w:pPr>
      <w:r>
        <w:t xml:space="preserve">    &lt;label for="user-input"&gt;Enter user input:&lt;/label&gt;</w:t>
      </w:r>
    </w:p>
    <w:p w14:paraId="7BCF39D0" w14:textId="01ADDCFA" w:rsidR="00F870EB" w:rsidRDefault="00F870EB" w:rsidP="00F870EB">
      <w:pPr>
        <w:pStyle w:val="Code"/>
      </w:pPr>
      <w:r>
        <w:t xml:space="preserve">    &lt;input type="text" id="user-input"&gt;</w:t>
      </w:r>
    </w:p>
    <w:p w14:paraId="3C8F3EED" w14:textId="77777777" w:rsidR="00F870EB" w:rsidRDefault="00F870EB" w:rsidP="00F870EB">
      <w:pPr>
        <w:pStyle w:val="Code"/>
      </w:pPr>
    </w:p>
    <w:p w14:paraId="3FBD1ACE" w14:textId="421862B3" w:rsidR="00F870EB" w:rsidRDefault="00F870EB" w:rsidP="00F870EB">
      <w:pPr>
        <w:pStyle w:val="Code"/>
      </w:pPr>
      <w:r>
        <w:lastRenderedPageBreak/>
        <w:t xml:space="preserve">    &lt;input type="submit" value="Submit now"&gt;</w:t>
      </w:r>
    </w:p>
    <w:p w14:paraId="54BA328B" w14:textId="00DFFC8A" w:rsidR="00F870EB" w:rsidRDefault="00F870EB" w:rsidP="00F870EB">
      <w:pPr>
        <w:pStyle w:val="Code"/>
      </w:pPr>
      <w:r>
        <w:t xml:space="preserve">    &lt;input type="reset" value="Reset now"&gt;</w:t>
      </w:r>
    </w:p>
    <w:p w14:paraId="1F5F1C1F" w14:textId="67D3646D" w:rsidR="00F870EB" w:rsidRDefault="00F870EB" w:rsidP="00F870EB">
      <w:pPr>
        <w:pStyle w:val="Code"/>
      </w:pPr>
      <w:r>
        <w:t>&lt;/form&gt;</w:t>
      </w:r>
    </w:p>
    <w:p w14:paraId="33C08DC7" w14:textId="156E10DF" w:rsidR="006C3CF3" w:rsidRPr="006C3CF3" w:rsidRDefault="006C3CF3" w:rsidP="006C3CF3">
      <w:r>
        <w:rPr>
          <w:noProof/>
        </w:rPr>
        <w:drawing>
          <wp:inline distT="0" distB="0" distL="0" distR="0" wp14:anchorId="3A89FC20" wp14:editId="5A9A2B8B">
            <wp:extent cx="5667375" cy="47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476250"/>
                    </a:xfrm>
                    <a:prstGeom prst="rect">
                      <a:avLst/>
                    </a:prstGeom>
                  </pic:spPr>
                </pic:pic>
              </a:graphicData>
            </a:graphic>
          </wp:inline>
        </w:drawing>
      </w:r>
    </w:p>
    <w:p w14:paraId="653D2322" w14:textId="77777777" w:rsidR="00CA7EFD" w:rsidRDefault="00CA7EFD">
      <w:pPr>
        <w:spacing w:line="259" w:lineRule="auto"/>
        <w:rPr>
          <w:rFonts w:asciiTheme="majorHAnsi" w:eastAsiaTheme="majorEastAsia" w:hAnsiTheme="majorHAnsi" w:cstheme="majorBidi"/>
          <w:color w:val="2F5496" w:themeColor="accent1" w:themeShade="BF"/>
          <w:sz w:val="32"/>
          <w:szCs w:val="32"/>
        </w:rPr>
      </w:pPr>
      <w:r>
        <w:br w:type="page"/>
      </w:r>
    </w:p>
    <w:p w14:paraId="72E2F230" w14:textId="72453CDF" w:rsidR="00B01890" w:rsidRDefault="00836DE5" w:rsidP="00836DE5">
      <w:pPr>
        <w:pStyle w:val="Heading1"/>
      </w:pPr>
      <w:r>
        <w:lastRenderedPageBreak/>
        <w:t>CSS</w:t>
      </w:r>
      <w:r w:rsidR="00EB1431">
        <w:t xml:space="preserve"> (Cascading Style Sheet)</w:t>
      </w:r>
    </w:p>
    <w:p w14:paraId="24ED817D" w14:textId="57353404" w:rsidR="008C16F6" w:rsidRDefault="008152D9" w:rsidP="005C40F9">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HTML is the skeleton of a web page and CSS is the skin.</w:t>
      </w:r>
    </w:p>
    <w:p w14:paraId="68BF1C57" w14:textId="1F15DDDF" w:rsidR="005C40F9" w:rsidRP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A </w:t>
      </w:r>
      <w:r w:rsidRPr="005C40F9">
        <w:rPr>
          <w:rFonts w:ascii="Segoe UI" w:eastAsia="Times New Roman" w:hAnsi="Segoe UI" w:cs="Segoe UI"/>
          <w:i/>
          <w:iCs/>
          <w:color w:val="000000"/>
          <w:sz w:val="21"/>
          <w:szCs w:val="21"/>
        </w:rPr>
        <w:t>Style Sheet</w:t>
      </w:r>
      <w:r w:rsidRPr="005C40F9">
        <w:rPr>
          <w:rFonts w:ascii="Segoe UI" w:eastAsia="Times New Roman" w:hAnsi="Segoe UI" w:cs="Segoe UI"/>
          <w:color w:val="000000"/>
          <w:sz w:val="21"/>
          <w:szCs w:val="21"/>
        </w:rPr>
        <w:t> is </w:t>
      </w:r>
      <w:r w:rsidRPr="005C40F9">
        <w:rPr>
          <w:rFonts w:ascii="Segoe UI" w:eastAsia="Times New Roman" w:hAnsi="Segoe UI" w:cs="Segoe UI"/>
          <w:i/>
          <w:iCs/>
          <w:color w:val="000000"/>
          <w:sz w:val="21"/>
          <w:szCs w:val="21"/>
        </w:rPr>
        <w:t>a collection of style rules</w:t>
      </w:r>
      <w:r w:rsidRPr="005C40F9">
        <w:rPr>
          <w:rFonts w:ascii="Segoe UI" w:eastAsia="Times New Roman" w:hAnsi="Segoe UI" w:cs="Segoe UI"/>
          <w:color w:val="000000"/>
          <w:sz w:val="21"/>
          <w:szCs w:val="21"/>
        </w:rPr>
        <w:t> that can be applied to </w:t>
      </w:r>
      <w:r w:rsidRPr="005C40F9">
        <w:rPr>
          <w:rFonts w:ascii="Segoe UI" w:eastAsia="Times New Roman" w:hAnsi="Segoe UI" w:cs="Segoe UI"/>
          <w:i/>
          <w:iCs/>
          <w:color w:val="000000"/>
          <w:sz w:val="21"/>
          <w:szCs w:val="21"/>
        </w:rPr>
        <w:t>a selected set of HTML elements</w:t>
      </w:r>
      <w:r w:rsidRPr="005C40F9">
        <w:rPr>
          <w:rFonts w:ascii="Segoe UI" w:eastAsia="Times New Roman" w:hAnsi="Segoe UI" w:cs="Segoe UI"/>
          <w:color w:val="000000"/>
          <w:sz w:val="21"/>
          <w:szCs w:val="21"/>
        </w:rPr>
        <w:t>. A style rule is used to control the appearance of HTML elements such as their font properties (e.g., type face, size and weight), color properties (e.g., background and foreground colors), alignment, margin, border, padding, and positioning. This is the same as the </w:t>
      </w:r>
      <w:r w:rsidRPr="005C40F9">
        <w:rPr>
          <w:rFonts w:ascii="Segoe UI" w:eastAsia="Times New Roman" w:hAnsi="Segoe UI" w:cs="Segoe UI"/>
          <w:i/>
          <w:iCs/>
          <w:color w:val="000000"/>
          <w:sz w:val="21"/>
          <w:szCs w:val="21"/>
        </w:rPr>
        <w:t>styles</w:t>
      </w:r>
      <w:r w:rsidRPr="005C40F9">
        <w:rPr>
          <w:rFonts w:ascii="Segoe UI" w:eastAsia="Times New Roman" w:hAnsi="Segoe UI" w:cs="Segoe UI"/>
          <w:color w:val="000000"/>
          <w:sz w:val="21"/>
          <w:szCs w:val="21"/>
        </w:rPr>
        <w:t> in any publishing software like WinWord or LaTex.</w:t>
      </w:r>
    </w:p>
    <w:p w14:paraId="06AF374F" w14:textId="05118462" w:rsid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The word </w:t>
      </w:r>
      <w:r w:rsidRPr="005C40F9">
        <w:rPr>
          <w:rFonts w:ascii="Segoe UI" w:eastAsia="Times New Roman" w:hAnsi="Segoe UI" w:cs="Segoe UI"/>
          <w:i/>
          <w:iCs/>
          <w:color w:val="000000"/>
          <w:sz w:val="21"/>
          <w:szCs w:val="21"/>
        </w:rPr>
        <w:t>cascading</w:t>
      </w:r>
      <w:r w:rsidRPr="005C40F9">
        <w:rPr>
          <w:rFonts w:ascii="Segoe UI" w:eastAsia="Times New Roman" w:hAnsi="Segoe UI" w:cs="Segoe UI"/>
          <w:color w:val="000000"/>
          <w:sz w:val="21"/>
          <w:szCs w:val="21"/>
        </w:rPr>
        <w:t> means that multiple style rules can be applied to the same HTML element. The browser follows a certain </w:t>
      </w:r>
      <w:r w:rsidRPr="005C40F9">
        <w:rPr>
          <w:rFonts w:ascii="Segoe UI" w:eastAsia="Times New Roman" w:hAnsi="Segoe UI" w:cs="Segoe UI"/>
          <w:i/>
          <w:iCs/>
          <w:color w:val="000000"/>
          <w:sz w:val="21"/>
          <w:szCs w:val="21"/>
        </w:rPr>
        <w:t>cascading order</w:t>
      </w:r>
      <w:r w:rsidRPr="005C40F9">
        <w:rPr>
          <w:rFonts w:ascii="Segoe UI" w:eastAsia="Times New Roman" w:hAnsi="Segoe UI" w:cs="Segoe UI"/>
          <w:color w:val="000000"/>
          <w:sz w:val="21"/>
          <w:szCs w:val="21"/>
        </w:rPr>
        <w:t> in finalizing a style to format the HTML element in a predictable fashion.</w:t>
      </w:r>
    </w:p>
    <w:p w14:paraId="0C1045B3" w14:textId="76741AA8" w:rsidR="002439D3" w:rsidRPr="005C40F9" w:rsidRDefault="00D95770" w:rsidP="00D446AA">
      <w:pPr>
        <w:pStyle w:val="Heading2"/>
        <w:rPr>
          <w:rFonts w:eastAsia="Times New Roman"/>
        </w:rPr>
      </w:pPr>
      <w:r>
        <w:rPr>
          <w:rFonts w:eastAsia="Times New Roman"/>
        </w:rPr>
        <w:t>CSS syntax</w:t>
      </w:r>
    </w:p>
    <w:p w14:paraId="0301D44E" w14:textId="526130C6" w:rsidR="004421C2" w:rsidRDefault="00B876C7" w:rsidP="00B876C7">
      <w:pPr>
        <w:pStyle w:val="Heading3"/>
        <w:rPr>
          <w:shd w:val="clear" w:color="auto" w:fill="FFFFFF"/>
        </w:rPr>
      </w:pPr>
      <w:r>
        <w:rPr>
          <w:shd w:val="clear" w:color="auto" w:fill="FFFFFF"/>
        </w:rPr>
        <w:t>A CSS is a set of style rules for HTML documents</w:t>
      </w:r>
    </w:p>
    <w:p w14:paraId="49C8139C" w14:textId="3FBAF97C" w:rsidR="00837967" w:rsidRDefault="003639FE" w:rsidP="0083796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shd w:val="clear" w:color="auto" w:fill="FFFFFF"/>
        </w:rPr>
        <w:t>A CSS style sheet provides style rules to HTML documents</w:t>
      </w:r>
      <w:r w:rsidR="00B12ACB">
        <w:rPr>
          <w:rFonts w:ascii="Segoe UI" w:hAnsi="Segoe UI" w:cs="Segoe UI"/>
          <w:color w:val="000000"/>
          <w:sz w:val="21"/>
          <w:szCs w:val="21"/>
          <w:shd w:val="clear" w:color="auto" w:fill="FFFFFF"/>
        </w:rPr>
        <w:t xml:space="preserve">. </w:t>
      </w:r>
      <w:r w:rsidR="00B12ACB">
        <w:rPr>
          <w:rFonts w:ascii="Segoe UI" w:hAnsi="Segoe UI" w:cs="Segoe UI"/>
          <w:color w:val="000000"/>
          <w:sz w:val="21"/>
          <w:szCs w:val="21"/>
        </w:rPr>
        <w:t xml:space="preserve">CSS is a language by itself, which is different from HTML, JS! </w:t>
      </w:r>
      <w:r w:rsidR="00837967">
        <w:rPr>
          <w:rFonts w:ascii="Segoe UI" w:hAnsi="Segoe UI" w:cs="Segoe UI"/>
          <w:color w:val="000000"/>
          <w:sz w:val="21"/>
          <w:szCs w:val="21"/>
        </w:rPr>
        <w:t xml:space="preserve"> </w:t>
      </w:r>
    </w:p>
    <w:p w14:paraId="2998E98A"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style rule</w:t>
      </w:r>
      <w:r>
        <w:rPr>
          <w:rFonts w:ascii="Segoe UI" w:hAnsi="Segoe UI" w:cs="Segoe UI"/>
          <w:color w:val="000000"/>
          <w:sz w:val="21"/>
          <w:szCs w:val="21"/>
        </w:rPr>
        <w:t> consists of a </w:t>
      </w:r>
      <w:r w:rsidRPr="00AA56D1">
        <w:rPr>
          <w:rStyle w:val="Emphasis"/>
          <w:rFonts w:ascii="Segoe UI" w:hAnsi="Segoe UI" w:cs="Segoe UI"/>
          <w:b/>
          <w:bCs/>
          <w:color w:val="000000"/>
          <w:sz w:val="21"/>
          <w:szCs w:val="21"/>
        </w:rPr>
        <w:t>selector</w:t>
      </w:r>
      <w:r>
        <w:rPr>
          <w:rFonts w:ascii="Segoe UI" w:hAnsi="Segoe UI" w:cs="Segoe UI"/>
          <w:color w:val="000000"/>
          <w:sz w:val="21"/>
          <w:szCs w:val="21"/>
        </w:rPr>
        <w:t> which selects the HTML elements it operates upon, and a list of style property </w:t>
      </w:r>
      <w:r w:rsidRPr="001246C8">
        <w:rPr>
          <w:rStyle w:val="HTMLCode"/>
          <w:rFonts w:ascii="Consolas" w:eastAsiaTheme="majorEastAsia" w:hAnsi="Consolas"/>
          <w:color w:val="FF0000"/>
        </w:rPr>
        <w:t>name:value</w:t>
      </w:r>
      <w:r w:rsidRPr="001246C8">
        <w:rPr>
          <w:rFonts w:ascii="Segoe UI" w:hAnsi="Segoe UI" w:cs="Segoe UI"/>
          <w:color w:val="FF0000"/>
          <w:sz w:val="21"/>
          <w:szCs w:val="21"/>
        </w:rPr>
        <w:t> </w:t>
      </w:r>
      <w:r>
        <w:rPr>
          <w:rFonts w:ascii="Segoe UI" w:hAnsi="Segoe UI" w:cs="Segoe UI"/>
          <w:color w:val="000000"/>
          <w:sz w:val="21"/>
          <w:szCs w:val="21"/>
        </w:rPr>
        <w:t>pairs enclosed in braces </w:t>
      </w:r>
      <w:r w:rsidRPr="001246C8">
        <w:rPr>
          <w:rStyle w:val="HTMLCode"/>
          <w:rFonts w:ascii="Consolas" w:eastAsiaTheme="majorEastAsia" w:hAnsi="Consolas"/>
          <w:color w:val="FF0000"/>
        </w:rPr>
        <w:t>{</w:t>
      </w:r>
      <w:r>
        <w:rPr>
          <w:rStyle w:val="HTMLCode"/>
          <w:rFonts w:ascii="Consolas" w:eastAsiaTheme="majorEastAsia" w:hAnsi="Consolas"/>
          <w:color w:val="000000"/>
        </w:rPr>
        <w:t>...</w:t>
      </w:r>
      <w:r w:rsidRPr="001246C8">
        <w:rPr>
          <w:rStyle w:val="HTMLCode"/>
          <w:rFonts w:ascii="Consolas" w:eastAsiaTheme="majorEastAsia" w:hAnsi="Consolas"/>
          <w:color w:val="FF0000"/>
        </w:rPr>
        <w:t>}</w:t>
      </w:r>
      <w:r>
        <w:rPr>
          <w:rFonts w:ascii="Segoe UI" w:hAnsi="Segoe UI" w:cs="Segoe UI"/>
          <w:color w:val="000000"/>
          <w:sz w:val="21"/>
          <w:szCs w:val="21"/>
        </w:rPr>
        <w:t>, as follows:</w:t>
      </w:r>
    </w:p>
    <w:p w14:paraId="6A44160B" w14:textId="77777777" w:rsidR="00837967" w:rsidRPr="001246C8" w:rsidRDefault="00837967" w:rsidP="001246C8">
      <w:pPr>
        <w:pStyle w:val="Code"/>
      </w:pPr>
      <w:r w:rsidRPr="001246C8">
        <w:rPr>
          <w:rStyle w:val="Emphasis"/>
          <w:i w:val="0"/>
          <w:iCs w:val="0"/>
        </w:rPr>
        <w:t>selector</w:t>
      </w:r>
      <w:r w:rsidRPr="001246C8">
        <w:t xml:space="preserve"> {</w:t>
      </w:r>
    </w:p>
    <w:p w14:paraId="510E85B4" w14:textId="77777777" w:rsidR="00837967" w:rsidRPr="001246C8" w:rsidRDefault="00837967" w:rsidP="001246C8">
      <w:pPr>
        <w:pStyle w:val="Code"/>
      </w:pPr>
      <w:r w:rsidRPr="001246C8">
        <w:t xml:space="preserve">  </w:t>
      </w:r>
      <w:r w:rsidRPr="001246C8">
        <w:rPr>
          <w:rStyle w:val="Emphasis"/>
          <w:i w:val="0"/>
          <w:iCs w:val="0"/>
        </w:rPr>
        <w:t>property-name-1</w:t>
      </w:r>
      <w:r w:rsidRPr="00A86B50">
        <w:rPr>
          <w:b/>
          <w:bCs w:val="0"/>
          <w:color w:val="FF0000"/>
        </w:rPr>
        <w:t>:</w:t>
      </w:r>
      <w:r w:rsidRPr="001246C8">
        <w:t xml:space="preserve"> </w:t>
      </w:r>
      <w:r w:rsidRPr="001246C8">
        <w:rPr>
          <w:rStyle w:val="Emphasis"/>
          <w:i w:val="0"/>
          <w:iCs w:val="0"/>
        </w:rPr>
        <w:t>property-value-1-1</w:t>
      </w:r>
      <w:r w:rsidRPr="00A86B50">
        <w:rPr>
          <w:b/>
          <w:bCs w:val="0"/>
          <w:color w:val="FF0000"/>
        </w:rPr>
        <w:t>,</w:t>
      </w:r>
      <w:r w:rsidRPr="001246C8">
        <w:t xml:space="preserve"> </w:t>
      </w:r>
      <w:r w:rsidRPr="001246C8">
        <w:rPr>
          <w:rStyle w:val="Emphasis"/>
          <w:i w:val="0"/>
          <w:iCs w:val="0"/>
        </w:rPr>
        <w:t>property-value-1-2</w:t>
      </w:r>
      <w:r w:rsidRPr="00A86B50">
        <w:rPr>
          <w:b/>
          <w:bCs w:val="0"/>
          <w:color w:val="FF0000"/>
        </w:rPr>
        <w:t>,</w:t>
      </w:r>
      <w:r w:rsidRPr="001246C8">
        <w:t xml:space="preserve"> ... </w:t>
      </w:r>
      <w:r w:rsidRPr="00A86B50">
        <w:rPr>
          <w:b/>
          <w:bCs w:val="0"/>
          <w:color w:val="FF0000"/>
        </w:rPr>
        <w:t>;</w:t>
      </w:r>
    </w:p>
    <w:p w14:paraId="352C1ED6" w14:textId="77777777" w:rsidR="00837967" w:rsidRPr="001246C8" w:rsidRDefault="00837967" w:rsidP="001246C8">
      <w:pPr>
        <w:pStyle w:val="Code"/>
      </w:pPr>
      <w:r w:rsidRPr="001246C8">
        <w:t xml:space="preserve">  </w:t>
      </w:r>
      <w:r w:rsidRPr="001246C8">
        <w:rPr>
          <w:rStyle w:val="Emphasis"/>
          <w:i w:val="0"/>
          <w:iCs w:val="0"/>
        </w:rPr>
        <w:t>property-name-2</w:t>
      </w:r>
      <w:r w:rsidRPr="00A86B50">
        <w:rPr>
          <w:b/>
          <w:bCs w:val="0"/>
          <w:color w:val="FF0000"/>
        </w:rPr>
        <w:t>:</w:t>
      </w:r>
      <w:r w:rsidRPr="001246C8">
        <w:t xml:space="preserve"> </w:t>
      </w:r>
      <w:r w:rsidRPr="001246C8">
        <w:rPr>
          <w:rStyle w:val="Emphasis"/>
          <w:i w:val="0"/>
          <w:iCs w:val="0"/>
        </w:rPr>
        <w:t>property-value-2-1</w:t>
      </w:r>
      <w:r w:rsidRPr="00A86B50">
        <w:rPr>
          <w:b/>
          <w:bCs w:val="0"/>
          <w:color w:val="FF0000"/>
        </w:rPr>
        <w:t>,</w:t>
      </w:r>
      <w:r w:rsidRPr="001246C8">
        <w:t xml:space="preserve"> </w:t>
      </w:r>
      <w:r w:rsidRPr="001246C8">
        <w:rPr>
          <w:rStyle w:val="Emphasis"/>
          <w:i w:val="0"/>
          <w:iCs w:val="0"/>
        </w:rPr>
        <w:t>property-value-2-2</w:t>
      </w:r>
      <w:r w:rsidRPr="00A86B50">
        <w:rPr>
          <w:b/>
          <w:bCs w:val="0"/>
          <w:color w:val="FF0000"/>
        </w:rPr>
        <w:t>,</w:t>
      </w:r>
      <w:r w:rsidRPr="001246C8">
        <w:t xml:space="preserve"> ... </w:t>
      </w:r>
      <w:r w:rsidRPr="00A86B50">
        <w:rPr>
          <w:b/>
          <w:bCs w:val="0"/>
          <w:color w:val="FF0000"/>
        </w:rPr>
        <w:t>;</w:t>
      </w:r>
    </w:p>
    <w:p w14:paraId="78A7C66A" w14:textId="77777777" w:rsidR="00837967" w:rsidRPr="001246C8" w:rsidRDefault="00837967" w:rsidP="001246C8">
      <w:pPr>
        <w:pStyle w:val="Code"/>
      </w:pPr>
      <w:r w:rsidRPr="001246C8">
        <w:t xml:space="preserve">  ......</w:t>
      </w:r>
      <w:r w:rsidRPr="00A86B50">
        <w:rPr>
          <w:b/>
          <w:bCs w:val="0"/>
          <w:color w:val="FF0000"/>
        </w:rPr>
        <w:t>;</w:t>
      </w:r>
    </w:p>
    <w:p w14:paraId="5773C612" w14:textId="77777777" w:rsidR="00837967" w:rsidRPr="001246C8" w:rsidRDefault="00837967" w:rsidP="001246C8">
      <w:pPr>
        <w:pStyle w:val="Code"/>
      </w:pPr>
      <w:r w:rsidRPr="001246C8">
        <w:t>}</w:t>
      </w:r>
    </w:p>
    <w:p w14:paraId="0F827A3B" w14:textId="51146342" w:rsidR="00837967" w:rsidRDefault="00AA56D1"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E</w:t>
      </w:r>
      <w:r w:rsidR="00837967">
        <w:rPr>
          <w:rFonts w:ascii="Segoe UI" w:hAnsi="Segoe UI" w:cs="Segoe UI"/>
          <w:color w:val="000000"/>
          <w:sz w:val="21"/>
          <w:szCs w:val="21"/>
        </w:rPr>
        <w:t>xample</w:t>
      </w:r>
      <w:r w:rsidR="00992ADE">
        <w:rPr>
          <w:rFonts w:ascii="Segoe UI" w:hAnsi="Segoe UI" w:cs="Segoe UI"/>
          <w:color w:val="000000"/>
          <w:sz w:val="21"/>
          <w:szCs w:val="21"/>
        </w:rPr>
        <w:t>:</w:t>
      </w:r>
      <w:r w:rsidR="002B4C1F">
        <w:rPr>
          <w:rFonts w:ascii="Segoe UI" w:hAnsi="Segoe UI" w:cs="Segoe UI"/>
          <w:color w:val="000000"/>
          <w:sz w:val="21"/>
          <w:szCs w:val="21"/>
        </w:rPr>
        <w:t xml:space="preserve"> </w:t>
      </w:r>
      <w:r w:rsidR="00492811">
        <w:rPr>
          <w:rFonts w:ascii="Segoe UI" w:hAnsi="Segoe UI" w:cs="Segoe UI"/>
          <w:color w:val="000000"/>
          <w:sz w:val="21"/>
          <w:szCs w:val="21"/>
        </w:rPr>
        <w:t xml:space="preserve">in the following, </w:t>
      </w:r>
      <w:r w:rsidR="003D5AF7" w:rsidRPr="00492811">
        <w:rPr>
          <w:rStyle w:val="keywordChar"/>
        </w:rPr>
        <w:t>body</w:t>
      </w:r>
      <w:r w:rsidR="003D5AF7">
        <w:rPr>
          <w:rFonts w:ascii="Segoe UI" w:hAnsi="Segoe UI" w:cs="Segoe UI"/>
          <w:color w:val="000000"/>
          <w:sz w:val="21"/>
          <w:szCs w:val="21"/>
        </w:rPr>
        <w:t xml:space="preserve"> is a selector that </w:t>
      </w:r>
      <w:r w:rsidR="00492811">
        <w:rPr>
          <w:rFonts w:ascii="Segoe UI" w:hAnsi="Segoe UI" w:cs="Segoe UI"/>
          <w:color w:val="000000"/>
          <w:sz w:val="21"/>
          <w:szCs w:val="21"/>
        </w:rPr>
        <w:t xml:space="preserve">apply all the style properties to </w:t>
      </w:r>
      <w:r w:rsidR="00492811" w:rsidRPr="00492811">
        <w:rPr>
          <w:rStyle w:val="keywordChar"/>
        </w:rPr>
        <w:t>&lt;body&gt;</w:t>
      </w:r>
      <w:r w:rsidR="00492811">
        <w:rPr>
          <w:rFonts w:ascii="Segoe UI" w:hAnsi="Segoe UI" w:cs="Segoe UI"/>
          <w:color w:val="000000"/>
          <w:sz w:val="21"/>
          <w:szCs w:val="21"/>
        </w:rPr>
        <w:t xml:space="preserve"> tag. There are 4 properties: font-family, font-size, margin, padding. </w:t>
      </w:r>
    </w:p>
    <w:p w14:paraId="1B97ED2C" w14:textId="77777777" w:rsidR="00837967" w:rsidRDefault="00837967" w:rsidP="00976B01">
      <w:pPr>
        <w:pStyle w:val="Code"/>
        <w:rPr>
          <w:color w:val="000000"/>
        </w:rPr>
      </w:pPr>
      <w:r>
        <w:rPr>
          <w:rStyle w:val="color-new"/>
          <w:rFonts w:ascii="Consolas" w:hAnsi="Consolas"/>
          <w:color w:val="E31B23"/>
        </w:rPr>
        <w:t>body</w:t>
      </w:r>
      <w:r>
        <w:rPr>
          <w:color w:val="000000"/>
        </w:rPr>
        <w:t xml:space="preserve"> {   </w:t>
      </w:r>
      <w:r>
        <w:rPr>
          <w:rStyle w:val="color-comment"/>
          <w:rFonts w:ascii="Consolas" w:hAnsi="Consolas"/>
          <w:color w:val="009900"/>
        </w:rPr>
        <w:t>/* Apply to &lt;body&gt; and possibly its descendants */</w:t>
      </w:r>
    </w:p>
    <w:p w14:paraId="2E726C41" w14:textId="4EBCE630" w:rsidR="00837967" w:rsidRDefault="00837967" w:rsidP="00976B01">
      <w:pPr>
        <w:pStyle w:val="Code"/>
        <w:rPr>
          <w:color w:val="000000"/>
        </w:rPr>
      </w:pPr>
      <w:r>
        <w:rPr>
          <w:color w:val="000000"/>
        </w:rPr>
        <w:t xml:space="preserve">  font-family: "Segoe UI", Tahoma, Helvetica, Arial, Verdana, sans-serif;</w:t>
      </w:r>
    </w:p>
    <w:p w14:paraId="76AFC716" w14:textId="77777777" w:rsidR="00837967" w:rsidRDefault="00837967" w:rsidP="00976B01">
      <w:pPr>
        <w:pStyle w:val="Code"/>
        <w:rPr>
          <w:color w:val="000000"/>
        </w:rPr>
      </w:pPr>
      <w:r>
        <w:rPr>
          <w:color w:val="000000"/>
        </w:rPr>
        <w:t xml:space="preserve">  font-size: 14px;</w:t>
      </w:r>
    </w:p>
    <w:p w14:paraId="65E8B6E8" w14:textId="77777777" w:rsidR="000061EB" w:rsidRDefault="00837967" w:rsidP="00976B01">
      <w:pPr>
        <w:pStyle w:val="Code"/>
        <w:rPr>
          <w:color w:val="000000"/>
        </w:rPr>
      </w:pPr>
      <w:r>
        <w:rPr>
          <w:color w:val="000000"/>
        </w:rPr>
        <w:t xml:space="preserve">  margin: 10px auto 10px auto;  </w:t>
      </w:r>
    </w:p>
    <w:p w14:paraId="55645031" w14:textId="2F8E0F79" w:rsidR="000061EB" w:rsidRDefault="000061EB" w:rsidP="00976B01">
      <w:pPr>
        <w:pStyle w:val="Code"/>
        <w:rPr>
          <w:rStyle w:val="color-comment"/>
          <w:rFonts w:ascii="Consolas" w:hAnsi="Consolas"/>
          <w:color w:val="009900"/>
        </w:rPr>
      </w:pPr>
      <w:r>
        <w:rPr>
          <w:color w:val="000000"/>
        </w:rPr>
        <w:t xml:space="preserve">  </w:t>
      </w:r>
      <w:r w:rsidR="00837967">
        <w:rPr>
          <w:rStyle w:val="color-comment"/>
          <w:rFonts w:ascii="Consolas" w:hAnsi="Consolas"/>
          <w:color w:val="009900"/>
        </w:rPr>
        <w:t>/*</w:t>
      </w:r>
      <w:r w:rsidR="00C161BE">
        <w:rPr>
          <w:rStyle w:val="color-comment"/>
          <w:rFonts w:ascii="Consolas" w:hAnsi="Consolas"/>
          <w:color w:val="009900"/>
        </w:rPr>
        <w:t xml:space="preserve"> this is equivalent to:</w:t>
      </w:r>
      <w:r w:rsidR="00837967">
        <w:rPr>
          <w:rStyle w:val="color-comment"/>
          <w:rFonts w:ascii="Consolas" w:hAnsi="Consolas"/>
          <w:color w:val="009900"/>
        </w:rPr>
        <w:t xml:space="preserve"> </w:t>
      </w:r>
    </w:p>
    <w:p w14:paraId="50759027" w14:textId="477E0620" w:rsidR="00837967" w:rsidRDefault="000061EB" w:rsidP="00976B01">
      <w:pPr>
        <w:pStyle w:val="Code"/>
        <w:rPr>
          <w:color w:val="000000"/>
        </w:rPr>
      </w:pPr>
      <w:r>
        <w:rPr>
          <w:rStyle w:val="color-comment"/>
          <w:rFonts w:ascii="Consolas" w:hAnsi="Consolas"/>
          <w:color w:val="009900"/>
        </w:rPr>
        <w:t xml:space="preserve">  margin-</w:t>
      </w:r>
      <w:r w:rsidR="00837967">
        <w:rPr>
          <w:rStyle w:val="color-comment"/>
          <w:rFonts w:ascii="Consolas" w:hAnsi="Consolas"/>
          <w:color w:val="009900"/>
        </w:rPr>
        <w:t>top</w:t>
      </w:r>
      <w:r>
        <w:rPr>
          <w:rStyle w:val="color-comment"/>
          <w:rFonts w:ascii="Consolas" w:hAnsi="Consolas"/>
          <w:color w:val="009900"/>
        </w:rPr>
        <w:t>: 10px; margin-</w:t>
      </w:r>
      <w:r w:rsidR="00837967">
        <w:rPr>
          <w:rStyle w:val="color-comment"/>
          <w:rFonts w:ascii="Consolas" w:hAnsi="Consolas"/>
          <w:color w:val="009900"/>
        </w:rPr>
        <w:t>right</w:t>
      </w:r>
      <w:r>
        <w:rPr>
          <w:rStyle w:val="color-comment"/>
          <w:rFonts w:ascii="Consolas" w:hAnsi="Consolas"/>
          <w:color w:val="009900"/>
        </w:rPr>
        <w:t>: auto</w:t>
      </w:r>
      <w:r w:rsidR="00C161BE">
        <w:rPr>
          <w:rStyle w:val="color-comment"/>
          <w:rFonts w:ascii="Consolas" w:hAnsi="Consolas"/>
          <w:color w:val="009900"/>
        </w:rPr>
        <w:t>; margin-bottom: 10px; margin-left: auto</w:t>
      </w:r>
      <w:r w:rsidR="00837967">
        <w:rPr>
          <w:rStyle w:val="color-comment"/>
          <w:rFonts w:ascii="Consolas" w:hAnsi="Consolas"/>
          <w:color w:val="009900"/>
        </w:rPr>
        <w:t xml:space="preserve"> */</w:t>
      </w:r>
    </w:p>
    <w:p w14:paraId="4927F711" w14:textId="77777777" w:rsidR="00837967" w:rsidRDefault="00837967" w:rsidP="00976B01">
      <w:pPr>
        <w:pStyle w:val="Code"/>
        <w:rPr>
          <w:color w:val="000000"/>
        </w:rPr>
      </w:pPr>
      <w:r>
        <w:rPr>
          <w:color w:val="000000"/>
        </w:rPr>
        <w:t xml:space="preserve">  padding: 0;</w:t>
      </w:r>
    </w:p>
    <w:p w14:paraId="1D3E2B48" w14:textId="77777777" w:rsidR="00837967" w:rsidRDefault="00837967" w:rsidP="00976B01">
      <w:pPr>
        <w:pStyle w:val="Code"/>
        <w:rPr>
          <w:rFonts w:cs="Courier New"/>
          <w:color w:val="000000"/>
          <w:sz w:val="20"/>
          <w:szCs w:val="20"/>
        </w:rPr>
      </w:pPr>
      <w:r>
        <w:rPr>
          <w:color w:val="000000"/>
        </w:rPr>
        <w:t>}</w:t>
      </w:r>
    </w:p>
    <w:p w14:paraId="7113D98E" w14:textId="40441A89" w:rsidR="005B101A" w:rsidRDefault="00492811" w:rsidP="005953EC">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Properties are given by </w:t>
      </w:r>
      <w:r w:rsidR="00837967" w:rsidRPr="005B101A">
        <w:rPr>
          <w:rStyle w:val="HTMLCode"/>
          <w:rFonts w:ascii="Consolas" w:eastAsiaTheme="majorEastAsia" w:hAnsi="Consolas"/>
          <w:color w:val="FF0000"/>
        </w:rPr>
        <w:t>name:value</w:t>
      </w:r>
      <w:r w:rsidR="00837967" w:rsidRPr="005B101A">
        <w:rPr>
          <w:rFonts w:ascii="Segoe UI" w:hAnsi="Segoe UI" w:cs="Segoe UI"/>
          <w:color w:val="FF0000"/>
          <w:sz w:val="21"/>
          <w:szCs w:val="21"/>
        </w:rPr>
        <w:t> </w:t>
      </w:r>
      <w:r w:rsidR="00837967" w:rsidRPr="005B101A">
        <w:rPr>
          <w:rFonts w:ascii="Segoe UI" w:hAnsi="Segoe UI" w:cs="Segoe UI"/>
          <w:color w:val="000000"/>
          <w:sz w:val="21"/>
          <w:szCs w:val="21"/>
        </w:rPr>
        <w:t>pairs</w:t>
      </w:r>
      <w:r>
        <w:rPr>
          <w:rFonts w:ascii="Segoe UI" w:hAnsi="Segoe UI" w:cs="Segoe UI"/>
          <w:color w:val="000000"/>
          <w:sz w:val="21"/>
          <w:szCs w:val="21"/>
        </w:rPr>
        <w:t xml:space="preserve"> and they</w:t>
      </w:r>
      <w:r w:rsidR="00837967" w:rsidRPr="005B101A">
        <w:rPr>
          <w:rFonts w:ascii="Segoe UI" w:hAnsi="Segoe UI" w:cs="Segoe UI"/>
          <w:color w:val="000000"/>
          <w:sz w:val="21"/>
          <w:szCs w:val="21"/>
        </w:rPr>
        <w:t xml:space="preserve"> are separated by semicolon "</w:t>
      </w:r>
      <w:r w:rsidR="00837967" w:rsidRPr="005B101A">
        <w:rPr>
          <w:rStyle w:val="HTMLCode"/>
          <w:rFonts w:ascii="Consolas" w:eastAsiaTheme="majorEastAsia" w:hAnsi="Consolas"/>
          <w:color w:val="FF0000"/>
        </w:rPr>
        <w:t>;</w:t>
      </w:r>
      <w:r w:rsidR="00837967" w:rsidRPr="005B101A">
        <w:rPr>
          <w:rFonts w:ascii="Segoe UI" w:hAnsi="Segoe UI" w:cs="Segoe UI"/>
          <w:color w:val="000000"/>
          <w:sz w:val="21"/>
          <w:szCs w:val="21"/>
        </w:rPr>
        <w:t xml:space="preserve">". </w:t>
      </w:r>
    </w:p>
    <w:p w14:paraId="3160E402" w14:textId="77777777" w:rsidR="00477E44" w:rsidRDefault="00837967" w:rsidP="005B101A">
      <w:p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Multiple </w:t>
      </w:r>
      <w:r w:rsidRPr="005B101A">
        <w:rPr>
          <w:rStyle w:val="HTMLCode"/>
          <w:rFonts w:ascii="Consolas" w:eastAsiaTheme="majorEastAsia" w:hAnsi="Consolas"/>
          <w:color w:val="000000"/>
        </w:rPr>
        <w:t>value</w:t>
      </w:r>
      <w:r w:rsidRPr="005B101A">
        <w:rPr>
          <w:rFonts w:ascii="Segoe UI" w:hAnsi="Segoe UI" w:cs="Segoe UI"/>
          <w:color w:val="000000"/>
          <w:sz w:val="21"/>
          <w:szCs w:val="21"/>
        </w:rPr>
        <w:t>s for the same property </w:t>
      </w:r>
      <w:r w:rsidRPr="005B101A">
        <w:rPr>
          <w:rStyle w:val="HTMLCode"/>
          <w:rFonts w:ascii="Consolas" w:eastAsiaTheme="majorEastAsia" w:hAnsi="Consolas"/>
          <w:color w:val="000000"/>
        </w:rPr>
        <w:t>name</w:t>
      </w:r>
      <w:r w:rsidRPr="005B101A">
        <w:rPr>
          <w:rFonts w:ascii="Segoe UI" w:hAnsi="Segoe UI" w:cs="Segoe UI"/>
          <w:color w:val="000000"/>
          <w:sz w:val="21"/>
          <w:szCs w:val="21"/>
        </w:rPr>
        <w:t> are separated by commas "</w:t>
      </w:r>
      <w:r w:rsidRPr="005B101A">
        <w:rPr>
          <w:rStyle w:val="HTMLCode"/>
          <w:rFonts w:ascii="Consolas" w:eastAsiaTheme="majorEastAsia" w:hAnsi="Consolas"/>
          <w:color w:val="000000"/>
        </w:rPr>
        <w:t>,</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font-family</w:t>
      </w:r>
      <w:r w:rsidRPr="005B101A">
        <w:rPr>
          <w:rFonts w:ascii="Segoe UI" w:hAnsi="Segoe UI" w:cs="Segoe UI"/>
          <w:color w:val="000000"/>
          <w:sz w:val="21"/>
          <w:szCs w:val="21"/>
        </w:rPr>
        <w:t>).</w:t>
      </w:r>
    </w:p>
    <w:p w14:paraId="0E772C49" w14:textId="1F00808A" w:rsidR="00492811" w:rsidRDefault="00477E44" w:rsidP="00477E44">
      <w:pPr>
        <w:pStyle w:val="keyword"/>
        <w:numPr>
          <w:ilvl w:val="0"/>
          <w:numId w:val="0"/>
        </w:numPr>
        <w:ind w:left="720"/>
      </w:pPr>
      <w:r w:rsidRPr="00477E44">
        <w:t>font-family: "Segoe UI", Tahoma, Helvetica, Arial, Verdana, sans-serif;</w:t>
      </w:r>
      <w:r w:rsidR="00837967" w:rsidRPr="005B101A">
        <w:t xml:space="preserve"> </w:t>
      </w:r>
    </w:p>
    <w:p w14:paraId="718589FB" w14:textId="77777777" w:rsidR="00477E44" w:rsidRDefault="004659D6" w:rsidP="005B101A">
      <w:p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Some property is a group of other properties</w:t>
      </w:r>
      <w:r w:rsidR="00356F62">
        <w:rPr>
          <w:rFonts w:ascii="Segoe UI" w:hAnsi="Segoe UI" w:cs="Segoe UI"/>
          <w:color w:val="000000"/>
          <w:sz w:val="21"/>
          <w:szCs w:val="21"/>
        </w:rPr>
        <w:t>; for example</w:t>
      </w:r>
      <w:r w:rsidR="00094010">
        <w:rPr>
          <w:rFonts w:ascii="Segoe UI" w:hAnsi="Segoe UI" w:cs="Segoe UI"/>
          <w:color w:val="000000"/>
          <w:sz w:val="21"/>
          <w:szCs w:val="21"/>
        </w:rPr>
        <w:t>,</w:t>
      </w:r>
      <w:r w:rsidR="00356F62">
        <w:rPr>
          <w:rFonts w:ascii="Segoe UI" w:hAnsi="Segoe UI" w:cs="Segoe UI"/>
          <w:color w:val="000000"/>
          <w:sz w:val="21"/>
          <w:szCs w:val="21"/>
        </w:rPr>
        <w:t xml:space="preserve"> </w:t>
      </w:r>
      <w:r w:rsidR="00356F62" w:rsidRPr="00094010">
        <w:rPr>
          <w:rStyle w:val="keywordChar"/>
        </w:rPr>
        <w:t>margin</w:t>
      </w:r>
      <w:r w:rsidR="00356F62">
        <w:rPr>
          <w:rFonts w:ascii="Segoe UI" w:hAnsi="Segoe UI" w:cs="Segoe UI"/>
          <w:color w:val="000000"/>
          <w:sz w:val="21"/>
          <w:szCs w:val="21"/>
        </w:rPr>
        <w:t xml:space="preserve"> property is actually a group of 4 other properties: </w:t>
      </w:r>
      <w:r w:rsidR="00711565" w:rsidRPr="00094010">
        <w:rPr>
          <w:rStyle w:val="keywordChar"/>
        </w:rPr>
        <w:t>margin-top, margin-right, margin-bottom, margin-left</w:t>
      </w:r>
      <w:r w:rsidR="00711565">
        <w:rPr>
          <w:rFonts w:ascii="Segoe UI" w:hAnsi="Segoe UI" w:cs="Segoe UI"/>
          <w:color w:val="000000"/>
          <w:sz w:val="21"/>
          <w:szCs w:val="21"/>
        </w:rPr>
        <w:t xml:space="preserve">. </w:t>
      </w:r>
      <w:r w:rsidR="000061EB">
        <w:rPr>
          <w:rFonts w:ascii="Segoe UI" w:hAnsi="Segoe UI" w:cs="Segoe UI"/>
          <w:color w:val="000000"/>
          <w:sz w:val="21"/>
          <w:szCs w:val="21"/>
        </w:rPr>
        <w:t xml:space="preserve">Component properties of a </w:t>
      </w:r>
      <w:r w:rsidR="00837967" w:rsidRPr="005B101A">
        <w:rPr>
          <w:rFonts w:ascii="Segoe UI" w:hAnsi="Segoe UI" w:cs="Segoe UI"/>
          <w:color w:val="000000"/>
          <w:sz w:val="21"/>
          <w:szCs w:val="21"/>
        </w:rPr>
        <w:t>same property </w:t>
      </w:r>
      <w:r w:rsidR="00837967" w:rsidRPr="005B101A">
        <w:rPr>
          <w:rStyle w:val="HTMLCode"/>
          <w:rFonts w:ascii="Consolas" w:eastAsiaTheme="majorEastAsia" w:hAnsi="Consolas"/>
          <w:color w:val="000000"/>
        </w:rPr>
        <w:t>value</w:t>
      </w:r>
      <w:r w:rsidR="00837967" w:rsidRPr="005B101A">
        <w:rPr>
          <w:rFonts w:ascii="Segoe UI" w:hAnsi="Segoe UI" w:cs="Segoe UI"/>
          <w:color w:val="000000"/>
          <w:sz w:val="21"/>
          <w:szCs w:val="21"/>
        </w:rPr>
        <w:t> are separated by space "</w:t>
      </w:r>
      <w:r w:rsidR="00837967" w:rsidRPr="005B101A">
        <w:rPr>
          <w:rStyle w:val="HTMLCode"/>
          <w:rFonts w:ascii="Consolas" w:eastAsiaTheme="majorEastAsia" w:hAnsi="Consolas"/>
          <w:color w:val="000000"/>
        </w:rPr>
        <w:t> </w:t>
      </w:r>
      <w:r w:rsidR="00837967" w:rsidRPr="005B101A">
        <w:rPr>
          <w:rFonts w:ascii="Segoe UI" w:hAnsi="Segoe UI" w:cs="Segoe UI"/>
          <w:color w:val="000000"/>
          <w:sz w:val="21"/>
          <w:szCs w:val="21"/>
        </w:rPr>
        <w:t xml:space="preserve">" </w:t>
      </w:r>
      <w:r w:rsidR="00C161BE">
        <w:rPr>
          <w:rFonts w:ascii="Segoe UI" w:hAnsi="Segoe UI" w:cs="Segoe UI"/>
          <w:color w:val="000000"/>
          <w:sz w:val="21"/>
          <w:szCs w:val="21"/>
        </w:rPr>
        <w:t>like</w:t>
      </w:r>
    </w:p>
    <w:p w14:paraId="0A0AA678" w14:textId="2B0B5E1E" w:rsidR="0004657D" w:rsidRDefault="00C161BE" w:rsidP="005B101A">
      <w:pPr>
        <w:shd w:val="clear" w:color="auto" w:fill="FFFFFF"/>
        <w:spacing w:after="0" w:line="240" w:lineRule="auto"/>
        <w:ind w:left="600"/>
        <w:jc w:val="both"/>
        <w:rPr>
          <w:rFonts w:ascii="Segoe UI" w:hAnsi="Segoe UI" w:cs="Segoe UI"/>
          <w:color w:val="000000"/>
          <w:sz w:val="21"/>
          <w:szCs w:val="21"/>
        </w:rPr>
      </w:pPr>
      <w:r w:rsidRPr="0004657D">
        <w:rPr>
          <w:rStyle w:val="keywordChar"/>
        </w:rPr>
        <w:t>margin: 10px auto 10px auto;</w:t>
      </w:r>
      <w:r w:rsidRPr="005B101A">
        <w:rPr>
          <w:rFonts w:ascii="Segoe UI" w:hAnsi="Segoe UI" w:cs="Segoe UI"/>
          <w:color w:val="000000"/>
          <w:sz w:val="21"/>
          <w:szCs w:val="21"/>
        </w:rPr>
        <w:t xml:space="preserve"> </w:t>
      </w:r>
    </w:p>
    <w:p w14:paraId="3AB4D437" w14:textId="77777777" w:rsidR="0004657D" w:rsidRDefault="0004657D" w:rsidP="005B101A">
      <w:p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That is equivalent to:</w:t>
      </w:r>
    </w:p>
    <w:p w14:paraId="0DEEE043" w14:textId="44DF044D" w:rsidR="00837967" w:rsidRPr="005B101A" w:rsidRDefault="0004657D" w:rsidP="005B101A">
      <w:p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 </w:t>
      </w:r>
      <w:r w:rsidRPr="0004657D">
        <w:rPr>
          <w:rStyle w:val="keywordChar"/>
        </w:rPr>
        <w:t>margin-top: 10px; margin-right: auto; margin-bottom: 10px; margin-left: auto</w:t>
      </w:r>
    </w:p>
    <w:p w14:paraId="3D7EF734" w14:textId="6842C16A" w:rsidR="00837967" w:rsidRPr="00B94C80" w:rsidRDefault="00837967" w:rsidP="00D46093">
      <w:pPr>
        <w:numPr>
          <w:ilvl w:val="0"/>
          <w:numId w:val="20"/>
        </w:numPr>
        <w:shd w:val="clear" w:color="auto" w:fill="FFFFFF"/>
        <w:spacing w:before="96" w:after="96" w:line="240" w:lineRule="auto"/>
        <w:ind w:left="600"/>
        <w:jc w:val="both"/>
        <w:rPr>
          <w:rFonts w:ascii="Segoe UI" w:hAnsi="Segoe UI" w:cs="Segoe UI"/>
          <w:color w:val="000000"/>
          <w:sz w:val="21"/>
          <w:szCs w:val="21"/>
        </w:rPr>
      </w:pPr>
      <w:r w:rsidRPr="00B94C80">
        <w:rPr>
          <w:rFonts w:ascii="Segoe UI" w:hAnsi="Segoe UI" w:cs="Segoe UI"/>
          <w:color w:val="000000"/>
          <w:sz w:val="21"/>
          <w:szCs w:val="21"/>
        </w:rPr>
        <w:t>Values containing space must be quoted, e.g.,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 or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w:t>
      </w:r>
      <w:r w:rsidR="00B94C80" w:rsidRPr="00B94C80">
        <w:rPr>
          <w:rFonts w:ascii="Segoe UI" w:hAnsi="Segoe UI" w:cs="Segoe UI"/>
          <w:color w:val="000000"/>
          <w:sz w:val="21"/>
          <w:szCs w:val="21"/>
        </w:rPr>
        <w:t xml:space="preserve"> </w:t>
      </w:r>
      <w:r w:rsidRPr="00B94C80">
        <w:rPr>
          <w:rFonts w:ascii="Segoe UI" w:hAnsi="Segoe UI" w:cs="Segoe UI"/>
          <w:color w:val="000000"/>
          <w:sz w:val="21"/>
          <w:szCs w:val="21"/>
        </w:rPr>
        <w:t>Extra whitespaces (blank, tab and newline) are ignored.</w:t>
      </w:r>
    </w:p>
    <w:p w14:paraId="4ADE57F0"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If the same set of styles is applicable to more than one elements, the selectors can be grouped together in one single rule (called Group-Selector). The tagnames are separated by commas "</w:t>
      </w:r>
      <w:r>
        <w:rPr>
          <w:rStyle w:val="HTMLCode"/>
          <w:rFonts w:ascii="Consolas" w:eastAsiaTheme="majorEastAsia" w:hAnsi="Consolas"/>
          <w:color w:val="000000"/>
        </w:rPr>
        <w:t>,</w:t>
      </w:r>
      <w:r>
        <w:rPr>
          <w:rFonts w:ascii="Segoe UI" w:hAnsi="Segoe UI" w:cs="Segoe UI"/>
          <w:color w:val="000000"/>
          <w:sz w:val="21"/>
          <w:szCs w:val="21"/>
        </w:rPr>
        <w:t>". For example, the following rule apply to elements </w:t>
      </w:r>
      <w:r>
        <w:rPr>
          <w:rStyle w:val="HTMLCode"/>
          <w:rFonts w:ascii="Consolas" w:eastAsiaTheme="majorEastAsia" w:hAnsi="Consolas"/>
          <w:color w:val="000000"/>
        </w:rPr>
        <w:t>&lt;h1&gt;</w:t>
      </w:r>
      <w:r>
        <w:rPr>
          <w:rFonts w:ascii="Segoe UI" w:hAnsi="Segoe UI" w:cs="Segoe UI"/>
          <w:color w:val="000000"/>
          <w:sz w:val="21"/>
          <w:szCs w:val="21"/>
        </w:rPr>
        <w:t> to </w:t>
      </w:r>
      <w:r>
        <w:rPr>
          <w:rStyle w:val="HTMLCode"/>
          <w:rFonts w:ascii="Consolas" w:eastAsiaTheme="majorEastAsia" w:hAnsi="Consolas"/>
          <w:color w:val="000000"/>
        </w:rPr>
        <w:t>&lt;h6&gt;</w:t>
      </w:r>
      <w:r>
        <w:rPr>
          <w:rFonts w:ascii="Segoe UI" w:hAnsi="Segoe UI" w:cs="Segoe UI"/>
          <w:color w:val="000000"/>
          <w:sz w:val="21"/>
          <w:szCs w:val="21"/>
        </w:rPr>
        <w:t>:</w:t>
      </w:r>
    </w:p>
    <w:p w14:paraId="4EE0680E" w14:textId="77777777" w:rsidR="00837967" w:rsidRDefault="00837967" w:rsidP="00A61071">
      <w:pPr>
        <w:pStyle w:val="Code"/>
        <w:rPr>
          <w:color w:val="000000"/>
        </w:rPr>
      </w:pPr>
      <w:r>
        <w:rPr>
          <w:rStyle w:val="color-new"/>
          <w:rFonts w:ascii="Consolas" w:hAnsi="Consolas"/>
          <w:color w:val="E31B23"/>
        </w:rPr>
        <w:t>h1, h2, h3, h4, h5, h6</w:t>
      </w:r>
      <w:r>
        <w:rPr>
          <w:color w:val="000000"/>
        </w:rPr>
        <w:t xml:space="preserve"> {</w:t>
      </w:r>
    </w:p>
    <w:p w14:paraId="1204C112" w14:textId="77777777" w:rsidR="00837967" w:rsidRDefault="00837967" w:rsidP="00A61071">
      <w:pPr>
        <w:pStyle w:val="Code"/>
        <w:rPr>
          <w:color w:val="000000"/>
        </w:rPr>
      </w:pPr>
      <w:r>
        <w:rPr>
          <w:color w:val="000000"/>
        </w:rPr>
        <w:t xml:space="preserve">  text-align: center;</w:t>
      </w:r>
    </w:p>
    <w:p w14:paraId="5B6F9D2A" w14:textId="77777777" w:rsidR="00837967" w:rsidRDefault="00837967" w:rsidP="00A61071">
      <w:pPr>
        <w:pStyle w:val="Code"/>
        <w:rPr>
          <w:color w:val="000000"/>
        </w:rPr>
      </w:pPr>
      <w:r>
        <w:rPr>
          <w:color w:val="000000"/>
        </w:rPr>
        <w:t xml:space="preserve">  font-family: "Trebuchet MS", "Segoe UI", Helvetica, Tahoma, Arial, Verdana, sans-serif;</w:t>
      </w:r>
    </w:p>
    <w:p w14:paraId="63ED34FD" w14:textId="77777777" w:rsidR="00837967" w:rsidRDefault="00837967" w:rsidP="00A61071">
      <w:pPr>
        <w:pStyle w:val="Code"/>
        <w:rPr>
          <w:rFonts w:cs="Courier New"/>
          <w:color w:val="000000"/>
          <w:sz w:val="20"/>
          <w:szCs w:val="20"/>
        </w:rPr>
      </w:pPr>
      <w:r>
        <w:rPr>
          <w:color w:val="000000"/>
        </w:rPr>
        <w:t>}</w:t>
      </w:r>
    </w:p>
    <w:p w14:paraId="1E16BADC" w14:textId="2806937F"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Comments can be inserted inside the style sheet enclosed between </w:t>
      </w:r>
      <w:r>
        <w:rPr>
          <w:rStyle w:val="HTMLCode"/>
          <w:rFonts w:ascii="Consolas" w:eastAsiaTheme="majorEastAsia" w:hAnsi="Consolas"/>
          <w:color w:val="000000"/>
        </w:rPr>
        <w:t>/*</w:t>
      </w:r>
      <w:r>
        <w:rPr>
          <w:rFonts w:ascii="Segoe UI" w:hAnsi="Segoe UI" w:cs="Segoe UI"/>
          <w:color w:val="000000"/>
          <w:sz w:val="21"/>
          <w:szCs w:val="21"/>
        </w:rPr>
        <w:t> and </w:t>
      </w:r>
      <w:r>
        <w:rPr>
          <w:rStyle w:val="HTMLCode"/>
          <w:rFonts w:ascii="Consolas" w:eastAsiaTheme="majorEastAsia" w:hAnsi="Consolas"/>
          <w:color w:val="000000"/>
        </w:rPr>
        <w:t>*/</w:t>
      </w:r>
      <w:r>
        <w:rPr>
          <w:rFonts w:ascii="Segoe UI" w:hAnsi="Segoe UI" w:cs="Segoe UI"/>
          <w:color w:val="000000"/>
          <w:sz w:val="21"/>
          <w:szCs w:val="21"/>
        </w:rPr>
        <w:t xml:space="preserve">. </w:t>
      </w:r>
    </w:p>
    <w:p w14:paraId="1F5548AE" w14:textId="3BB20A11" w:rsidR="00B5073A" w:rsidRDefault="00B5073A" w:rsidP="00B5073A">
      <w:pPr>
        <w:shd w:val="clear" w:color="auto" w:fill="FFFFFF"/>
        <w:spacing w:after="0" w:line="240" w:lineRule="auto"/>
        <w:jc w:val="both"/>
        <w:rPr>
          <w:rFonts w:ascii="Segoe UI" w:hAnsi="Segoe UI" w:cs="Segoe UI"/>
          <w:color w:val="000000"/>
          <w:sz w:val="21"/>
          <w:szCs w:val="21"/>
        </w:rPr>
      </w:pPr>
    </w:p>
    <w:p w14:paraId="690B4171" w14:textId="13454A19" w:rsidR="00837967" w:rsidRPr="009C5F91" w:rsidRDefault="00CD4D01" w:rsidP="009C5F91">
      <w:pPr>
        <w:rPr>
          <w:b/>
          <w:bCs/>
          <w:color w:val="FF0000"/>
        </w:rPr>
      </w:pPr>
      <w:r w:rsidRPr="009C5F91">
        <w:rPr>
          <w:b/>
          <w:bCs/>
          <w:color w:val="FF0000"/>
        </w:rPr>
        <w:lastRenderedPageBreak/>
        <w:t xml:space="preserve">Note: </w:t>
      </w:r>
      <w:r w:rsidR="00837967" w:rsidRPr="009C5F91">
        <w:rPr>
          <w:b/>
          <w:bCs/>
          <w:color w:val="FF0000"/>
        </w:rPr>
        <w:t xml:space="preserve">CSS Syntax </w:t>
      </w:r>
      <w:r w:rsidR="00D87B9E" w:rsidRPr="009C5F91">
        <w:rPr>
          <w:b/>
          <w:bCs/>
          <w:color w:val="FF0000"/>
        </w:rPr>
        <w:t xml:space="preserve">is different from </w:t>
      </w:r>
      <w:r w:rsidR="00837967" w:rsidRPr="009C5F91">
        <w:rPr>
          <w:b/>
          <w:bCs/>
          <w:color w:val="FF0000"/>
        </w:rPr>
        <w:t>HTML Syntax</w:t>
      </w:r>
    </w:p>
    <w:p w14:paraId="6FDA7CBE" w14:textId="77777777" w:rsidR="00837967" w:rsidRDefault="00837967" w:rsidP="0083796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and HTML have different syntaxes!!! For example, HTML's attributes uses "</w:t>
      </w:r>
      <w:r>
        <w:rPr>
          <w:rStyle w:val="HTMLCode"/>
          <w:rFonts w:ascii="Consolas" w:eastAsiaTheme="majorEastAsia" w:hAnsi="Consolas"/>
          <w:color w:val="000000"/>
        </w:rPr>
        <w:t>=</w:t>
      </w:r>
      <w:r>
        <w:rPr>
          <w:rFonts w:ascii="Segoe UI" w:hAnsi="Segoe UI" w:cs="Segoe UI"/>
          <w:color w:val="000000"/>
          <w:sz w:val="21"/>
          <w:szCs w:val="21"/>
        </w:rPr>
        <w:t>" to separate the </w:t>
      </w:r>
      <w:r>
        <w:rPr>
          <w:rStyle w:val="HTMLCode"/>
          <w:rFonts w:ascii="Consolas" w:eastAsiaTheme="majorEastAsia" w:hAnsi="Consolas"/>
          <w:color w:val="000000"/>
        </w:rPr>
        <w:t>name</w:t>
      </w:r>
      <w:r>
        <w:rPr>
          <w:rFonts w:ascii="Segoe UI" w:hAnsi="Segoe UI" w:cs="Segoe UI"/>
          <w:color w:val="000000"/>
          <w:sz w:val="21"/>
          <w:szCs w:val="21"/>
        </w:rPr>
        <w:t> and </w:t>
      </w:r>
      <w:r>
        <w:rPr>
          <w:rStyle w:val="HTMLCode"/>
          <w:rFonts w:ascii="Consolas" w:eastAsiaTheme="majorEastAsia" w:hAnsi="Consolas"/>
          <w:color w:val="000000"/>
        </w:rPr>
        <w:t>value</w:t>
      </w:r>
      <w:r>
        <w:rPr>
          <w:rFonts w:ascii="Segoe UI" w:hAnsi="Segoe UI" w:cs="Segoe UI"/>
          <w:color w:val="000000"/>
          <w:sz w:val="21"/>
          <w:szCs w:val="21"/>
        </w:rPr>
        <w:t>, in the form of </w:t>
      </w:r>
      <w:r>
        <w:rPr>
          <w:rStyle w:val="HTMLCode"/>
          <w:rFonts w:ascii="Consolas" w:eastAsiaTheme="majorEastAsia" w:hAnsi="Consolas"/>
          <w:color w:val="000000"/>
        </w:rPr>
        <w:t>name="value"</w:t>
      </w:r>
      <w:r>
        <w:rPr>
          <w:rFonts w:ascii="Segoe UI" w:hAnsi="Segoe UI" w:cs="Segoe UI"/>
          <w:color w:val="000000"/>
          <w:sz w:val="21"/>
          <w:szCs w:val="21"/>
        </w:rPr>
        <w:t>; the name-value pairs are separated by spaces, as follows:</w:t>
      </w:r>
    </w:p>
    <w:p w14:paraId="2BF0660F" w14:textId="77777777" w:rsidR="00837967" w:rsidRDefault="00837967" w:rsidP="0083796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&lt;img src="logo.gif" alt="Logo" height="10" width="20"&gt;</w:t>
      </w:r>
    </w:p>
    <w:p w14:paraId="5BD75AAE" w14:textId="5892450A" w:rsidR="00836DE5" w:rsidRPr="009C5F91" w:rsidRDefault="009C5F91" w:rsidP="009C5F91">
      <w:r>
        <w:t>Also, t</w:t>
      </w:r>
      <w:r w:rsidR="00586458" w:rsidRPr="009C5F91">
        <w:t xml:space="preserve">he comment /*  */ of CSS is different from HTML’s </w:t>
      </w:r>
      <w:r w:rsidR="00E83654" w:rsidRPr="009C5F91">
        <w:t>&lt;!-- … --&gt;</w:t>
      </w:r>
    </w:p>
    <w:p w14:paraId="76DE92AC" w14:textId="12DDFF54" w:rsidR="00992ADE" w:rsidRDefault="00992ADE" w:rsidP="009C5F91">
      <w:pPr>
        <w:pStyle w:val="Heading3"/>
      </w:pPr>
      <w:r>
        <w:t>Types of Selectors</w:t>
      </w:r>
    </w:p>
    <w:p w14:paraId="6999015F" w14:textId="76A454BA" w:rsidR="00992ADE" w:rsidRDefault="00846EBB" w:rsidP="00846EBB">
      <w:pPr>
        <w:pStyle w:val="Heading4"/>
      </w:pPr>
      <w:r>
        <w:t>Basic selectors</w:t>
      </w:r>
    </w:p>
    <w:p w14:paraId="37BED78F" w14:textId="77777777" w:rsidR="00BF089E" w:rsidRPr="00BF089E" w:rsidRDefault="00BF089E" w:rsidP="00BF089E">
      <w:pPr>
        <w:pStyle w:val="Heading5"/>
      </w:pPr>
      <w:r w:rsidRPr="00BF089E">
        <w:t>Universal Selector: *</w:t>
      </w:r>
    </w:p>
    <w:p w14:paraId="1E678051" w14:textId="13210188" w:rsidR="00BF089E" w:rsidRDefault="00BF089E" w:rsidP="00BF089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universal selector </w:t>
      </w:r>
      <w:r>
        <w:rPr>
          <w:rStyle w:val="HTMLCode"/>
          <w:rFonts w:ascii="Consolas" w:hAnsi="Consolas"/>
          <w:color w:val="000000"/>
        </w:rPr>
        <w:t>*</w:t>
      </w:r>
      <w:r>
        <w:rPr>
          <w:rFonts w:ascii="Segoe UI" w:hAnsi="Segoe UI" w:cs="Segoe UI"/>
          <w:color w:val="000000"/>
          <w:sz w:val="21"/>
          <w:szCs w:val="21"/>
        </w:rPr>
        <w:t> selects ALL the elements in the document. Example:</w:t>
      </w:r>
    </w:p>
    <w:p w14:paraId="03B27062" w14:textId="77777777" w:rsidR="00BF089E" w:rsidRDefault="00BF089E" w:rsidP="00BF089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r>
        <w:rPr>
          <w:rFonts w:ascii="Consolas" w:hAnsi="Consolas"/>
          <w:color w:val="000000"/>
        </w:rPr>
        <w:t xml:space="preserve"> { margin:0; padding:0; }  </w:t>
      </w:r>
      <w:r>
        <w:rPr>
          <w:rStyle w:val="color-comment"/>
          <w:rFonts w:ascii="Consolas" w:hAnsi="Consolas"/>
          <w:color w:val="009900"/>
        </w:rPr>
        <w:t>/* all tags have margin and padding of 0 */</w:t>
      </w:r>
    </w:p>
    <w:p w14:paraId="19534DF9" w14:textId="2526D55B" w:rsidR="00846EBB" w:rsidRDefault="00014A1E" w:rsidP="00F614EC">
      <w:pPr>
        <w:pStyle w:val="Heading5"/>
      </w:pPr>
      <w:r>
        <w:t>Element (</w:t>
      </w:r>
      <w:r w:rsidR="009933E2">
        <w:t>Tag</w:t>
      </w:r>
      <w:r>
        <w:t>)</w:t>
      </w:r>
      <w:r w:rsidR="00BF089E">
        <w:t xml:space="preserve"> Selector</w:t>
      </w:r>
    </w:p>
    <w:p w14:paraId="7E071CBC" w14:textId="38047704" w:rsidR="00FC1576" w:rsidRPr="00FC1576" w:rsidRDefault="00A97D63" w:rsidP="0022765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The</w:t>
      </w:r>
      <w:r w:rsidR="00FC1576" w:rsidRPr="00FC1576">
        <w:rPr>
          <w:rFonts w:ascii="Segoe UI" w:eastAsia="Times New Roman" w:hAnsi="Segoe UI" w:cs="Segoe UI"/>
          <w:color w:val="000000"/>
          <w:sz w:val="21"/>
          <w:szCs w:val="21"/>
        </w:rPr>
        <w:t> </w:t>
      </w:r>
      <w:r w:rsidR="009933E2">
        <w:rPr>
          <w:rFonts w:ascii="Segoe UI" w:eastAsia="Times New Roman" w:hAnsi="Segoe UI" w:cs="Segoe UI"/>
          <w:i/>
          <w:iCs/>
          <w:color w:val="000000"/>
          <w:sz w:val="21"/>
          <w:szCs w:val="21"/>
        </w:rPr>
        <w:t>tag</w:t>
      </w:r>
      <w:r w:rsidR="00FC1576" w:rsidRPr="00FC1576">
        <w:rPr>
          <w:rFonts w:ascii="Segoe UI" w:eastAsia="Times New Roman" w:hAnsi="Segoe UI" w:cs="Segoe UI"/>
          <w:i/>
          <w:iCs/>
          <w:color w:val="000000"/>
          <w:sz w:val="21"/>
          <w:szCs w:val="21"/>
        </w:rPr>
        <w:t>-selector</w:t>
      </w:r>
      <w:r w:rsidR="00FC1576" w:rsidRPr="00FC1576">
        <w:rPr>
          <w:rFonts w:ascii="Segoe UI" w:eastAsia="Times New Roman" w:hAnsi="Segoe UI" w:cs="Segoe UI"/>
          <w:color w:val="000000"/>
          <w:sz w:val="21"/>
          <w:szCs w:val="21"/>
        </w:rPr>
        <w:t> selects all elements of the given tag-name. Example:</w:t>
      </w:r>
    </w:p>
    <w:p w14:paraId="71E65BDE" w14:textId="77777777" w:rsidR="00FC1576" w:rsidRPr="00FC1576" w:rsidRDefault="00FC1576" w:rsidP="00FC1576">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C1576">
        <w:rPr>
          <w:rFonts w:ascii="Consolas" w:eastAsia="Times New Roman" w:hAnsi="Consolas" w:cs="Courier New"/>
          <w:color w:val="E31B23"/>
          <w:sz w:val="20"/>
          <w:szCs w:val="20"/>
        </w:rPr>
        <w:t>h2</w:t>
      </w:r>
      <w:r w:rsidRPr="00FC1576">
        <w:rPr>
          <w:rFonts w:ascii="Consolas" w:eastAsia="Times New Roman" w:hAnsi="Consolas" w:cs="Courier New"/>
          <w:color w:val="000000"/>
          <w:sz w:val="20"/>
          <w:szCs w:val="20"/>
        </w:rPr>
        <w:t xml:space="preserve"> { background-color:black; color:white; }</w:t>
      </w:r>
    </w:p>
    <w:p w14:paraId="21282B5C" w14:textId="6B65EC02" w:rsidR="00BF089E" w:rsidRDefault="007A6174" w:rsidP="00735D6B">
      <w:pPr>
        <w:pStyle w:val="Heading5"/>
      </w:pPr>
      <w:r>
        <w:t>Class Selector</w:t>
      </w:r>
      <w:r w:rsidR="001229DF">
        <w:t>: .</w:t>
      </w:r>
      <w:r w:rsidR="003E68F2">
        <w:t>C</w:t>
      </w:r>
    </w:p>
    <w:p w14:paraId="6BAD9A2F" w14:textId="5854C83C" w:rsidR="00095251" w:rsidRPr="00095251" w:rsidRDefault="00095251" w:rsidP="00394005">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The</w:t>
      </w:r>
      <w:r w:rsidR="00A97D63">
        <w:rPr>
          <w:rFonts w:ascii="Segoe UI" w:eastAsia="Times New Roman" w:hAnsi="Segoe UI" w:cs="Segoe UI"/>
          <w:color w:val="000000"/>
          <w:sz w:val="21"/>
          <w:szCs w:val="21"/>
        </w:rPr>
        <w:t xml:space="preserve"> </w:t>
      </w:r>
      <w:r w:rsidRPr="00095251">
        <w:rPr>
          <w:rFonts w:ascii="Segoe UI" w:eastAsia="Times New Roman" w:hAnsi="Segoe UI" w:cs="Segoe UI"/>
          <w:i/>
          <w:iCs/>
          <w:color w:val="000000"/>
          <w:sz w:val="21"/>
          <w:szCs w:val="21"/>
        </w:rPr>
        <w:t>Class Selector</w:t>
      </w:r>
      <w:r w:rsidRPr="00095251">
        <w:rPr>
          <w:rFonts w:ascii="Segoe UI" w:eastAsia="Times New Roman" w:hAnsi="Segoe UI" w:cs="Segoe UI"/>
          <w:color w:val="000000"/>
          <w:sz w:val="21"/>
          <w:szCs w:val="21"/>
        </w:rPr>
        <w:t>, which begins with a dot </w:t>
      </w:r>
      <w:r w:rsidRPr="00095251">
        <w:rPr>
          <w:rFonts w:ascii="Consolas" w:eastAsia="Times New Roman" w:hAnsi="Consolas" w:cs="Courier New"/>
          <w:color w:val="000000"/>
          <w:sz w:val="20"/>
          <w:szCs w:val="20"/>
        </w:rPr>
        <w:t>'.'</w:t>
      </w:r>
      <w:r w:rsidRPr="00095251">
        <w:rPr>
          <w:rFonts w:ascii="Segoe UI" w:eastAsia="Times New Roman" w:hAnsi="Segoe UI" w:cs="Segoe UI"/>
          <w:color w:val="000000"/>
          <w:sz w:val="21"/>
          <w:szCs w:val="21"/>
        </w:rPr>
        <w:t> followed by the classname, selects all elements with the given classname, regardless of the tag name.</w:t>
      </w:r>
      <w:r w:rsidR="00394005">
        <w:rPr>
          <w:rFonts w:ascii="Segoe UI" w:eastAsia="Times New Roman" w:hAnsi="Segoe UI" w:cs="Segoe UI"/>
          <w:color w:val="000000"/>
          <w:sz w:val="21"/>
          <w:szCs w:val="21"/>
        </w:rPr>
        <w:t xml:space="preserve"> E</w:t>
      </w:r>
      <w:r w:rsidRPr="00095251">
        <w:rPr>
          <w:rFonts w:ascii="Segoe UI" w:eastAsia="Times New Roman" w:hAnsi="Segoe UI" w:cs="Segoe UI"/>
          <w:color w:val="000000"/>
          <w:sz w:val="21"/>
          <w:szCs w:val="21"/>
        </w:rPr>
        <w:t>xample:</w:t>
      </w:r>
    </w:p>
    <w:p w14:paraId="7E00FA33"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.f14px_i</w:t>
      </w:r>
      <w:r w:rsidRPr="00095251">
        <w:rPr>
          <w:rFonts w:ascii="Consolas" w:eastAsia="Times New Roman" w:hAnsi="Consolas" w:cs="Courier New"/>
          <w:color w:val="000000"/>
          <w:sz w:val="20"/>
          <w:szCs w:val="20"/>
        </w:rPr>
        <w:t xml:space="preserve">   { font-size:14px; font-style:italic; }</w:t>
      </w:r>
    </w:p>
    <w:p w14:paraId="068B83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.f16px_b</w:t>
      </w:r>
      <w:r w:rsidRPr="00095251">
        <w:rPr>
          <w:rFonts w:ascii="Consolas" w:eastAsia="Times New Roman" w:hAnsi="Consolas" w:cs="Courier New"/>
          <w:color w:val="000000"/>
          <w:sz w:val="20"/>
          <w:szCs w:val="20"/>
        </w:rPr>
        <w:t xml:space="preserve">   { font-size:16px; font-weight:bold;  }</w:t>
      </w:r>
    </w:p>
    <w:p w14:paraId="31509E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.red</w:t>
      </w:r>
      <w:r w:rsidRPr="00095251">
        <w:rPr>
          <w:rFonts w:ascii="Consolas" w:eastAsia="Times New Roman" w:hAnsi="Consolas" w:cs="Courier New"/>
          <w:color w:val="000000"/>
          <w:sz w:val="20"/>
          <w:szCs w:val="20"/>
        </w:rPr>
        <w:t xml:space="preserve">       { color:red;                         }</w:t>
      </w:r>
    </w:p>
    <w:p w14:paraId="7CED8152"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.underline</w:t>
      </w:r>
      <w:r w:rsidRPr="00095251">
        <w:rPr>
          <w:rFonts w:ascii="Consolas" w:eastAsia="Times New Roman" w:hAnsi="Consolas" w:cs="Courier New"/>
          <w:color w:val="000000"/>
          <w:sz w:val="20"/>
          <w:szCs w:val="20"/>
        </w:rPr>
        <w:t xml:space="preserve"> { text-decoration:underline;         }</w:t>
      </w:r>
    </w:p>
    <w:p w14:paraId="3E8732D5"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w:t>
      </w:r>
      <w:r w:rsidRPr="00095251">
        <w:rPr>
          <w:rFonts w:ascii="Consolas" w:eastAsia="Times New Roman" w:hAnsi="Consolas" w:cs="Courier New"/>
          <w:color w:val="000000"/>
          <w:sz w:val="20"/>
          <w:szCs w:val="20"/>
        </w:rPr>
        <w:t>&gt;Text is 14px and italic.&lt;/p&gt;</w:t>
      </w:r>
    </w:p>
    <w:p w14:paraId="63B5DB9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class="f16px_b"</w:t>
      </w:r>
      <w:r w:rsidRPr="00095251">
        <w:rPr>
          <w:rFonts w:ascii="Consolas" w:eastAsia="Times New Roman" w:hAnsi="Consolas" w:cs="Courier New"/>
          <w:color w:val="000000"/>
          <w:sz w:val="20"/>
          <w:szCs w:val="20"/>
        </w:rPr>
        <w:t>&gt;Text is 16px and bold.&lt;/p&gt;</w:t>
      </w:r>
    </w:p>
    <w:p w14:paraId="52B5EAE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2801587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&lt;h5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56AC9291" w14:textId="0989CDCC" w:rsidR="00095251" w:rsidRPr="00095251" w:rsidRDefault="00095251" w:rsidP="00095251">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Take note that the </w:t>
      </w:r>
      <w:r w:rsidRPr="00095251">
        <w:rPr>
          <w:rFonts w:ascii="Consolas" w:eastAsia="Times New Roman" w:hAnsi="Consolas" w:cs="Courier New"/>
          <w:color w:val="000000"/>
          <w:sz w:val="20"/>
          <w:szCs w:val="20"/>
        </w:rPr>
        <w:t>class</w:t>
      </w:r>
      <w:r w:rsidRPr="00095251">
        <w:rPr>
          <w:rFonts w:ascii="Segoe UI" w:eastAsia="Times New Roman" w:hAnsi="Segoe UI" w:cs="Segoe UI"/>
          <w:color w:val="000000"/>
          <w:sz w:val="21"/>
          <w:szCs w:val="21"/>
        </w:rPr>
        <w:t xml:space="preserve"> attribute may contain multiple values. This means that you can apply multiple class style rules to an HTML element. </w:t>
      </w:r>
      <w:r w:rsidR="003E3105">
        <w:rPr>
          <w:rFonts w:ascii="Segoe UI" w:eastAsia="Times New Roman" w:hAnsi="Segoe UI" w:cs="Segoe UI"/>
          <w:color w:val="000000"/>
          <w:sz w:val="21"/>
          <w:szCs w:val="21"/>
        </w:rPr>
        <w:t>In the following</w:t>
      </w:r>
      <w:r w:rsidRPr="00095251">
        <w:rPr>
          <w:rFonts w:ascii="Segoe UI" w:eastAsia="Times New Roman" w:hAnsi="Segoe UI" w:cs="Segoe UI"/>
          <w:color w:val="000000"/>
          <w:sz w:val="21"/>
          <w:szCs w:val="21"/>
        </w:rPr>
        <w:t xml:space="preserve"> example,</w:t>
      </w:r>
      <w:r w:rsidR="00394005">
        <w:rPr>
          <w:rFonts w:ascii="Segoe UI" w:eastAsia="Times New Roman" w:hAnsi="Segoe UI" w:cs="Segoe UI"/>
          <w:color w:val="000000"/>
          <w:sz w:val="21"/>
          <w:szCs w:val="21"/>
        </w:rPr>
        <w:t xml:space="preserve"> second</w:t>
      </w:r>
      <w:r w:rsidR="003E3105">
        <w:rPr>
          <w:rFonts w:ascii="Segoe UI" w:eastAsia="Times New Roman" w:hAnsi="Segoe UI" w:cs="Segoe UI"/>
          <w:color w:val="000000"/>
          <w:sz w:val="21"/>
          <w:szCs w:val="21"/>
        </w:rPr>
        <w:t xml:space="preserve"> &lt;</w:t>
      </w:r>
      <w:r w:rsidR="00220033">
        <w:rPr>
          <w:rFonts w:ascii="Segoe UI" w:eastAsia="Times New Roman" w:hAnsi="Segoe UI" w:cs="Segoe UI"/>
          <w:color w:val="000000"/>
          <w:sz w:val="21"/>
          <w:szCs w:val="21"/>
        </w:rPr>
        <w:t>p</w:t>
      </w:r>
      <w:r w:rsidR="003E3105">
        <w:rPr>
          <w:rFonts w:ascii="Segoe UI" w:eastAsia="Times New Roman" w:hAnsi="Segoe UI" w:cs="Segoe UI"/>
          <w:color w:val="000000"/>
          <w:sz w:val="21"/>
          <w:szCs w:val="21"/>
        </w:rPr>
        <w:t xml:space="preserve">&gt; </w:t>
      </w:r>
      <w:r w:rsidR="00220033">
        <w:rPr>
          <w:rFonts w:ascii="Segoe UI" w:eastAsia="Times New Roman" w:hAnsi="Segoe UI" w:cs="Segoe UI"/>
          <w:color w:val="000000"/>
          <w:sz w:val="21"/>
          <w:szCs w:val="21"/>
        </w:rPr>
        <w:t xml:space="preserve">belongs to </w:t>
      </w:r>
      <w:r w:rsidR="003441B5">
        <w:rPr>
          <w:rFonts w:ascii="Segoe UI" w:eastAsia="Times New Roman" w:hAnsi="Segoe UI" w:cs="Segoe UI"/>
          <w:color w:val="000000"/>
          <w:sz w:val="21"/>
          <w:szCs w:val="21"/>
        </w:rPr>
        <w:t>3 classes: f16px_b, red, underline</w:t>
      </w:r>
      <w:r w:rsidR="00394005">
        <w:rPr>
          <w:rFonts w:ascii="Segoe UI" w:eastAsia="Times New Roman" w:hAnsi="Segoe UI" w:cs="Segoe UI"/>
          <w:color w:val="000000"/>
          <w:sz w:val="21"/>
          <w:szCs w:val="21"/>
        </w:rPr>
        <w:t>.</w:t>
      </w:r>
    </w:p>
    <w:p w14:paraId="357FB8B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 underline"</w:t>
      </w:r>
      <w:r w:rsidRPr="00095251">
        <w:rPr>
          <w:rFonts w:ascii="Consolas" w:eastAsia="Times New Roman" w:hAnsi="Consolas" w:cs="Courier New"/>
          <w:color w:val="000000"/>
          <w:sz w:val="20"/>
          <w:szCs w:val="20"/>
        </w:rPr>
        <w:t>&gt;Text is 14px and italic, and underlined.&lt;/p&gt;</w:t>
      </w:r>
    </w:p>
    <w:p w14:paraId="7FDF125B" w14:textId="3F3FD1A8"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&lt;</w:t>
      </w:r>
      <w:r w:rsidR="00220033">
        <w:rPr>
          <w:rFonts w:ascii="Consolas" w:eastAsia="Times New Roman" w:hAnsi="Consolas" w:cs="Courier New"/>
          <w:color w:val="000000"/>
          <w:sz w:val="20"/>
          <w:szCs w:val="20"/>
        </w:rPr>
        <w:t>p</w:t>
      </w:r>
      <w:r w:rsidRPr="00095251">
        <w:rPr>
          <w:rFonts w:ascii="Consolas" w:eastAsia="Times New Roman" w:hAnsi="Consolas" w:cs="Courier New"/>
          <w:color w:val="000000"/>
          <w:sz w:val="20"/>
          <w:szCs w:val="20"/>
        </w:rPr>
        <w:t xml:space="preserve"> </w:t>
      </w:r>
      <w:r w:rsidRPr="00095251">
        <w:rPr>
          <w:rFonts w:ascii="Consolas" w:eastAsia="Times New Roman" w:hAnsi="Consolas" w:cs="Courier New"/>
          <w:color w:val="E31B23"/>
          <w:sz w:val="20"/>
          <w:szCs w:val="20"/>
        </w:rPr>
        <w:t>class="f16px_b red underline"</w:t>
      </w:r>
      <w:r w:rsidRPr="00095251">
        <w:rPr>
          <w:rFonts w:ascii="Consolas" w:eastAsia="Times New Roman" w:hAnsi="Consolas" w:cs="Courier New"/>
          <w:color w:val="000000"/>
          <w:sz w:val="20"/>
          <w:szCs w:val="20"/>
        </w:rPr>
        <w:t>&gt;Text is 16px and bold, in red and underlined.&lt;/p&gt;</w:t>
      </w:r>
    </w:p>
    <w:p w14:paraId="52AB6497" w14:textId="77777777" w:rsidR="001229DF" w:rsidRPr="003E68F2" w:rsidRDefault="001229DF" w:rsidP="003E68F2">
      <w:pPr>
        <w:pStyle w:val="Heading5"/>
      </w:pPr>
      <w:r w:rsidRPr="003E68F2">
        <w:t>ID Selector: </w:t>
      </w:r>
      <w:r w:rsidRPr="003E68F2">
        <w:rPr>
          <w:rStyle w:val="font-code"/>
        </w:rPr>
        <w:t>#D</w:t>
      </w:r>
    </w:p>
    <w:p w14:paraId="143EC9E7"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ID-selector, begins with a </w:t>
      </w:r>
      <w:r>
        <w:rPr>
          <w:rStyle w:val="HTMLCode"/>
          <w:rFonts w:ascii="Consolas" w:hAnsi="Consolas"/>
          <w:color w:val="000000"/>
        </w:rPr>
        <w:t>'#'</w:t>
      </w:r>
      <w:r>
        <w:rPr>
          <w:rFonts w:ascii="Segoe UI" w:hAnsi="Segoe UI" w:cs="Segoe UI"/>
          <w:color w:val="000000"/>
          <w:sz w:val="21"/>
          <w:szCs w:val="21"/>
        </w:rPr>
        <w:t> followed by the </w:t>
      </w:r>
      <w:r>
        <w:rPr>
          <w:rStyle w:val="HTMLCode"/>
          <w:rFonts w:ascii="Consolas" w:hAnsi="Consolas"/>
          <w:color w:val="000000"/>
        </w:rPr>
        <w:t>id</w:t>
      </w:r>
      <w:r>
        <w:rPr>
          <w:rFonts w:ascii="Segoe UI" w:hAnsi="Segoe UI" w:cs="Segoe UI"/>
          <w:color w:val="000000"/>
          <w:sz w:val="21"/>
          <w:szCs w:val="21"/>
        </w:rPr>
        <w:t> value, selects a specific element with the given unique </w:t>
      </w:r>
      <w:r>
        <w:rPr>
          <w:rStyle w:val="HTMLCode"/>
          <w:rFonts w:ascii="Consolas" w:hAnsi="Consolas"/>
          <w:color w:val="000000"/>
        </w:rPr>
        <w:t>id</w:t>
      </w:r>
      <w:r>
        <w:rPr>
          <w:rFonts w:ascii="Segoe UI" w:hAnsi="Segoe UI" w:cs="Segoe UI"/>
          <w:color w:val="000000"/>
          <w:sz w:val="21"/>
          <w:szCs w:val="21"/>
        </w:rPr>
        <w:t> value. Recall that the </w:t>
      </w:r>
      <w:r>
        <w:rPr>
          <w:rStyle w:val="HTMLCode"/>
          <w:rFonts w:ascii="Consolas" w:hAnsi="Consolas"/>
          <w:color w:val="000000"/>
        </w:rPr>
        <w:t>id</w:t>
      </w:r>
      <w:r>
        <w:rPr>
          <w:rFonts w:ascii="Segoe UI" w:hAnsi="Segoe UI" w:cs="Segoe UI"/>
          <w:color w:val="000000"/>
          <w:sz w:val="21"/>
          <w:szCs w:val="21"/>
        </w:rPr>
        <w:t> value must be unique in an HTML document.</w:t>
      </w:r>
    </w:p>
    <w:p w14:paraId="47D45C9D"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olor w:val="000000"/>
        </w:rPr>
        <w:t>&lt;div&gt;</w:t>
      </w:r>
      <w:r>
        <w:rPr>
          <w:rFonts w:ascii="Segoe UI" w:hAnsi="Segoe UI" w:cs="Segoe UI"/>
          <w:color w:val="000000"/>
          <w:sz w:val="21"/>
          <w:szCs w:val="21"/>
        </w:rPr>
        <w:t>'s with unique </w:t>
      </w:r>
      <w:r>
        <w:rPr>
          <w:rStyle w:val="HTMLCode"/>
          <w:rFonts w:ascii="Consolas" w:hAnsi="Consolas"/>
          <w:color w:val="000000"/>
        </w:rPr>
        <w:t>id</w:t>
      </w:r>
      <w:r>
        <w:rPr>
          <w:rFonts w:ascii="Segoe UI" w:hAnsi="Segoe UI" w:cs="Segoe UI"/>
          <w:color w:val="000000"/>
          <w:sz w:val="21"/>
          <w:szCs w:val="21"/>
        </w:rPr>
        <w:t> to divide the document into partitions of different styles. For example,</w:t>
      </w:r>
    </w:p>
    <w:p w14:paraId="38F1C7A1"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ID selector for the 3 major division of the document *</w:t>
      </w:r>
      <w:r>
        <w:rPr>
          <w:rFonts w:ascii="Consolas" w:hAnsi="Consolas"/>
          <w:color w:val="000000"/>
        </w:rPr>
        <w:t>/</w:t>
      </w:r>
    </w:p>
    <w:p w14:paraId="2E84481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w:t>
      </w:r>
      <w:r>
        <w:rPr>
          <w:rFonts w:ascii="Consolas" w:hAnsi="Consolas"/>
          <w:color w:val="000000"/>
        </w:rPr>
        <w:t xml:space="preserve">     { font-size:16px; align:center; font-style:bold; }</w:t>
      </w:r>
    </w:p>
    <w:p w14:paraId="23CED46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 h1</w:t>
      </w:r>
      <w:r>
        <w:rPr>
          <w:rFonts w:ascii="Consolas" w:hAnsi="Consolas"/>
          <w:color w:val="000000"/>
        </w:rPr>
        <w:t xml:space="preserve">  { text-transform:uppercase; }                 </w:t>
      </w:r>
      <w:r>
        <w:rPr>
          <w:rStyle w:val="color-comment"/>
          <w:rFonts w:ascii="Consolas" w:hAnsi="Consolas"/>
          <w:color w:val="009900"/>
        </w:rPr>
        <w:t>/* contextual selector */</w:t>
      </w:r>
    </w:p>
    <w:p w14:paraId="50B74DC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w:t>
      </w:r>
      <w:r>
        <w:rPr>
          <w:rFonts w:ascii="Consolas" w:hAnsi="Consolas"/>
          <w:color w:val="000000"/>
        </w:rPr>
        <w:t xml:space="preserve">    { font-size:14px; align:justify; }</w:t>
      </w:r>
    </w:p>
    <w:p w14:paraId="232FCDBF"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 h3</w:t>
      </w:r>
      <w:r>
        <w:rPr>
          <w:rFonts w:ascii="Consolas" w:hAnsi="Consolas"/>
          <w:color w:val="000000"/>
        </w:rPr>
        <w:t xml:space="preserve"> { color:#FF0000; text-decoration:underline; } </w:t>
      </w:r>
      <w:r>
        <w:rPr>
          <w:rStyle w:val="color-comment"/>
          <w:rFonts w:ascii="Consolas" w:hAnsi="Consolas"/>
          <w:color w:val="009900"/>
        </w:rPr>
        <w:t>/* red, underline */</w:t>
      </w:r>
    </w:p>
    <w:p w14:paraId="7BF4D4E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w:t>
      </w:r>
      <w:r>
        <w:rPr>
          <w:rFonts w:ascii="Consolas" w:hAnsi="Consolas"/>
          <w:color w:val="000000"/>
        </w:rPr>
        <w:t xml:space="preserve">     { font-size:12px; align:right; }</w:t>
      </w:r>
    </w:p>
    <w:p w14:paraId="7A997F4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 p</w:t>
      </w:r>
      <w:r>
        <w:rPr>
          <w:rFonts w:ascii="Consolas" w:hAnsi="Consolas"/>
          <w:color w:val="000000"/>
        </w:rPr>
        <w:t xml:space="preserve">   { color:#00FF00; text-decoration:none; }      </w:t>
      </w:r>
      <w:r>
        <w:rPr>
          <w:rStyle w:val="color-comment"/>
          <w:rFonts w:ascii="Consolas" w:hAnsi="Consolas"/>
          <w:color w:val="009900"/>
        </w:rPr>
        <w:t>/* green, not underline */</w:t>
      </w:r>
    </w:p>
    <w:p w14:paraId="6DB5D33C" w14:textId="3B6730A9"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7375A76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id="header"</w:t>
      </w:r>
      <w:r>
        <w:rPr>
          <w:rFonts w:ascii="Consolas" w:hAnsi="Consolas"/>
          <w:color w:val="000000"/>
        </w:rPr>
        <w:t>&gt;</w:t>
      </w:r>
    </w:p>
    <w:p w14:paraId="03A3BE9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"header" division&lt;/h1&gt;</w:t>
      </w:r>
    </w:p>
    <w:p w14:paraId="3BD4365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"header" division&lt;/h3&gt;</w:t>
      </w:r>
    </w:p>
    <w:p w14:paraId="5734C4D9"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"header" division&lt;/p&gt;</w:t>
      </w:r>
    </w:p>
    <w:p w14:paraId="1E70A99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63273A9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id="content"</w:t>
      </w:r>
      <w:r>
        <w:rPr>
          <w:rFonts w:ascii="Consolas" w:hAnsi="Consolas"/>
          <w:color w:val="000000"/>
        </w:rPr>
        <w:t>&gt;</w:t>
      </w:r>
    </w:p>
    <w:p w14:paraId="72FF4476"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lastRenderedPageBreak/>
        <w:t xml:space="preserve">  &lt;h1&gt;H1 in the "content" division&lt;/h1&gt;</w:t>
      </w:r>
    </w:p>
    <w:p w14:paraId="45F2570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"content" division&lt;/h3&gt;</w:t>
      </w:r>
    </w:p>
    <w:p w14:paraId="7D00B02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"content" division&lt;/p&gt;</w:t>
      </w:r>
    </w:p>
    <w:p w14:paraId="1E73C75B"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5AB39E3C"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id="footer"</w:t>
      </w:r>
      <w:r>
        <w:rPr>
          <w:rFonts w:ascii="Consolas" w:hAnsi="Consolas"/>
          <w:color w:val="000000"/>
        </w:rPr>
        <w:t>&gt;</w:t>
      </w:r>
    </w:p>
    <w:p w14:paraId="37CA5C2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"footer" division&lt;/p&gt;</w:t>
      </w:r>
    </w:p>
    <w:p w14:paraId="693D5340"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AFA25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15EB9B05" w14:textId="2F89EEA7" w:rsidR="00FC2F40" w:rsidRDefault="00FC2F40" w:rsidP="00FF1C9F">
      <w:pPr>
        <w:pStyle w:val="Heading5"/>
      </w:pPr>
      <w:r>
        <w:t>T</w:t>
      </w:r>
      <w:r w:rsidR="00CB0F3D">
        <w:t>ag</w:t>
      </w:r>
      <w:r>
        <w:t>#</w:t>
      </w:r>
      <w:r w:rsidR="00CB0F3D">
        <w:t>I</w:t>
      </w:r>
      <w:r>
        <w:t>D, T</w:t>
      </w:r>
      <w:r w:rsidR="00CB0F3D">
        <w:t>ag</w:t>
      </w:r>
      <w:r>
        <w:t>.C</w:t>
      </w:r>
      <w:r w:rsidR="00CB0F3D">
        <w:t>lass</w:t>
      </w:r>
      <w:r>
        <w:t xml:space="preserve"> selectors</w:t>
      </w:r>
    </w:p>
    <w:p w14:paraId="1D69D0E6" w14:textId="77777777"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The selector </w:t>
      </w:r>
      <w:r w:rsidRPr="00AE14B9">
        <w:rPr>
          <w:rFonts w:ascii="Consolas" w:eastAsia="Times New Roman" w:hAnsi="Consolas" w:cs="Courier New"/>
          <w:color w:val="000000"/>
          <w:sz w:val="20"/>
          <w:szCs w:val="20"/>
        </w:rPr>
        <w:t>T.C</w:t>
      </w:r>
      <w:r w:rsidRPr="00AE14B9">
        <w:rPr>
          <w:rFonts w:ascii="Segoe UI" w:eastAsia="Times New Roman" w:hAnsi="Segoe UI" w:cs="Segoe UI"/>
          <w:color w:val="000000"/>
          <w:sz w:val="21"/>
          <w:szCs w:val="21"/>
        </w:rPr>
        <w:t> selects all tag-name </w:t>
      </w:r>
      <w:r w:rsidRPr="00AE14B9">
        <w:rPr>
          <w:rFonts w:ascii="Consolas" w:eastAsia="Times New Roman" w:hAnsi="Consolas" w:cs="Courier New"/>
          <w:color w:val="000000"/>
          <w:sz w:val="20"/>
          <w:szCs w:val="20"/>
        </w:rPr>
        <w:t>T</w:t>
      </w:r>
      <w:r w:rsidRPr="00AE14B9">
        <w:rPr>
          <w:rFonts w:ascii="Segoe UI" w:eastAsia="Times New Roman" w:hAnsi="Segoe UI" w:cs="Segoe UI"/>
          <w:color w:val="000000"/>
          <w:sz w:val="21"/>
          <w:szCs w:val="21"/>
        </w:rPr>
        <w:t> with classname of </w:t>
      </w:r>
      <w:r w:rsidRPr="00AE14B9">
        <w:rPr>
          <w:rFonts w:ascii="Consolas" w:eastAsia="Times New Roman" w:hAnsi="Consolas" w:cs="Courier New"/>
          <w:color w:val="000000"/>
          <w:sz w:val="20"/>
          <w:szCs w:val="20"/>
        </w:rPr>
        <w:t>C</w:t>
      </w:r>
      <w:r w:rsidRPr="00AE14B9">
        <w:rPr>
          <w:rFonts w:ascii="Segoe UI" w:eastAsia="Times New Roman" w:hAnsi="Segoe UI" w:cs="Segoe UI"/>
          <w:color w:val="000000"/>
          <w:sz w:val="21"/>
          <w:szCs w:val="21"/>
        </w:rPr>
        <w:t>. This is a restricted form of the Generic-Class selector, which applies to the specific tag-name only.</w:t>
      </w:r>
    </w:p>
    <w:p w14:paraId="655BCF5D" w14:textId="6F95F441"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An HTML element (such as </w:t>
      </w:r>
      <w:r w:rsidRPr="00AE14B9">
        <w:rPr>
          <w:rFonts w:ascii="Consolas" w:eastAsia="Times New Roman" w:hAnsi="Consolas" w:cs="Courier New"/>
          <w:color w:val="000000"/>
          <w:sz w:val="20"/>
          <w:szCs w:val="20"/>
        </w:rPr>
        <w:t>&lt;p&gt;</w:t>
      </w:r>
      <w:r w:rsidRPr="00AE14B9">
        <w:rPr>
          <w:rFonts w:ascii="Segoe UI" w:eastAsia="Times New Roman" w:hAnsi="Segoe UI" w:cs="Segoe UI"/>
          <w:color w:val="000000"/>
          <w:sz w:val="21"/>
          <w:szCs w:val="21"/>
        </w:rPr>
        <w:t>) can be sub-divided into different </w:t>
      </w:r>
      <w:r w:rsidRPr="00AE14B9">
        <w:rPr>
          <w:rFonts w:ascii="Segoe UI" w:eastAsia="Times New Roman" w:hAnsi="Segoe UI" w:cs="Segoe UI"/>
          <w:i/>
          <w:iCs/>
          <w:color w:val="000000"/>
          <w:sz w:val="21"/>
          <w:szCs w:val="21"/>
        </w:rPr>
        <w:t>style sub-classes</w:t>
      </w:r>
      <w:r w:rsidRPr="00AE14B9">
        <w:rPr>
          <w:rFonts w:ascii="Segoe UI" w:eastAsia="Times New Roman" w:hAnsi="Segoe UI" w:cs="Segoe UI"/>
          <w:color w:val="000000"/>
          <w:sz w:val="21"/>
          <w:szCs w:val="21"/>
        </w:rPr>
        <w:t> via the </w:t>
      </w:r>
      <w:r w:rsidRPr="00AE14B9">
        <w:rPr>
          <w:rFonts w:ascii="Consolas" w:eastAsia="Times New Roman" w:hAnsi="Consolas" w:cs="Courier New"/>
          <w:color w:val="000000"/>
          <w:sz w:val="20"/>
          <w:szCs w:val="20"/>
        </w:rPr>
        <w:t>class</w:t>
      </w:r>
      <w:r w:rsidRPr="00AE14B9">
        <w:rPr>
          <w:rFonts w:ascii="Segoe UI" w:eastAsia="Times New Roman" w:hAnsi="Segoe UI" w:cs="Segoe UI"/>
          <w:color w:val="000000"/>
          <w:sz w:val="21"/>
          <w:szCs w:val="21"/>
        </w:rPr>
        <w:t> attribute. This subclass mechanism allows us to apply different styles to different subclass of a particular element.</w:t>
      </w:r>
      <w:r>
        <w:rPr>
          <w:rFonts w:ascii="Segoe UI" w:eastAsia="Times New Roman" w:hAnsi="Segoe UI" w:cs="Segoe UI"/>
          <w:color w:val="000000"/>
          <w:sz w:val="21"/>
          <w:szCs w:val="21"/>
        </w:rPr>
        <w:t xml:space="preserve"> </w:t>
      </w:r>
      <w:r w:rsidRPr="00AE14B9">
        <w:rPr>
          <w:rFonts w:ascii="Segoe UI" w:eastAsia="Times New Roman" w:hAnsi="Segoe UI" w:cs="Segoe UI"/>
          <w:color w:val="000000"/>
          <w:sz w:val="21"/>
          <w:szCs w:val="21"/>
        </w:rPr>
        <w:t>For example,</w:t>
      </w:r>
    </w:p>
    <w:p w14:paraId="0E2F1FB2"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w:t>
      </w:r>
      <w:r w:rsidRPr="00AE14B9">
        <w:rPr>
          <w:rFonts w:ascii="Consolas" w:eastAsia="Times New Roman" w:hAnsi="Consolas" w:cs="Courier New"/>
          <w:color w:val="000000"/>
          <w:sz w:val="20"/>
          <w:szCs w:val="20"/>
        </w:rPr>
        <w:t xml:space="preserve">          { color:black; }   </w:t>
      </w:r>
      <w:r w:rsidRPr="00AE14B9">
        <w:rPr>
          <w:rFonts w:ascii="Consolas" w:eastAsia="Times New Roman" w:hAnsi="Consolas" w:cs="Courier New"/>
          <w:color w:val="009900"/>
          <w:sz w:val="20"/>
          <w:szCs w:val="20"/>
        </w:rPr>
        <w:t>/* default style for all &lt;p&gt; tags */</w:t>
      </w:r>
    </w:p>
    <w:p w14:paraId="40DF9B46"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p.red</w:t>
      </w:r>
      <w:r w:rsidRPr="00AE14B9">
        <w:rPr>
          <w:rFonts w:ascii="Consolas" w:eastAsia="Times New Roman" w:hAnsi="Consolas" w:cs="Courier New"/>
          <w:color w:val="000000"/>
          <w:sz w:val="20"/>
          <w:szCs w:val="20"/>
        </w:rPr>
        <w:t xml:space="preserve">      { color:red;   }   </w:t>
      </w:r>
      <w:r w:rsidRPr="00AE14B9">
        <w:rPr>
          <w:rFonts w:ascii="Consolas" w:eastAsia="Times New Roman" w:hAnsi="Consolas" w:cs="Courier New"/>
          <w:color w:val="009900"/>
          <w:sz w:val="20"/>
          <w:szCs w:val="20"/>
        </w:rPr>
        <w:t>/* applicable to &lt;p class="red"&gt; tags (override default) */</w:t>
      </w:r>
    </w:p>
    <w:p w14:paraId="5D549B54"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p.blue</w:t>
      </w:r>
      <w:r w:rsidRPr="00AE14B9">
        <w:rPr>
          <w:rFonts w:ascii="Consolas" w:eastAsia="Times New Roman" w:hAnsi="Consolas" w:cs="Courier New"/>
          <w:color w:val="000000"/>
          <w:sz w:val="20"/>
          <w:szCs w:val="20"/>
        </w:rPr>
        <w:t xml:space="preserve">     { color:blue;  }   </w:t>
      </w:r>
      <w:r w:rsidRPr="00AE14B9">
        <w:rPr>
          <w:rFonts w:ascii="Consolas" w:eastAsia="Times New Roman" w:hAnsi="Consolas" w:cs="Courier New"/>
          <w:color w:val="009900"/>
          <w:sz w:val="20"/>
          <w:szCs w:val="20"/>
        </w:rPr>
        <w:t>/* applicable to &lt;p class="blue"&gt; tags (override default) */</w:t>
      </w:r>
    </w:p>
    <w:p w14:paraId="7CBAFC27"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&lt;p&gt;This paragraph is in black (default style)&lt;/p&gt;</w:t>
      </w:r>
    </w:p>
    <w:p w14:paraId="2C68668B"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class="red"</w:t>
      </w:r>
      <w:r w:rsidRPr="00AE14B9">
        <w:rPr>
          <w:rFonts w:ascii="Consolas" w:eastAsia="Times New Roman" w:hAnsi="Consolas" w:cs="Courier New"/>
          <w:color w:val="000000"/>
          <w:sz w:val="20"/>
          <w:szCs w:val="20"/>
        </w:rPr>
        <w:t>&gt;This paragraph, of class="red", is in red.&lt;/p&gt;</w:t>
      </w:r>
    </w:p>
    <w:p w14:paraId="3C32BE6F"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class="blue"</w:t>
      </w:r>
      <w:r w:rsidRPr="00AE14B9">
        <w:rPr>
          <w:rFonts w:ascii="Consolas" w:eastAsia="Times New Roman" w:hAnsi="Consolas" w:cs="Courier New"/>
          <w:color w:val="000000"/>
          <w:sz w:val="20"/>
          <w:szCs w:val="20"/>
        </w:rPr>
        <w:t>&gt;This paragraph, of class="blue", is in blue.&lt;/p&gt;</w:t>
      </w:r>
    </w:p>
    <w:p w14:paraId="289687CB" w14:textId="6961357C" w:rsidR="00FC2F40" w:rsidRPr="00FC2F40" w:rsidRDefault="003267C3" w:rsidP="00FC2F40">
      <w:r>
        <w:t>For t</w:t>
      </w:r>
      <w:r w:rsidR="001747AD">
        <w:t>he selector T#D</w:t>
      </w:r>
      <w:r>
        <w:t xml:space="preserve">, the part T </w:t>
      </w:r>
      <w:r w:rsidR="00E849DF">
        <w:t xml:space="preserve">seems redundant since </w:t>
      </w:r>
      <w:r w:rsidR="004153E7">
        <w:t>#D identifies uniquely an element</w:t>
      </w:r>
      <w:r>
        <w:t xml:space="preserve">; </w:t>
      </w:r>
      <w:r w:rsidR="00FB0461">
        <w:t>it’s there to serve</w:t>
      </w:r>
      <w:r>
        <w:t xml:space="preserve"> documentation purpose.</w:t>
      </w:r>
    </w:p>
    <w:p w14:paraId="2CEE670A" w14:textId="74AC6D57" w:rsidR="00FF1C9F" w:rsidRDefault="00FF1C9F" w:rsidP="00FF1C9F">
      <w:pPr>
        <w:pStyle w:val="Heading5"/>
      </w:pPr>
      <w:r>
        <w:t xml:space="preserve">Attribute </w:t>
      </w:r>
      <w:r w:rsidRPr="00FF1C9F">
        <w:t>Selectors</w:t>
      </w:r>
    </w:p>
    <w:p w14:paraId="50F3ADB1"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w:t>
      </w:r>
      <w:r>
        <w:rPr>
          <w:rFonts w:ascii="Segoe UI" w:hAnsi="Segoe UI" w:cs="Segoe UI"/>
          <w:color w:val="000000"/>
          <w:sz w:val="21"/>
          <w:szCs w:val="21"/>
        </w:rPr>
        <w:t xml:space="preserve">: selects elements that possess the given attribute, </w:t>
      </w:r>
      <w:r w:rsidRPr="00701D98">
        <w:rPr>
          <w:rFonts w:ascii="Segoe UI" w:hAnsi="Segoe UI" w:cs="Segoe UI"/>
          <w:i/>
          <w:iCs/>
          <w:color w:val="000000"/>
          <w:sz w:val="21"/>
          <w:szCs w:val="21"/>
        </w:rPr>
        <w:t>regardless of value</w:t>
      </w:r>
      <w:r>
        <w:rPr>
          <w:rFonts w:ascii="Segoe UI" w:hAnsi="Segoe UI" w:cs="Segoe UI"/>
          <w:color w:val="000000"/>
          <w:sz w:val="21"/>
          <w:szCs w:val="21"/>
        </w:rPr>
        <w:t>.</w:t>
      </w:r>
    </w:p>
    <w:p w14:paraId="2F5B4EF2" w14:textId="3AD8599F"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T[att="value"]</w:t>
      </w:r>
      <w:r>
        <w:rPr>
          <w:rFonts w:ascii="Segoe UI" w:hAnsi="Segoe UI" w:cs="Segoe UI"/>
          <w:color w:val="000000"/>
          <w:sz w:val="21"/>
          <w:szCs w:val="21"/>
        </w:rPr>
        <w:t>: selects elements that possess the given attribute, with the given value.</w:t>
      </w:r>
    </w:p>
    <w:p w14:paraId="18F3084C" w14:textId="49465277" w:rsidR="00C62B27" w:rsidRDefault="00C62B27" w:rsidP="00C62B27">
      <w:pPr>
        <w:shd w:val="clear" w:color="auto" w:fill="FFFFFF"/>
        <w:spacing w:after="0" w:line="240" w:lineRule="auto"/>
        <w:jc w:val="both"/>
        <w:rPr>
          <w:rFonts w:ascii="Segoe UI" w:hAnsi="Segoe UI" w:cs="Segoe UI"/>
          <w:color w:val="000000"/>
          <w:sz w:val="21"/>
          <w:szCs w:val="21"/>
        </w:rPr>
      </w:pPr>
      <w:r>
        <w:rPr>
          <w:rStyle w:val="font-code"/>
          <w:rFonts w:ascii="Consolas" w:hAnsi="Consolas" w:cs="Segoe UI"/>
          <w:color w:val="000000"/>
          <w:sz w:val="21"/>
          <w:szCs w:val="21"/>
        </w:rPr>
        <w:t>Exp</w:t>
      </w:r>
      <w:r w:rsidRPr="00C62B27">
        <w:rPr>
          <w:rFonts w:ascii="Segoe UI" w:hAnsi="Segoe UI"/>
        </w:rPr>
        <w:t>:</w:t>
      </w:r>
    </w:p>
    <w:p w14:paraId="65155FA5" w14:textId="77777777" w:rsidR="00C62B27" w:rsidRDefault="00C62B27" w:rsidP="00C62B27">
      <w:pPr>
        <w:pStyle w:val="Code"/>
      </w:pPr>
      <w:r w:rsidRPr="00C62B27">
        <w:t xml:space="preserve">body, input[type="text"], button { </w:t>
      </w:r>
    </w:p>
    <w:p w14:paraId="540448D9" w14:textId="3FB1CA6B" w:rsidR="00C62B27" w:rsidRDefault="00C62B27" w:rsidP="00C62B27">
      <w:pPr>
        <w:pStyle w:val="Code"/>
      </w:pPr>
      <w:r>
        <w:t xml:space="preserve">    </w:t>
      </w:r>
      <w:r w:rsidRPr="00C62B27">
        <w:t>color: #333;</w:t>
      </w:r>
    </w:p>
    <w:p w14:paraId="15145FB9" w14:textId="5994E213" w:rsidR="00C62B27" w:rsidRDefault="00C62B27" w:rsidP="00C62B27">
      <w:pPr>
        <w:pStyle w:val="Code"/>
      </w:pPr>
      <w:r>
        <w:t xml:space="preserve">    </w:t>
      </w:r>
      <w:r w:rsidRPr="00C62B27">
        <w:t>font-family: Cambria, Georgia, serif;</w:t>
      </w:r>
    </w:p>
    <w:p w14:paraId="29D67506" w14:textId="00032E50" w:rsidR="00C62B27" w:rsidRPr="00C62B27" w:rsidRDefault="00C62B27" w:rsidP="00C62B27">
      <w:pPr>
        <w:pStyle w:val="Code"/>
      </w:pPr>
      <w:r w:rsidRPr="00C62B27">
        <w:t>}</w:t>
      </w:r>
    </w:p>
    <w:p w14:paraId="47D9BFFC" w14:textId="1398E0A3" w:rsidR="00770F12" w:rsidRPr="00770F12" w:rsidRDefault="00770F12" w:rsidP="00770F12">
      <w:pPr>
        <w:pStyle w:val="Heading5"/>
      </w:pPr>
      <w:r w:rsidRPr="00770F12">
        <w:t>Group Selector: </w:t>
      </w:r>
      <w:r w:rsidRPr="00770F12">
        <w:rPr>
          <w:rStyle w:val="font-code"/>
        </w:rPr>
        <w:t>S1, S2</w:t>
      </w:r>
    </w:p>
    <w:p w14:paraId="07A70B54" w14:textId="5F32614C" w:rsidR="00770F12" w:rsidRDefault="00770F12" w:rsidP="00770F1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apply the same style definitions to multiple selectors, by separating the selectors with a commas '</w:t>
      </w:r>
      <w:r>
        <w:rPr>
          <w:rStyle w:val="HTMLCode"/>
          <w:rFonts w:ascii="Consolas" w:hAnsi="Consolas"/>
          <w:color w:val="000000"/>
        </w:rPr>
        <w:t>,'</w:t>
      </w:r>
      <w:r>
        <w:rPr>
          <w:rFonts w:ascii="Segoe UI" w:hAnsi="Segoe UI" w:cs="Segoe UI"/>
          <w:color w:val="000000"/>
          <w:sz w:val="21"/>
          <w:szCs w:val="21"/>
        </w:rPr>
        <w:t xml:space="preserve">. </w:t>
      </w:r>
    </w:p>
    <w:p w14:paraId="2E6A54C2" w14:textId="77777777"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Emphasis"/>
          <w:rFonts w:ascii="Consolas" w:hAnsi="Consolas"/>
          <w:color w:val="000000"/>
        </w:rPr>
        <w:t>selector-1</w:t>
      </w:r>
      <w:r>
        <w:rPr>
          <w:rFonts w:ascii="Consolas" w:hAnsi="Consolas"/>
          <w:color w:val="000000"/>
        </w:rPr>
        <w:t xml:space="preserve">, </w:t>
      </w:r>
      <w:r>
        <w:rPr>
          <w:rStyle w:val="Emphasis"/>
          <w:rFonts w:ascii="Consolas" w:hAnsi="Consolas"/>
          <w:color w:val="000000"/>
        </w:rPr>
        <w:t>selector-2</w:t>
      </w:r>
      <w:r>
        <w:rPr>
          <w:rFonts w:ascii="Consolas" w:hAnsi="Consolas"/>
          <w:color w:val="000000"/>
        </w:rPr>
        <w:t xml:space="preserve">, ... { </w:t>
      </w:r>
      <w:r>
        <w:rPr>
          <w:rStyle w:val="Emphasis"/>
          <w:rFonts w:ascii="Consolas" w:hAnsi="Consolas"/>
          <w:color w:val="000000"/>
        </w:rPr>
        <w:t>style-definitions</w:t>
      </w:r>
      <w:r>
        <w:rPr>
          <w:rFonts w:ascii="Consolas" w:hAnsi="Consolas"/>
          <w:color w:val="000000"/>
        </w:rPr>
        <w:t xml:space="preserve"> }</w:t>
      </w:r>
    </w:p>
    <w:p w14:paraId="4BDC5323" w14:textId="372746AB" w:rsidR="00770F12" w:rsidRDefault="00770F12" w:rsidP="00F203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Emphasis"/>
          <w:rFonts w:ascii="Consolas" w:hAnsi="Consolas"/>
          <w:color w:val="000000"/>
        </w:rPr>
        <w:t>selector-x</w:t>
      </w:r>
      <w:r>
        <w:rPr>
          <w:rFonts w:ascii="Segoe UI" w:hAnsi="Segoe UI" w:cs="Segoe UI"/>
          <w:color w:val="000000"/>
          <w:sz w:val="21"/>
          <w:szCs w:val="21"/>
        </w:rPr>
        <w:t> could be any kind of selectors, such as Tag-selector, Class-selector, or ID-selector.</w:t>
      </w:r>
      <w:r w:rsidR="00F2033F">
        <w:rPr>
          <w:rFonts w:ascii="Segoe UI" w:hAnsi="Segoe UI" w:cs="Segoe UI"/>
          <w:color w:val="000000"/>
          <w:sz w:val="21"/>
          <w:szCs w:val="21"/>
        </w:rPr>
        <w:t xml:space="preserve"> </w:t>
      </w:r>
      <w:r>
        <w:rPr>
          <w:rFonts w:ascii="Segoe UI" w:hAnsi="Segoe UI" w:cs="Segoe UI"/>
          <w:color w:val="000000"/>
          <w:sz w:val="21"/>
          <w:szCs w:val="21"/>
        </w:rPr>
        <w:t>Example:</w:t>
      </w:r>
    </w:p>
    <w:p w14:paraId="5E6E4865" w14:textId="52D67D3D"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 xml:space="preserve">h1, </w:t>
      </w:r>
      <w:r w:rsidR="009017A5">
        <w:rPr>
          <w:rStyle w:val="color-new"/>
          <w:rFonts w:ascii="Consolas" w:hAnsi="Consolas"/>
          <w:color w:val="E31B23"/>
        </w:rPr>
        <w:t>.</w:t>
      </w:r>
      <w:r w:rsidR="003C12BB">
        <w:rPr>
          <w:rStyle w:val="color-new"/>
          <w:rFonts w:ascii="Consolas" w:hAnsi="Consolas"/>
          <w:color w:val="E31B23"/>
        </w:rPr>
        <w:t>normal</w:t>
      </w:r>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footer</w:t>
      </w:r>
      <w:r>
        <w:rPr>
          <w:rFonts w:ascii="Consolas" w:hAnsi="Consolas"/>
          <w:color w:val="000000"/>
        </w:rPr>
        <w:t xml:space="preserve"> { background-color:black; color:white; }</w:t>
      </w:r>
    </w:p>
    <w:p w14:paraId="7CD93DA5" w14:textId="3EBA2B37" w:rsidR="007A6174" w:rsidRDefault="00906597" w:rsidP="00BF056B">
      <w:pPr>
        <w:pStyle w:val="Heading4"/>
      </w:pPr>
      <w:r>
        <w:t xml:space="preserve">Descendant, </w:t>
      </w:r>
      <w:r w:rsidR="00BF056B">
        <w:t>Child, Sibling selectors</w:t>
      </w:r>
      <w:r w:rsidR="00AE2A13">
        <w:t xml:space="preserve">: space, &gt;, </w:t>
      </w:r>
      <w:r w:rsidR="008779BD">
        <w:t>:, +, ~</w:t>
      </w:r>
    </w:p>
    <w:p w14:paraId="157D8674" w14:textId="0BD94033" w:rsidR="00BC63CF" w:rsidRDefault="00BC63CF" w:rsidP="00BC63CF">
      <w:pPr>
        <w:pStyle w:val="NormalWeb"/>
        <w:shd w:val="clear" w:color="auto" w:fill="FFFFFF"/>
        <w:spacing w:before="0" w:beforeAutospacing="0" w:after="0" w:afterAutospacing="0"/>
        <w:jc w:val="both"/>
      </w:pPr>
      <w:r>
        <w:rPr>
          <w:rFonts w:ascii="Segoe UI" w:hAnsi="Segoe UI" w:cs="Segoe UI"/>
          <w:color w:val="000000"/>
          <w:sz w:val="21"/>
          <w:szCs w:val="21"/>
        </w:rPr>
        <w:t>You can define a style rule that takes effect only when a tag occurs within a certain </w:t>
      </w:r>
      <w:r>
        <w:rPr>
          <w:rStyle w:val="Emphasis"/>
          <w:rFonts w:ascii="Segoe UI" w:hAnsi="Segoe UI" w:cs="Segoe UI"/>
          <w:color w:val="000000"/>
          <w:sz w:val="21"/>
          <w:szCs w:val="21"/>
        </w:rPr>
        <w:t>contextual</w:t>
      </w:r>
      <w:r>
        <w:rPr>
          <w:rFonts w:ascii="Segoe UI" w:hAnsi="Segoe UI" w:cs="Segoe UI"/>
          <w:color w:val="000000"/>
          <w:sz w:val="21"/>
          <w:szCs w:val="21"/>
        </w:rPr>
        <w:t> structure, e.g., descendant, immediate-child, first-child, sibling, etc.</w:t>
      </w:r>
    </w:p>
    <w:p w14:paraId="753A5FFA" w14:textId="53D13345" w:rsidR="00BF056B" w:rsidRPr="007A40D2" w:rsidRDefault="00BF056B" w:rsidP="007A40D2">
      <w:pPr>
        <w:pStyle w:val="Heading5"/>
      </w:pPr>
      <w:r w:rsidRPr="007A40D2">
        <w:t>Descendant T1 T2</w:t>
      </w:r>
    </w:p>
    <w:p w14:paraId="0B805E4F" w14:textId="7BAC9880" w:rsidR="00BF056B" w:rsidRDefault="00BF056B" w:rsidP="007A40D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w:t>
      </w:r>
      <w:r>
        <w:rPr>
          <w:rStyle w:val="Emphasis"/>
          <w:rFonts w:ascii="Segoe UI" w:hAnsi="Segoe UI" w:cs="Segoe UI"/>
          <w:color w:val="000000"/>
          <w:sz w:val="21"/>
          <w:szCs w:val="21"/>
        </w:rPr>
        <w:t>descendant selector</w:t>
      </w:r>
      <w:r>
        <w:rPr>
          <w:rFonts w:ascii="Segoe UI" w:hAnsi="Segoe UI" w:cs="Segoe UI"/>
          <w:color w:val="000000"/>
          <w:sz w:val="21"/>
          <w:szCs w:val="21"/>
        </w:rPr>
        <w:t>, list the tags in their hierarchical order, with no commas separating them (commas are meant for grouping selectors).</w:t>
      </w:r>
      <w:r w:rsidR="007A40D2">
        <w:rPr>
          <w:rFonts w:ascii="Segoe UI" w:hAnsi="Segoe UI" w:cs="Segoe UI"/>
          <w:color w:val="000000"/>
          <w:sz w:val="21"/>
          <w:szCs w:val="21"/>
        </w:rPr>
        <w:t xml:space="preserve"> </w:t>
      </w:r>
      <w:r w:rsidR="0066624C">
        <w:rPr>
          <w:rFonts w:ascii="Segoe UI" w:hAnsi="Segoe UI" w:cs="Segoe UI"/>
          <w:color w:val="000000"/>
          <w:sz w:val="21"/>
          <w:szCs w:val="21"/>
        </w:rPr>
        <w:t>Des</w:t>
      </w:r>
      <w:r w:rsidR="00AA681B">
        <w:rPr>
          <w:rFonts w:ascii="Segoe UI" w:hAnsi="Segoe UI" w:cs="Segoe UI"/>
          <w:color w:val="000000"/>
          <w:sz w:val="21"/>
          <w:szCs w:val="21"/>
        </w:rPr>
        <w:t xml:space="preserve">cendant means child, grandchild, i.e. any level </w:t>
      </w:r>
      <w:r w:rsidR="00F84BFD">
        <w:rPr>
          <w:rFonts w:ascii="Segoe UI" w:hAnsi="Segoe UI" w:cs="Segoe UI"/>
          <w:color w:val="000000"/>
          <w:sz w:val="21"/>
          <w:szCs w:val="21"/>
        </w:rPr>
        <w:t>descendant</w:t>
      </w:r>
      <w:r w:rsidR="00AA681B">
        <w:rPr>
          <w:rFonts w:ascii="Segoe UI" w:hAnsi="Segoe UI" w:cs="Segoe UI"/>
          <w:color w:val="000000"/>
          <w:sz w:val="21"/>
          <w:szCs w:val="21"/>
        </w:rPr>
        <w:t xml:space="preserve">. </w:t>
      </w:r>
      <w:r>
        <w:rPr>
          <w:rFonts w:ascii="Segoe UI" w:hAnsi="Segoe UI" w:cs="Segoe UI"/>
          <w:color w:val="000000"/>
          <w:sz w:val="21"/>
          <w:szCs w:val="21"/>
        </w:rPr>
        <w:t>Example:</w:t>
      </w:r>
    </w:p>
    <w:p w14:paraId="6C8888E5" w14:textId="7F4419FD" w:rsidR="00BF056B" w:rsidRPr="00633F6F" w:rsidRDefault="00250806" w:rsidP="00633F6F">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bookmarkStart w:id="2" w:name="_Hlk60998381"/>
      <w:r>
        <w:rPr>
          <w:rStyle w:val="color-new"/>
          <w:rFonts w:ascii="Consolas" w:hAnsi="Consolas"/>
          <w:color w:val="E31B23"/>
        </w:rPr>
        <w:t>div</w:t>
      </w:r>
      <w:r w:rsidR="00BF056B">
        <w:rPr>
          <w:rStyle w:val="color-new"/>
          <w:rFonts w:ascii="Consolas" w:hAnsi="Consolas"/>
          <w:color w:val="E31B23"/>
        </w:rPr>
        <w:t xml:space="preserve"> </w:t>
      </w:r>
      <w:r>
        <w:rPr>
          <w:rStyle w:val="color-new"/>
          <w:rFonts w:ascii="Consolas" w:hAnsi="Consolas"/>
          <w:color w:val="E31B23"/>
        </w:rPr>
        <w:t>p</w:t>
      </w:r>
      <w:r w:rsidR="00BF056B">
        <w:rPr>
          <w:rFonts w:ascii="Consolas" w:hAnsi="Consolas"/>
          <w:color w:val="000000"/>
        </w:rPr>
        <w:t xml:space="preserve"> { color:red;</w:t>
      </w:r>
      <w:r w:rsidR="00041607">
        <w:rPr>
          <w:rFonts w:ascii="Consolas" w:hAnsi="Consolas"/>
          <w:color w:val="000000"/>
        </w:rPr>
        <w:t xml:space="preserve"> </w:t>
      </w:r>
      <w:r w:rsidR="00BF056B">
        <w:rPr>
          <w:rFonts w:ascii="Consolas" w:hAnsi="Consolas"/>
          <w:color w:val="000000"/>
        </w:rPr>
        <w:t>}</w:t>
      </w:r>
      <w:bookmarkEnd w:id="2"/>
    </w:p>
    <w:p w14:paraId="24775EA6" w14:textId="4F054560" w:rsidR="00203F6A" w:rsidRDefault="00633F6F" w:rsidP="00BF056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applies on</w:t>
      </w:r>
    </w:p>
    <w:p w14:paraId="689A0293" w14:textId="62DA077E" w:rsidR="00203F6A" w:rsidRPr="00633F6F" w:rsidRDefault="00203F6A" w:rsidP="00203F6A">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r w:rsidRPr="00203F6A">
        <w:rPr>
          <w:rFonts w:ascii="Consolas" w:hAnsi="Consolas"/>
          <w:color w:val="E31B23"/>
        </w:rPr>
        <w:t>&lt;div&gt;&lt;table&gt;&lt;tr&gt;&lt;td&gt;&lt;p&gt; &lt;!...</w:t>
      </w:r>
      <w:r>
        <w:rPr>
          <w:rFonts w:ascii="Consolas" w:hAnsi="Consolas"/>
          <w:color w:val="E31B23"/>
        </w:rPr>
        <w:t xml:space="preserve"> </w:t>
      </w:r>
    </w:p>
    <w:p w14:paraId="1067F78F" w14:textId="0DF673E0" w:rsidR="00BF056B" w:rsidRPr="00B55E6D" w:rsidRDefault="00BE08E9" w:rsidP="00B55E6D">
      <w:pPr>
        <w:pStyle w:val="Heading5"/>
      </w:pPr>
      <w:r>
        <w:t xml:space="preserve">Any </w:t>
      </w:r>
      <w:r w:rsidR="00BF056B" w:rsidRPr="00B55E6D">
        <w:t>Child T1</w:t>
      </w:r>
      <w:r w:rsidR="00DD372B">
        <w:t xml:space="preserve"> </w:t>
      </w:r>
      <w:r w:rsidR="00BF056B" w:rsidRPr="00B55E6D">
        <w:t>&gt;</w:t>
      </w:r>
      <w:r w:rsidR="00DD372B">
        <w:t xml:space="preserve"> </w:t>
      </w:r>
      <w:r w:rsidR="00BF056B" w:rsidRPr="00B55E6D">
        <w:t>T2</w:t>
      </w:r>
      <w:r w:rsidR="0081726B" w:rsidRPr="00B55E6D">
        <w:t xml:space="preserve"> and</w:t>
      </w:r>
      <w:r w:rsidR="00B55E6D" w:rsidRPr="00B55E6D">
        <w:t xml:space="preserve"> </w:t>
      </w:r>
      <w:r>
        <w:t xml:space="preserve">First Child </w:t>
      </w:r>
      <w:r w:rsidR="00B55E6D" w:rsidRPr="00B55E6D">
        <w:t>T1</w:t>
      </w:r>
      <w:r w:rsidR="00DD372B">
        <w:t xml:space="preserve"> </w:t>
      </w:r>
      <w:r w:rsidR="00B55E6D" w:rsidRPr="00B55E6D">
        <w:t>:</w:t>
      </w:r>
      <w:r w:rsidR="00DD372B">
        <w:t xml:space="preserve"> </w:t>
      </w:r>
      <w:r w:rsidR="00B55E6D" w:rsidRPr="00B55E6D">
        <w:t>T2</w:t>
      </w:r>
    </w:p>
    <w:p w14:paraId="1D40B13A" w14:textId="4034CB1B" w:rsidR="00534673" w:rsidRPr="00AE14B9" w:rsidRDefault="00534673"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w:t>
      </w:r>
      <w:r w:rsidR="00A70CA2">
        <w:rPr>
          <w:rFonts w:ascii="Consolas" w:eastAsia="Times New Roman" w:hAnsi="Consolas" w:cs="Courier New"/>
          <w:color w:val="E31B23"/>
          <w:sz w:val="20"/>
          <w:szCs w:val="20"/>
        </w:rPr>
        <w:t xml:space="preserve">&gt; </w:t>
      </w:r>
      <w:r>
        <w:rPr>
          <w:rFonts w:ascii="Consolas" w:eastAsia="Times New Roman" w:hAnsi="Consolas" w:cs="Courier New"/>
          <w:color w:val="E31B23"/>
          <w:sz w:val="20"/>
          <w:szCs w:val="20"/>
        </w:rPr>
        <w:t>T2</w:t>
      </w:r>
      <w:r w:rsidRPr="00AE14B9">
        <w:rPr>
          <w:rFonts w:ascii="Consolas" w:eastAsia="Times New Roman" w:hAnsi="Consolas" w:cs="Courier New"/>
          <w:color w:val="000000"/>
          <w:sz w:val="20"/>
          <w:szCs w:val="20"/>
        </w:rPr>
        <w:t xml:space="preserve"> {color:</w:t>
      </w:r>
      <w:r w:rsidR="00101E06">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w:t>
      </w:r>
      <w:r w:rsidRPr="00AE14B9">
        <w:rPr>
          <w:rFonts w:ascii="Consolas" w:eastAsia="Times New Roman" w:hAnsi="Consolas" w:cs="Courier New"/>
          <w:color w:val="009900"/>
          <w:sz w:val="20"/>
          <w:szCs w:val="20"/>
        </w:rPr>
        <w:t xml:space="preserve">/* </w:t>
      </w:r>
      <w:r w:rsidR="00622B87">
        <w:rPr>
          <w:rFonts w:ascii="Consolas" w:eastAsia="Times New Roman" w:hAnsi="Consolas" w:cs="Courier New"/>
          <w:color w:val="009900"/>
          <w:sz w:val="20"/>
          <w:szCs w:val="20"/>
        </w:rPr>
        <w:t xml:space="preserve">The </w:t>
      </w:r>
      <w:r w:rsidR="00280AA6">
        <w:rPr>
          <w:rFonts w:ascii="Consolas" w:eastAsia="Times New Roman" w:hAnsi="Consolas" w:cs="Courier New"/>
          <w:color w:val="009900"/>
          <w:sz w:val="20"/>
          <w:szCs w:val="20"/>
        </w:rPr>
        <w:t xml:space="preserve">style is applied to T2 element if T2 </w:t>
      </w:r>
      <w:r w:rsidR="0005049F">
        <w:rPr>
          <w:rFonts w:ascii="Consolas" w:eastAsia="Times New Roman" w:hAnsi="Consolas" w:cs="Courier New"/>
          <w:color w:val="009900"/>
          <w:sz w:val="20"/>
          <w:szCs w:val="20"/>
        </w:rPr>
        <w:t xml:space="preserve">is an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55DBBBF6" w14:textId="56135F1D" w:rsidR="00534673" w:rsidRPr="00AE14B9" w:rsidRDefault="0002699E"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lastRenderedPageBreak/>
        <w:t xml:space="preserve">T1 : T2 </w:t>
      </w:r>
      <w:r w:rsidR="00534673" w:rsidRPr="00AE14B9">
        <w:rPr>
          <w:rFonts w:ascii="Consolas" w:eastAsia="Times New Roman" w:hAnsi="Consolas" w:cs="Courier New"/>
          <w:color w:val="000000"/>
          <w:sz w:val="20"/>
          <w:szCs w:val="20"/>
        </w:rPr>
        <w:t>{color:red;}</w:t>
      </w:r>
      <w:r w:rsidR="0005049F" w:rsidRPr="00AE14B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The style is applied to T2 element if T2 is the first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1E932701" w14:textId="42C81631" w:rsidR="00BF056B" w:rsidRDefault="00BE08E9" w:rsidP="00893D85">
      <w:pPr>
        <w:pStyle w:val="Heading5"/>
        <w:rPr>
          <w:rStyle w:val="font-code"/>
        </w:rPr>
      </w:pPr>
      <w:r>
        <w:t>Any</w:t>
      </w:r>
      <w:r w:rsidR="00DE10D6">
        <w:t xml:space="preserve"> </w:t>
      </w:r>
      <w:r w:rsidR="00437BA6" w:rsidRPr="00893D85">
        <w:t xml:space="preserve">Sibling </w:t>
      </w:r>
      <w:r w:rsidR="00DE10D6">
        <w:t>(Adjac</w:t>
      </w:r>
      <w:r w:rsidR="00BF056B" w:rsidRPr="00893D85">
        <w:t>ent</w:t>
      </w:r>
      <w:r w:rsidR="00437BA6" w:rsidRPr="00893D85">
        <w:t>)</w:t>
      </w:r>
      <w:r w:rsidR="00BF056B" w:rsidRPr="00893D85">
        <w:t xml:space="preserve"> </w:t>
      </w:r>
      <w:r w:rsidR="00BF056B" w:rsidRPr="00893D85">
        <w:rPr>
          <w:rStyle w:val="font-code"/>
        </w:rPr>
        <w:t>T1</w:t>
      </w:r>
      <w:r w:rsidR="00DD372B">
        <w:rPr>
          <w:rStyle w:val="font-code"/>
        </w:rPr>
        <w:t xml:space="preserve"> </w:t>
      </w:r>
      <w:r w:rsidR="00BF056B" w:rsidRPr="00893D85">
        <w:rPr>
          <w:rStyle w:val="font-code"/>
        </w:rPr>
        <w:t>+</w:t>
      </w:r>
      <w:r w:rsidR="00DD372B">
        <w:rPr>
          <w:rStyle w:val="font-code"/>
        </w:rPr>
        <w:t xml:space="preserve"> </w:t>
      </w:r>
      <w:r w:rsidR="00BF056B" w:rsidRPr="00893D85">
        <w:rPr>
          <w:rStyle w:val="font-code"/>
        </w:rPr>
        <w:t>T2</w:t>
      </w:r>
      <w:r w:rsidR="00DD372B">
        <w:rPr>
          <w:rStyle w:val="font-code"/>
        </w:rPr>
        <w:t xml:space="preserve">, </w:t>
      </w:r>
      <w:r w:rsidR="00E408E4">
        <w:rPr>
          <w:rStyle w:val="font-code"/>
        </w:rPr>
        <w:t>Immediately Follow</w:t>
      </w:r>
      <w:r w:rsidR="0036752F">
        <w:rPr>
          <w:rStyle w:val="font-code"/>
        </w:rPr>
        <w:t>ing</w:t>
      </w:r>
      <w:r w:rsidR="00E408E4">
        <w:rPr>
          <w:rStyle w:val="font-code"/>
        </w:rPr>
        <w:t xml:space="preserve"> Sibling </w:t>
      </w:r>
      <w:r w:rsidR="00DD372B">
        <w:rPr>
          <w:rStyle w:val="font-code"/>
        </w:rPr>
        <w:t>T1 ~ T2</w:t>
      </w:r>
    </w:p>
    <w:p w14:paraId="38057B3C" w14:textId="61F67D06" w:rsidR="00615BDA" w:rsidRDefault="00615BDA"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 xml:space="preserve">tyle is applied to T2 if T1, 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r w:rsidR="005532B3">
        <w:rPr>
          <w:rFonts w:ascii="Consolas" w:eastAsia="Times New Roman" w:hAnsi="Consolas" w:cs="Courier New"/>
          <w:color w:val="009900"/>
          <w:sz w:val="20"/>
          <w:szCs w:val="20"/>
        </w:rPr>
        <w:t xml:space="preserve"> and have same position</w:t>
      </w:r>
      <w:r>
        <w:rPr>
          <w:rFonts w:ascii="Consolas" w:eastAsia="Times New Roman" w:hAnsi="Consolas" w:cs="Courier New"/>
          <w:color w:val="009900"/>
          <w:sz w:val="20"/>
          <w:szCs w:val="20"/>
        </w:rPr>
        <w:t>*/</w:t>
      </w:r>
    </w:p>
    <w:p w14:paraId="3EB05D44" w14:textId="043D201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T1 + T2</w:t>
      </w:r>
      <w:r w:rsidRPr="00AE14B9">
        <w:rPr>
          <w:rFonts w:ascii="Consolas" w:eastAsia="Times New Roman" w:hAnsi="Consolas" w:cs="Courier New"/>
          <w:color w:val="000000"/>
          <w:sz w:val="20"/>
          <w:szCs w:val="20"/>
        </w:rPr>
        <w:t xml:space="preserve"> {color:</w:t>
      </w:r>
      <w:r>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 xml:space="preserve">;} </w:t>
      </w:r>
    </w:p>
    <w:p w14:paraId="0E717C23" w14:textId="028B0D15" w:rsidR="0009208C" w:rsidRDefault="0009208C"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tyle is applied to T2 if T2 follows immediately after T1</w:t>
      </w:r>
      <w:r w:rsidR="005F0D8E">
        <w:rPr>
          <w:rFonts w:ascii="Consolas" w:eastAsia="Times New Roman" w:hAnsi="Consolas" w:cs="Courier New"/>
          <w:color w:val="009900"/>
          <w:sz w:val="20"/>
          <w:szCs w:val="20"/>
        </w:rPr>
        <w:t>,</w:t>
      </w:r>
      <w:r>
        <w:rPr>
          <w:rFonts w:ascii="Consolas" w:eastAsia="Times New Roman" w:hAnsi="Consolas" w:cs="Courier New"/>
          <w:color w:val="009900"/>
          <w:sz w:val="20"/>
          <w:szCs w:val="20"/>
        </w:rPr>
        <w:t xml:space="preserve"> and T1,T2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p>
    <w:p w14:paraId="0EF6C516" w14:textId="7CA62F4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Pr="00AE14B9">
        <w:rPr>
          <w:rFonts w:ascii="Consolas" w:eastAsia="Times New Roman" w:hAnsi="Consolas" w:cs="Courier New"/>
          <w:color w:val="000000"/>
          <w:sz w:val="20"/>
          <w:szCs w:val="20"/>
        </w:rPr>
        <w:t xml:space="preserve">{color:red;} </w:t>
      </w:r>
    </w:p>
    <w:p w14:paraId="1FD773A6" w14:textId="0582763D" w:rsidR="00BF056B" w:rsidRDefault="00B46AE0" w:rsidP="00DA10F8">
      <w:pPr>
        <w:pStyle w:val="Heading4"/>
      </w:pPr>
      <w:r>
        <w:t xml:space="preserve">Pseudo </w:t>
      </w:r>
      <w:r w:rsidR="00DA10F8">
        <w:t>selectors</w:t>
      </w:r>
    </w:p>
    <w:p w14:paraId="29D373F7" w14:textId="6B9FD7E1" w:rsidR="00DA10F8" w:rsidRPr="00B46AE0" w:rsidRDefault="00043042" w:rsidP="00B46AE0">
      <w:pPr>
        <w:pStyle w:val="Heading5"/>
      </w:pPr>
      <w:r>
        <w:t xml:space="preserve">Pseudo-class selector </w:t>
      </w:r>
      <w:r w:rsidR="00DA10F8" w:rsidRPr="00B46AE0">
        <w:t>a:link|a:visited and :focus|:hover|:active</w:t>
      </w:r>
    </w:p>
    <w:p w14:paraId="3014A1B9" w14:textId="77777777" w:rsidR="00DA10F8" w:rsidRDefault="00DA10F8" w:rsidP="00DA10F8">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defines a number of pseudo-classes for anchor elements </w:t>
      </w:r>
      <w:r>
        <w:rPr>
          <w:rStyle w:val="HTMLCode"/>
          <w:rFonts w:ascii="Consolas" w:hAnsi="Consolas"/>
          <w:color w:val="000000"/>
        </w:rPr>
        <w:t>&lt;a&gt;</w:t>
      </w:r>
      <w:r>
        <w:rPr>
          <w:rFonts w:ascii="Segoe UI" w:hAnsi="Segoe UI" w:cs="Segoe UI"/>
          <w:color w:val="000000"/>
          <w:sz w:val="21"/>
          <w:szCs w:val="21"/>
        </w:rPr>
        <w:t>, namely, </w:t>
      </w:r>
      <w:r>
        <w:rPr>
          <w:rStyle w:val="HTMLCode"/>
          <w:rFonts w:ascii="Consolas" w:hAnsi="Consolas"/>
          <w:color w:val="000000"/>
        </w:rPr>
        <w:t>a:link</w:t>
      </w:r>
      <w:r>
        <w:rPr>
          <w:rFonts w:ascii="Segoe UI" w:hAnsi="Segoe UI" w:cs="Segoe UI"/>
          <w:color w:val="000000"/>
          <w:sz w:val="21"/>
          <w:szCs w:val="21"/>
        </w:rPr>
        <w:t> (unvisited link), </w:t>
      </w:r>
      <w:r>
        <w:rPr>
          <w:rStyle w:val="HTMLCode"/>
          <w:rFonts w:ascii="Consolas" w:hAnsi="Consolas"/>
          <w:color w:val="000000"/>
        </w:rPr>
        <w:t>a:visited</w:t>
      </w:r>
      <w:r>
        <w:rPr>
          <w:rFonts w:ascii="Segoe UI" w:hAnsi="Segoe UI" w:cs="Segoe UI"/>
          <w:color w:val="000000"/>
          <w:sz w:val="21"/>
          <w:szCs w:val="21"/>
        </w:rPr>
        <w:t> (visited link), </w:t>
      </w:r>
      <w:r>
        <w:rPr>
          <w:rStyle w:val="HTMLCode"/>
          <w:rFonts w:ascii="Consolas" w:hAnsi="Consolas"/>
          <w:color w:val="000000"/>
        </w:rPr>
        <w:t>a:focus</w:t>
      </w:r>
      <w:r>
        <w:rPr>
          <w:rFonts w:ascii="Segoe UI" w:hAnsi="Segoe UI" w:cs="Segoe UI"/>
          <w:color w:val="000000"/>
          <w:sz w:val="21"/>
          <w:szCs w:val="21"/>
        </w:rPr>
        <w:t> (on focus), </w:t>
      </w:r>
      <w:r>
        <w:rPr>
          <w:rStyle w:val="HTMLCode"/>
          <w:rFonts w:ascii="Consolas" w:hAnsi="Consolas"/>
          <w:color w:val="000000"/>
        </w:rPr>
        <w:t>a:hover</w:t>
      </w:r>
      <w:r>
        <w:rPr>
          <w:rFonts w:ascii="Segoe UI" w:hAnsi="Segoe UI" w:cs="Segoe UI"/>
          <w:color w:val="000000"/>
          <w:sz w:val="21"/>
          <w:szCs w:val="21"/>
        </w:rPr>
        <w:t> (mouse pointer hovers over), </w:t>
      </w:r>
      <w:r>
        <w:rPr>
          <w:rStyle w:val="HTMLCode"/>
          <w:rFonts w:ascii="Consolas" w:hAnsi="Consolas"/>
          <w:color w:val="000000"/>
        </w:rPr>
        <w:t>a:active</w:t>
      </w:r>
      <w:r>
        <w:rPr>
          <w:rFonts w:ascii="Segoe UI" w:hAnsi="Segoe UI" w:cs="Segoe UI"/>
          <w:color w:val="000000"/>
          <w:sz w:val="21"/>
          <w:szCs w:val="21"/>
        </w:rPr>
        <w:t> (clicked or active link). Take note that colon "</w:t>
      </w:r>
      <w:r>
        <w:rPr>
          <w:rStyle w:val="HTMLCode"/>
          <w:rFonts w:ascii="Consolas" w:hAnsi="Consolas"/>
          <w:color w:val="000000"/>
        </w:rPr>
        <w:t>:</w:t>
      </w:r>
      <w:r>
        <w:rPr>
          <w:rFonts w:ascii="Segoe UI" w:hAnsi="Segoe UI" w:cs="Segoe UI"/>
          <w:color w:val="000000"/>
          <w:sz w:val="21"/>
          <w:szCs w:val="21"/>
        </w:rPr>
        <w:t>" is used to identify pseudo classes instead of "</w:t>
      </w:r>
      <w:r>
        <w:rPr>
          <w:rStyle w:val="HTMLCode"/>
          <w:rFonts w:ascii="Consolas" w:hAnsi="Consolas"/>
          <w:color w:val="000000"/>
        </w:rPr>
        <w:t>.</w:t>
      </w:r>
      <w:r>
        <w:rPr>
          <w:rFonts w:ascii="Segoe UI" w:hAnsi="Segoe UI" w:cs="Segoe UI"/>
          <w:color w:val="000000"/>
          <w:sz w:val="21"/>
          <w:szCs w:val="21"/>
        </w:rPr>
        <w:t>" for ordinary classname.</w:t>
      </w:r>
    </w:p>
    <w:p w14:paraId="39793F11" w14:textId="77777777" w:rsidR="00701302"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These pseudo classes is commonly-used with the </w:t>
      </w:r>
      <w:r>
        <w:rPr>
          <w:rStyle w:val="HTMLCode"/>
          <w:rFonts w:ascii="Consolas" w:hAnsi="Consolas"/>
          <w:color w:val="000000"/>
        </w:rPr>
        <w:t>&lt;a&gt;</w:t>
      </w:r>
      <w:r>
        <w:rPr>
          <w:rFonts w:ascii="Segoe UI" w:hAnsi="Segoe UI" w:cs="Segoe UI"/>
          <w:color w:val="000000"/>
          <w:sz w:val="21"/>
          <w:szCs w:val="21"/>
        </w:rPr>
        <w:t> element. But </w:t>
      </w:r>
      <w:r>
        <w:rPr>
          <w:rStyle w:val="HTMLCode"/>
          <w:rFonts w:ascii="Consolas" w:hAnsi="Consolas"/>
          <w:color w:val="000000"/>
        </w:rPr>
        <w:t>:hover</w:t>
      </w:r>
      <w:r>
        <w:rPr>
          <w:rFonts w:ascii="Segoe UI" w:hAnsi="Segoe UI" w:cs="Segoe UI"/>
          <w:color w:val="000000"/>
          <w:sz w:val="21"/>
          <w:szCs w:val="21"/>
        </w:rPr>
        <w:t>, </w:t>
      </w:r>
      <w:r>
        <w:rPr>
          <w:rStyle w:val="HTMLCode"/>
          <w:rFonts w:ascii="Consolas" w:hAnsi="Consolas"/>
          <w:color w:val="000000"/>
        </w:rPr>
        <w:t>:focus</w:t>
      </w:r>
      <w:r>
        <w:rPr>
          <w:rFonts w:ascii="Segoe UI" w:hAnsi="Segoe UI" w:cs="Segoe UI"/>
          <w:color w:val="000000"/>
          <w:sz w:val="21"/>
          <w:szCs w:val="21"/>
        </w:rPr>
        <w:t>, and </w:t>
      </w:r>
      <w:r>
        <w:rPr>
          <w:rStyle w:val="HTMLCode"/>
          <w:rFonts w:ascii="Consolas" w:hAnsi="Consolas"/>
          <w:color w:val="000000"/>
        </w:rPr>
        <w:t>:active</w:t>
      </w:r>
      <w:r>
        <w:rPr>
          <w:rFonts w:ascii="Segoe UI" w:hAnsi="Segoe UI" w:cs="Segoe UI"/>
          <w:color w:val="000000"/>
          <w:sz w:val="21"/>
          <w:szCs w:val="21"/>
        </w:rPr>
        <w:t> can also be applied to other elements, such as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&lt;li&gt;</w:t>
      </w:r>
      <w:r>
        <w:rPr>
          <w:rFonts w:ascii="Segoe UI" w:hAnsi="Segoe UI" w:cs="Segoe UI"/>
          <w:color w:val="000000"/>
          <w:sz w:val="21"/>
          <w:szCs w:val="21"/>
        </w:rPr>
        <w:t>, and etc.</w:t>
      </w:r>
    </w:p>
    <w:p w14:paraId="1803D5AA" w14:textId="55625C3C" w:rsidR="00DA10F8"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Example:</w:t>
      </w:r>
    </w:p>
    <w:p w14:paraId="66289AB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w:t>
      </w:r>
      <w:r>
        <w:rPr>
          <w:rFonts w:ascii="Consolas" w:hAnsi="Consolas"/>
          <w:color w:val="000000"/>
        </w:rPr>
        <w:t xml:space="preserve">         { font-size:14px;  }  </w:t>
      </w:r>
      <w:r>
        <w:rPr>
          <w:rStyle w:val="color-comment"/>
          <w:rFonts w:ascii="Consolas" w:hAnsi="Consolas"/>
          <w:color w:val="009900"/>
        </w:rPr>
        <w:t>/* all &lt;a&gt; tags */</w:t>
      </w:r>
    </w:p>
    <w:p w14:paraId="3EC56FD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a:link</w:t>
      </w:r>
      <w:r>
        <w:rPr>
          <w:rFonts w:ascii="Consolas" w:hAnsi="Consolas"/>
          <w:color w:val="000000"/>
        </w:rPr>
        <w:t xml:space="preserve">    { color:red;       }  </w:t>
      </w:r>
      <w:r>
        <w:rPr>
          <w:rStyle w:val="color-comment"/>
          <w:rFonts w:ascii="Consolas" w:hAnsi="Consolas"/>
          <w:color w:val="009900"/>
        </w:rPr>
        <w:t>/* unvisited link */</w:t>
      </w:r>
    </w:p>
    <w:p w14:paraId="376199BA"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a:visited</w:t>
      </w:r>
      <w:r>
        <w:rPr>
          <w:rFonts w:ascii="Consolas" w:hAnsi="Consolas"/>
          <w:color w:val="000000"/>
        </w:rPr>
        <w:t xml:space="preserve"> { color:green;     }  </w:t>
      </w:r>
      <w:r>
        <w:rPr>
          <w:rStyle w:val="color-comment"/>
          <w:rFonts w:ascii="Consolas" w:hAnsi="Consolas"/>
          <w:color w:val="009900"/>
        </w:rPr>
        <w:t>/* visited link */</w:t>
      </w:r>
    </w:p>
    <w:p w14:paraId="365334A3"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a:focus</w:t>
      </w:r>
      <w:r>
        <w:rPr>
          <w:rFonts w:ascii="Consolas" w:hAnsi="Consolas"/>
          <w:color w:val="000000"/>
        </w:rPr>
        <w:t xml:space="preserve">   { color:lightblue; }  </w:t>
      </w:r>
      <w:r>
        <w:rPr>
          <w:rStyle w:val="color-comment"/>
          <w:rFonts w:ascii="Consolas" w:hAnsi="Consolas"/>
          <w:color w:val="009900"/>
        </w:rPr>
        <w:t>/* on focus via tab key */</w:t>
      </w:r>
    </w:p>
    <w:p w14:paraId="3117104E"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a:hover</w:t>
      </w:r>
      <w:r>
        <w:rPr>
          <w:rFonts w:ascii="Consolas" w:hAnsi="Consolas"/>
          <w:color w:val="000000"/>
        </w:rPr>
        <w:t xml:space="preserve">   { color:blue;      }  </w:t>
      </w:r>
      <w:r>
        <w:rPr>
          <w:rStyle w:val="color-comment"/>
          <w:rFonts w:ascii="Consolas" w:hAnsi="Consolas"/>
          <w:color w:val="009900"/>
        </w:rPr>
        <w:t>/* mouse over link */</w:t>
      </w:r>
    </w:p>
    <w:p w14:paraId="5CD957ED"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a:active</w:t>
      </w:r>
      <w:r>
        <w:rPr>
          <w:rFonts w:ascii="Consolas" w:hAnsi="Consolas"/>
          <w:color w:val="000000"/>
        </w:rPr>
        <w:t xml:space="preserve">  { color:black;     }  </w:t>
      </w:r>
      <w:r>
        <w:rPr>
          <w:rStyle w:val="color-comment"/>
          <w:rFonts w:ascii="Consolas" w:hAnsi="Consolas"/>
          <w:color w:val="009900"/>
        </w:rPr>
        <w:t>/* currently selected link */</w:t>
      </w:r>
    </w:p>
    <w:p w14:paraId="5A1F513C" w14:textId="77777777" w:rsidR="00043042" w:rsidRPr="00043042" w:rsidRDefault="00043042" w:rsidP="00043042">
      <w:pPr>
        <w:pStyle w:val="Heading5"/>
      </w:pPr>
      <w:r w:rsidRPr="00043042">
        <w:t>Pseudo-Elements Selector :before and :after (::before and ::after in CSS3)</w:t>
      </w:r>
    </w:p>
    <w:p w14:paraId="7E7C483B"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:before</w:t>
      </w:r>
      <w:r>
        <w:rPr>
          <w:rFonts w:ascii="Segoe UI" w:hAnsi="Segoe UI" w:cs="Segoe UI"/>
          <w:color w:val="000000"/>
          <w:sz w:val="21"/>
          <w:szCs w:val="21"/>
        </w:rPr>
        <w:t> and </w:t>
      </w:r>
      <w:r>
        <w:rPr>
          <w:rStyle w:val="HTMLCode"/>
          <w:rFonts w:ascii="Consolas" w:hAnsi="Consolas"/>
          <w:color w:val="000000"/>
        </w:rPr>
        <w:t>:after</w:t>
      </w:r>
      <w:r>
        <w:rPr>
          <w:rFonts w:ascii="Segoe UI" w:hAnsi="Segoe UI" w:cs="Segoe UI"/>
          <w:color w:val="000000"/>
          <w:sz w:val="21"/>
          <w:szCs w:val="21"/>
        </w:rPr>
        <w:t> pseudo-elements lets you select elements and </w:t>
      </w:r>
      <w:r>
        <w:rPr>
          <w:rStyle w:val="Emphasis"/>
          <w:rFonts w:ascii="Segoe UI" w:eastAsiaTheme="majorEastAsia" w:hAnsi="Segoe UI" w:cs="Segoe UI"/>
          <w:color w:val="000000"/>
          <w:sz w:val="21"/>
          <w:szCs w:val="21"/>
        </w:rPr>
        <w:t>add content before or after</w:t>
      </w:r>
      <w:r>
        <w:rPr>
          <w:rFonts w:ascii="Segoe UI" w:hAnsi="Segoe UI" w:cs="Segoe UI"/>
          <w:color w:val="000000"/>
          <w:sz w:val="21"/>
          <w:szCs w:val="21"/>
        </w:rPr>
        <w:t> the elements.</w:t>
      </w:r>
    </w:p>
    <w:p w14:paraId="00EBECAF"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.title:before { content: "\0022"; }</w:t>
      </w:r>
    </w:p>
    <w:p w14:paraId="75E3A2C1"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.title:after  { content: "\0022"; }</w:t>
      </w:r>
    </w:p>
    <w:p w14:paraId="38E7B443"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above rules will add a double-quote (Unicode 0022H) in front and behind all elements having </w:t>
      </w:r>
      <w:r>
        <w:rPr>
          <w:rStyle w:val="HTMLCode"/>
          <w:rFonts w:ascii="Consolas" w:hAnsi="Consolas"/>
          <w:color w:val="000000"/>
        </w:rPr>
        <w:t>class="title"</w:t>
      </w:r>
      <w:r>
        <w:rPr>
          <w:rFonts w:ascii="Segoe UI" w:hAnsi="Segoe UI" w:cs="Segoe UI"/>
          <w:color w:val="000000"/>
          <w:sz w:val="21"/>
          <w:szCs w:val="21"/>
        </w:rPr>
        <w:t>.</w:t>
      </w:r>
    </w:p>
    <w:p w14:paraId="2BFB2DCE"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Take note that these selectors </w:t>
      </w:r>
      <w:r>
        <w:rPr>
          <w:rStyle w:val="Emphasis"/>
          <w:rFonts w:ascii="Segoe UI" w:eastAsiaTheme="majorEastAsia" w:hAnsi="Segoe UI" w:cs="Segoe UI"/>
          <w:color w:val="000000"/>
          <w:sz w:val="21"/>
          <w:szCs w:val="21"/>
        </w:rPr>
        <w:t>generate contents</w:t>
      </w:r>
      <w:r>
        <w:rPr>
          <w:rFonts w:ascii="Segoe UI" w:hAnsi="Segoe UI" w:cs="Segoe UI"/>
          <w:color w:val="000000"/>
          <w:sz w:val="21"/>
          <w:szCs w:val="21"/>
        </w:rPr>
        <w:t>!</w:t>
      </w:r>
    </w:p>
    <w:p w14:paraId="1227F11E" w14:textId="27549D4B" w:rsidR="009C5F91" w:rsidRDefault="007E334A" w:rsidP="009C5F91">
      <w:pPr>
        <w:pStyle w:val="Heading3"/>
      </w:pPr>
      <w:r>
        <w:t>3 p</w:t>
      </w:r>
      <w:r w:rsidR="00C66C11">
        <w:t xml:space="preserve">laces for CSS: </w:t>
      </w:r>
      <w:r w:rsidR="009C5F91" w:rsidRPr="009C5F91">
        <w:t>Inline</w:t>
      </w:r>
      <w:r w:rsidR="00C66C11">
        <w:t xml:space="preserve"> (style = “”)</w:t>
      </w:r>
      <w:r w:rsidR="009C5F91" w:rsidRPr="009C5F91">
        <w:t>, Inter</w:t>
      </w:r>
      <w:r w:rsidR="009C5F91">
        <w:t>n</w:t>
      </w:r>
      <w:r w:rsidR="009C5F91" w:rsidRPr="009C5F91">
        <w:t>al</w:t>
      </w:r>
      <w:r w:rsidR="00C66C11">
        <w:t xml:space="preserve"> (&lt;style&gt;…&lt;style&gt;)</w:t>
      </w:r>
      <w:r w:rsidR="009C5F91" w:rsidRPr="009C5F91">
        <w:t xml:space="preserve">, External </w:t>
      </w:r>
      <w:r w:rsidR="00C66C11">
        <w:t>(&lt;link</w:t>
      </w:r>
      <w:r w:rsidR="00236ACA">
        <w:t xml:space="preserve"> rel=”stylesheet” href=””</w:t>
      </w:r>
      <w:r w:rsidR="00CF7ED0">
        <w:t>&gt;)</w:t>
      </w:r>
    </w:p>
    <w:p w14:paraId="473539BB" w14:textId="77777777" w:rsidR="00B331A0" w:rsidRDefault="00C66C11" w:rsidP="00C66C11">
      <w:pPr>
        <w:shd w:val="clear" w:color="auto" w:fill="FFFFFF"/>
        <w:spacing w:before="144" w:after="96" w:line="240" w:lineRule="auto"/>
        <w:jc w:val="both"/>
        <w:rPr>
          <w:rFonts w:ascii="Segoe UI" w:eastAsia="Times New Roman" w:hAnsi="Segoe UI" w:cs="Segoe UI"/>
          <w:color w:val="000000"/>
          <w:sz w:val="21"/>
          <w:szCs w:val="21"/>
        </w:rPr>
      </w:pPr>
      <w:r w:rsidRPr="00C66C11">
        <w:rPr>
          <w:rFonts w:ascii="Segoe UI" w:eastAsia="Times New Roman" w:hAnsi="Segoe UI" w:cs="Segoe UI"/>
          <w:color w:val="000000"/>
          <w:sz w:val="21"/>
          <w:szCs w:val="21"/>
        </w:rPr>
        <w:t>There are three places where you can define style rules:</w:t>
      </w:r>
      <w:r w:rsidR="00C95769">
        <w:rPr>
          <w:rFonts w:ascii="Segoe UI" w:eastAsia="Times New Roman" w:hAnsi="Segoe UI" w:cs="Segoe UI"/>
          <w:color w:val="000000"/>
          <w:sz w:val="21"/>
          <w:szCs w:val="21"/>
        </w:rPr>
        <w:t xml:space="preserve"> inline, internal and external. </w:t>
      </w:r>
    </w:p>
    <w:p w14:paraId="29B237C9" w14:textId="6F1FB2FC" w:rsidR="00C66C11" w:rsidRPr="004455C7" w:rsidRDefault="00C95769" w:rsidP="00C66C11">
      <w:pPr>
        <w:shd w:val="clear" w:color="auto" w:fill="FFFFFF"/>
        <w:spacing w:before="144" w:after="96" w:line="240" w:lineRule="auto"/>
        <w:jc w:val="both"/>
        <w:rPr>
          <w:rFonts w:ascii="Segoe UI" w:eastAsia="Times New Roman" w:hAnsi="Segoe UI" w:cs="Segoe UI"/>
          <w:color w:val="000000"/>
          <w:sz w:val="21"/>
          <w:szCs w:val="21"/>
        </w:rPr>
      </w:pPr>
      <w:r w:rsidRPr="004455C7">
        <w:rPr>
          <w:rFonts w:ascii="Segoe UI" w:hAnsi="Segoe UI" w:cs="Segoe UI"/>
          <w:color w:val="000000"/>
          <w:sz w:val="21"/>
          <w:szCs w:val="21"/>
          <w:shd w:val="clear" w:color="auto" w:fill="FFFFFF"/>
        </w:rPr>
        <w:t xml:space="preserve">Inline styles have the highest priority, followed by internal styles, and </w:t>
      </w:r>
      <w:r w:rsidR="00B331A0" w:rsidRPr="004455C7">
        <w:rPr>
          <w:rFonts w:ascii="Segoe UI" w:hAnsi="Segoe UI" w:cs="Segoe UI"/>
          <w:color w:val="000000"/>
          <w:sz w:val="21"/>
          <w:szCs w:val="21"/>
          <w:shd w:val="clear" w:color="auto" w:fill="FFFFFF"/>
        </w:rPr>
        <w:t>then</w:t>
      </w:r>
      <w:r w:rsidRPr="004455C7">
        <w:rPr>
          <w:rFonts w:ascii="Segoe UI" w:hAnsi="Segoe UI" w:cs="Segoe UI"/>
          <w:color w:val="000000"/>
          <w:sz w:val="21"/>
          <w:szCs w:val="21"/>
          <w:shd w:val="clear" w:color="auto" w:fill="FFFFFF"/>
        </w:rPr>
        <w:t xml:space="preserve"> external styles.</w:t>
      </w:r>
    </w:p>
    <w:p w14:paraId="3512D3A4" w14:textId="5FAEB11D"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Inline Style</w:t>
      </w:r>
      <w:r w:rsidRPr="00C66C11">
        <w:rPr>
          <w:rFonts w:ascii="Segoe UI" w:eastAsia="Times New Roman" w:hAnsi="Segoe UI" w:cs="Segoe UI"/>
          <w:color w:val="000000"/>
          <w:sz w:val="21"/>
          <w:szCs w:val="21"/>
        </w:rPr>
        <w:t>: Included inside a particular HTML opening tag's via attribute </w:t>
      </w:r>
      <w:r w:rsidRPr="00BC33C9">
        <w:rPr>
          <w:rFonts w:ascii="Consolas" w:eastAsia="Times New Roman" w:hAnsi="Consolas" w:cs="Courier New"/>
          <w:b/>
          <w:bCs/>
          <w:color w:val="FF0000"/>
          <w:sz w:val="20"/>
          <w:szCs w:val="20"/>
        </w:rPr>
        <w:t>style="</w:t>
      </w:r>
      <w:r w:rsidRPr="00BC33C9">
        <w:rPr>
          <w:rFonts w:ascii="Consolas" w:eastAsia="Times New Roman" w:hAnsi="Consolas" w:cs="Courier New"/>
          <w:b/>
          <w:bCs/>
          <w:i/>
          <w:iCs/>
          <w:color w:val="FF0000"/>
          <w:sz w:val="20"/>
          <w:szCs w:val="20"/>
        </w:rPr>
        <w:t>style-rules</w:t>
      </w:r>
      <w:r w:rsidRPr="00BC33C9">
        <w:rPr>
          <w:rFonts w:ascii="Consolas" w:eastAsia="Times New Roman" w:hAnsi="Consolas" w:cs="Courier New"/>
          <w:b/>
          <w:bCs/>
          <w:color w:val="FF0000"/>
          <w:sz w:val="20"/>
          <w:szCs w:val="20"/>
        </w:rPr>
        <w:t>"</w:t>
      </w:r>
      <w:r w:rsidRPr="00C66C11">
        <w:rPr>
          <w:rFonts w:ascii="Segoe UI" w:eastAsia="Times New Roman" w:hAnsi="Segoe UI" w:cs="Segoe UI"/>
          <w:color w:val="000000"/>
          <w:sz w:val="21"/>
          <w:szCs w:val="21"/>
        </w:rPr>
        <w:t>. The rules are applicable to that particular HTML element only.</w:t>
      </w:r>
    </w:p>
    <w:p w14:paraId="2E6C6D6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10AE985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1516D564"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28050F0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style="font-size:18px; font-family:cursive"</w:t>
      </w:r>
      <w:r>
        <w:rPr>
          <w:rFonts w:ascii="Consolas" w:hAnsi="Consolas"/>
          <w:color w:val="000000"/>
        </w:rPr>
        <w:t>&gt;This paragraph uses 18px cursive font.&lt;/p&gt;</w:t>
      </w:r>
    </w:p>
    <w:p w14:paraId="651D839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default font.&lt;/p&gt;</w:t>
      </w:r>
    </w:p>
    <w:p w14:paraId="384EE73E"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&lt;span </w:t>
      </w:r>
      <w:r>
        <w:rPr>
          <w:rStyle w:val="color-new"/>
          <w:rFonts w:ascii="Consolas" w:hAnsi="Consolas"/>
          <w:color w:val="E31B23"/>
        </w:rPr>
        <w:t>style="font-size:20px"</w:t>
      </w:r>
      <w:r>
        <w:rPr>
          <w:rFonts w:ascii="Consolas" w:hAnsi="Consolas"/>
          <w:color w:val="000000"/>
        </w:rPr>
        <w:t>&gt;20px inside this span&lt;/span&gt;</w:t>
      </w:r>
    </w:p>
    <w:p w14:paraId="4609FAC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but default font size here.&lt;/p&gt;</w:t>
      </w:r>
    </w:p>
    <w:p w14:paraId="07E5B80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2D185F7"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2E4E0835" w14:textId="37C4088B"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Internal (Embedded) Style Sheet</w:t>
      </w:r>
      <w:r w:rsidRPr="00C66C11">
        <w:rPr>
          <w:rFonts w:ascii="Segoe UI" w:eastAsia="Times New Roman" w:hAnsi="Segoe UI" w:cs="Segoe UI"/>
          <w:color w:val="000000"/>
          <w:sz w:val="21"/>
          <w:szCs w:val="21"/>
        </w:rPr>
        <w:t>: Embedded inside the </w:t>
      </w:r>
      <w:r w:rsidRPr="00BC33C9">
        <w:rPr>
          <w:rFonts w:ascii="Consolas" w:eastAsia="Times New Roman" w:hAnsi="Consolas" w:cs="Courier New"/>
          <w:b/>
          <w:bCs/>
          <w:color w:val="FF0000"/>
          <w:sz w:val="20"/>
          <w:szCs w:val="20"/>
        </w:rPr>
        <w:t>&lt;style&gt;...&lt;/style&gt;</w:t>
      </w:r>
      <w:r w:rsidRPr="00BC33C9">
        <w:rPr>
          <w:rFonts w:ascii="Segoe UI" w:eastAsia="Times New Roman" w:hAnsi="Segoe UI" w:cs="Segoe UI"/>
          <w:color w:val="FF0000"/>
          <w:sz w:val="21"/>
          <w:szCs w:val="21"/>
        </w:rPr>
        <w:t> </w:t>
      </w:r>
      <w:r w:rsidRPr="00C66C11">
        <w:rPr>
          <w:rFonts w:ascii="Segoe UI" w:eastAsia="Times New Roman" w:hAnsi="Segoe UI" w:cs="Segoe UI"/>
          <w:color w:val="000000"/>
          <w:sz w:val="21"/>
          <w:szCs w:val="21"/>
        </w:rPr>
        <w:t>tags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section of the HTML document. The styles are applicable to that entire document.</w:t>
      </w:r>
    </w:p>
    <w:p w14:paraId="407E6E3A"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4D57779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2F94CC5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&lt;head&gt;</w:t>
      </w:r>
    </w:p>
    <w:p w14:paraId="7A707E5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&lt;style&gt;</w:t>
      </w:r>
    </w:p>
    <w:p w14:paraId="48ACEF0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body      { background-color:cyan }</w:t>
      </w:r>
    </w:p>
    <w:p w14:paraId="2D59FA2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h2        { color:white; background-color:black }</w:t>
      </w:r>
    </w:p>
    <w:p w14:paraId="6FDF004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p.cursive { font-size:18px; font-family:cursive }</w:t>
      </w:r>
    </w:p>
    <w:p w14:paraId="591BDB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p.f20px   { font-size:20px }</w:t>
      </w:r>
    </w:p>
    <w:p w14:paraId="1CCDE52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&lt;/style&gt;</w:t>
      </w:r>
    </w:p>
    <w:p w14:paraId="21DBFFE7"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FF4FD63"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4A988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36F3A40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is normal.&lt;/p&gt;</w:t>
      </w:r>
    </w:p>
    <w:p w14:paraId="3BE981E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class="cursive"</w:t>
      </w:r>
      <w:r>
        <w:rPr>
          <w:rFonts w:ascii="Consolas" w:hAnsi="Consolas"/>
          <w:color w:val="000000"/>
        </w:rPr>
        <w:t>&gt;This paragraph uses 18-px cursive font.&lt;/p&gt;</w:t>
      </w:r>
    </w:p>
    <w:p w14:paraId="08296C70"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class="f20px"</w:t>
      </w:r>
      <w:r>
        <w:rPr>
          <w:rFonts w:ascii="Consolas" w:hAnsi="Consolas"/>
          <w:color w:val="000000"/>
        </w:rPr>
        <w:t>&gt;This paragraph uses 20-px font.&lt;/p&gt;</w:t>
      </w:r>
    </w:p>
    <w:p w14:paraId="3831BF4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678408A4"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029D93A1" w14:textId="7880E4E1" w:rsidR="00C66C11" w:rsidRP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External Style Sheet (Recommended)</w:t>
      </w:r>
      <w:r w:rsidRPr="00C66C11">
        <w:rPr>
          <w:rFonts w:ascii="Segoe UI" w:eastAsia="Times New Roman" w:hAnsi="Segoe UI" w:cs="Segoe UI"/>
          <w:color w:val="000000"/>
          <w:sz w:val="21"/>
          <w:szCs w:val="21"/>
        </w:rPr>
        <w:t>: Stored in an external file, which is then linked to HTML documents via a </w:t>
      </w:r>
      <w:r w:rsidR="00BC33C9" w:rsidRPr="00BC33C9">
        <w:rPr>
          <w:rStyle w:val="color-new"/>
          <w:rFonts w:ascii="Consolas" w:hAnsi="Consolas"/>
          <w:b/>
          <w:bCs/>
          <w:color w:val="E31B23"/>
        </w:rPr>
        <w:t>&lt;link href="External.css" rel="stylesheet"&gt;</w:t>
      </w:r>
      <w:r w:rsidRPr="00C66C11">
        <w:rPr>
          <w:rFonts w:ascii="Segoe UI" w:eastAsia="Times New Roman" w:hAnsi="Segoe UI" w:cs="Segoe UI"/>
          <w:color w:val="000000"/>
          <w:sz w:val="21"/>
          <w:szCs w:val="21"/>
        </w:rPr>
        <w:t> element</w:t>
      </w:r>
      <w:r w:rsidR="00E31C5C">
        <w:rPr>
          <w:rFonts w:ascii="Segoe UI" w:eastAsia="Times New Roman" w:hAnsi="Segoe UI" w:cs="Segoe UI"/>
          <w:color w:val="000000"/>
          <w:sz w:val="21"/>
          <w:szCs w:val="21"/>
        </w:rPr>
        <w:t xml:space="preserve"> (“rel” means relationship)</w:t>
      </w:r>
      <w:r w:rsidRPr="00C66C11">
        <w:rPr>
          <w:rFonts w:ascii="Segoe UI" w:eastAsia="Times New Roman" w:hAnsi="Segoe UI" w:cs="Segoe UI"/>
          <w:color w:val="000000"/>
          <w:sz w:val="21"/>
          <w:szCs w:val="21"/>
        </w:rPr>
        <w:t xml:space="preserve">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xml:space="preserve"> section. </w:t>
      </w:r>
      <w:r w:rsidR="00E85D55">
        <w:rPr>
          <w:rFonts w:ascii="Segoe UI" w:hAnsi="Segoe UI" w:cs="Segoe UI"/>
          <w:color w:val="000000"/>
          <w:sz w:val="21"/>
          <w:szCs w:val="21"/>
          <w:shd w:val="clear" w:color="auto" w:fill="FFFFFF"/>
        </w:rPr>
        <w:t>The main advantage of external style sheets is that the same set of styles can be applied to all HTML pages in your website to ensure </w:t>
      </w:r>
      <w:r w:rsidR="00E85D55">
        <w:rPr>
          <w:rStyle w:val="Emphasis"/>
          <w:rFonts w:ascii="Segoe UI" w:hAnsi="Segoe UI" w:cs="Segoe UI"/>
          <w:color w:val="000000"/>
          <w:sz w:val="21"/>
          <w:szCs w:val="21"/>
          <w:shd w:val="clear" w:color="auto" w:fill="FFFFFF"/>
        </w:rPr>
        <w:t>uniformity</w:t>
      </w:r>
      <w:r w:rsidR="00E85D55">
        <w:rPr>
          <w:rFonts w:ascii="Segoe UI" w:hAnsi="Segoe UI" w:cs="Segoe UI"/>
          <w:color w:val="000000"/>
          <w:sz w:val="21"/>
          <w:szCs w:val="21"/>
          <w:shd w:val="clear" w:color="auto" w:fill="FFFFFF"/>
        </w:rPr>
        <w:t> in presentation.</w:t>
      </w:r>
    </w:p>
    <w:p w14:paraId="11A996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eastAsiaTheme="majorEastAsia" w:hAnsi="Consolas"/>
          <w:color w:val="009900"/>
        </w:rPr>
        <w:t>/* testExternal.css */</w:t>
      </w:r>
    </w:p>
    <w:p w14:paraId="3203923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body</w:t>
      </w:r>
      <w:r>
        <w:rPr>
          <w:rFonts w:ascii="Consolas" w:hAnsi="Consolas"/>
          <w:color w:val="000000"/>
        </w:rPr>
        <w:t xml:space="preserve">    { background-color:cyan; color:red; }</w:t>
      </w:r>
    </w:p>
    <w:p w14:paraId="4E0D6D5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h2</w:t>
      </w:r>
      <w:r>
        <w:rPr>
          <w:rFonts w:ascii="Consolas" w:hAnsi="Consolas"/>
          <w:color w:val="000000"/>
        </w:rPr>
        <w:t xml:space="preserve">      { background-color:black; color:white; text-align:center; }</w:t>
      </w:r>
    </w:p>
    <w:p w14:paraId="7428C49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font-size:12pt; font-variant:small-caps; }</w:t>
      </w:r>
    </w:p>
    <w:p w14:paraId="5B0B168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p.f24pt</w:t>
      </w:r>
      <w:r>
        <w:rPr>
          <w:rFonts w:ascii="Consolas" w:hAnsi="Consolas"/>
          <w:color w:val="000000"/>
        </w:rPr>
        <w:t xml:space="preserve"> { font-style:italic; font-size:24pt; text-indent:1cm; }</w:t>
      </w:r>
    </w:p>
    <w:p w14:paraId="536CC12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#green</w:t>
      </w:r>
      <w:r>
        <w:rPr>
          <w:rFonts w:ascii="Consolas" w:hAnsi="Consolas"/>
          <w:color w:val="000000"/>
        </w:rPr>
        <w:t xml:space="preserve">  { color:green; }</w:t>
      </w:r>
    </w:p>
    <w:p w14:paraId="0E3B4CF7" w14:textId="77777777" w:rsidR="0051633E" w:rsidRDefault="0051633E" w:rsidP="0051633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HTML document references the external style sheet via the </w:t>
      </w:r>
      <w:r>
        <w:rPr>
          <w:rStyle w:val="HTMLCode"/>
          <w:rFonts w:ascii="Consolas" w:hAnsi="Consolas"/>
          <w:color w:val="000000"/>
        </w:rPr>
        <w:t>&lt;link&gt;</w:t>
      </w:r>
      <w:r>
        <w:rPr>
          <w:rFonts w:ascii="Segoe UI" w:hAnsi="Segoe UI" w:cs="Segoe UI"/>
          <w:color w:val="000000"/>
          <w:sz w:val="21"/>
          <w:szCs w:val="21"/>
        </w:rPr>
        <w:t> element in the </w:t>
      </w:r>
      <w:r>
        <w:rPr>
          <w:rStyle w:val="HTMLCode"/>
          <w:rFonts w:ascii="Consolas" w:hAnsi="Consolas"/>
          <w:color w:val="000000"/>
        </w:rPr>
        <w:t>HEAD</w:t>
      </w:r>
      <w:r>
        <w:rPr>
          <w:rFonts w:ascii="Segoe UI" w:hAnsi="Segoe UI" w:cs="Segoe UI"/>
          <w:color w:val="000000"/>
          <w:sz w:val="21"/>
          <w:szCs w:val="21"/>
        </w:rPr>
        <w:t> section:</w:t>
      </w:r>
    </w:p>
    <w:p w14:paraId="1404580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5B0E1A7"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 lang="en"&gt;</w:t>
      </w:r>
    </w:p>
    <w:p w14:paraId="6DCD7B7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F0750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&lt;meta charset="utf-8"&gt;</w:t>
      </w:r>
    </w:p>
    <w:p w14:paraId="56AC679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&lt;link href="TestExternal.css" rel="stylesheet"&gt;</w:t>
      </w:r>
    </w:p>
    <w:p w14:paraId="2F0EA32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5F96222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DAA00B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1DEA9406"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 </w:t>
      </w:r>
      <w:r>
        <w:rPr>
          <w:rStyle w:val="color-new"/>
          <w:rFonts w:ascii="Consolas" w:hAnsi="Consolas"/>
          <w:color w:val="E31B23"/>
        </w:rPr>
        <w:t>id="green"</w:t>
      </w:r>
      <w:r>
        <w:rPr>
          <w:rFonts w:ascii="Consolas" w:hAnsi="Consolas"/>
          <w:color w:val="000000"/>
        </w:rPr>
        <w:t>&gt;This H2 is green on black&lt;/h2&gt;</w:t>
      </w:r>
    </w:p>
    <w:p w14:paraId="4B3D635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&lt;p&gt;The default paragraph uses 12-pt small-cap font.&lt;/p&gt;</w:t>
      </w:r>
    </w:p>
    <w:p w14:paraId="0D193DE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class="f24pt"</w:t>
      </w:r>
      <w:r>
        <w:rPr>
          <w:rFonts w:ascii="Consolas" w:hAnsi="Consolas"/>
          <w:color w:val="000000"/>
        </w:rPr>
        <w:t>&gt;This paragraph uses 24-pt, italics font with text-indent of 1cm.</w:t>
      </w:r>
    </w:p>
    <w:p w14:paraId="1C678D7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It inherits the small-cap property from the default paragraph selector.&lt;/p&gt;</w:t>
      </w:r>
    </w:p>
    <w:p w14:paraId="4BAB1F4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DC4CE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1779E81B" w14:textId="41BAA13B" w:rsidR="00885553" w:rsidRPr="00774B6C" w:rsidRDefault="00885553" w:rsidP="00774B6C">
      <w:pPr>
        <w:pStyle w:val="Heading3"/>
      </w:pPr>
      <w:r w:rsidRPr="00774B6C">
        <w:t>Inheritance</w:t>
      </w:r>
    </w:p>
    <w:p w14:paraId="3ACA12AD"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(but not all) CSS properties, such as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affect not only the elements selected by the selector, but also </w:t>
      </w:r>
      <w:r>
        <w:rPr>
          <w:rStyle w:val="Emphasis"/>
          <w:rFonts w:ascii="Segoe UI" w:hAnsi="Segoe UI" w:cs="Segoe UI"/>
          <w:color w:val="000000"/>
          <w:sz w:val="21"/>
          <w:szCs w:val="21"/>
        </w:rPr>
        <w:t>inherited</w:t>
      </w:r>
      <w:r>
        <w:rPr>
          <w:rFonts w:ascii="Segoe UI" w:hAnsi="Segoe UI" w:cs="Segoe UI"/>
          <w:color w:val="000000"/>
          <w:sz w:val="21"/>
          <w:szCs w:val="21"/>
        </w:rPr>
        <w:t> by their descendants.</w:t>
      </w:r>
    </w:p>
    <w:p w14:paraId="753B3988"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Inheritance is a big </w:t>
      </w:r>
      <w:r>
        <w:rPr>
          <w:rStyle w:val="Emphasis"/>
          <w:rFonts w:ascii="Segoe UI" w:hAnsi="Segoe UI" w:cs="Segoe UI"/>
          <w:color w:val="000000"/>
          <w:sz w:val="21"/>
          <w:szCs w:val="21"/>
        </w:rPr>
        <w:t>time-saver</w:t>
      </w:r>
      <w:r>
        <w:rPr>
          <w:rFonts w:ascii="Segoe UI" w:hAnsi="Segoe UI" w:cs="Segoe UI"/>
          <w:color w:val="000000"/>
          <w:sz w:val="21"/>
          <w:szCs w:val="21"/>
        </w:rPr>
        <w:t> for designing styles. For example, you set the default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in the </w:t>
      </w:r>
      <w:r>
        <w:rPr>
          <w:rStyle w:val="HTMLCode"/>
          <w:rFonts w:ascii="Consolas" w:eastAsiaTheme="majorEastAsia" w:hAnsi="Consolas"/>
          <w:color w:val="000000"/>
        </w:rPr>
        <w:t>&lt;body&gt;</w:t>
      </w:r>
      <w:r>
        <w:rPr>
          <w:rFonts w:ascii="Segoe UI" w:hAnsi="Segoe UI" w:cs="Segoe UI"/>
          <w:color w:val="000000"/>
          <w:sz w:val="21"/>
          <w:szCs w:val="21"/>
        </w:rPr>
        <w:t> element, which will then be inherited by all the elements. You then override the default properties for specific elements, if needed.</w:t>
      </w:r>
    </w:p>
    <w:p w14:paraId="7C1B0991"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Some properties (such as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margin</w:t>
      </w:r>
      <w:r>
        <w:rPr>
          <w:rFonts w:ascii="Segoe UI" w:hAnsi="Segoe UI" w:cs="Segoe UI"/>
          <w:color w:val="000000"/>
          <w:sz w:val="21"/>
          <w:szCs w:val="21"/>
        </w:rPr>
        <w:t>, </w:t>
      </w:r>
      <w:r>
        <w:rPr>
          <w:rStyle w:val="HTMLCode"/>
          <w:rFonts w:ascii="Consolas" w:eastAsiaTheme="majorEastAsia" w:hAnsi="Consolas"/>
          <w:color w:val="000000"/>
        </w:rPr>
        <w:t>padding</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w:t>
      </w:r>
      <w:r>
        <w:rPr>
          <w:rStyle w:val="HTMLCode"/>
          <w:rFonts w:ascii="Consolas" w:eastAsiaTheme="majorEastAsia" w:hAnsi="Consolas"/>
          <w:color w:val="000000"/>
        </w:rPr>
        <w:t>background-color</w:t>
      </w:r>
      <w:r>
        <w:rPr>
          <w:rFonts w:ascii="Segoe UI" w:hAnsi="Segoe UI" w:cs="Segoe UI"/>
          <w:color w:val="000000"/>
          <w:sz w:val="21"/>
          <w:szCs w:val="21"/>
        </w:rPr>
        <w:t>) are not inherited. This is for good reason. For example, if </w:t>
      </w:r>
      <w:r>
        <w:rPr>
          <w:rStyle w:val="HTMLCode"/>
          <w:rFonts w:ascii="Consolas" w:eastAsiaTheme="majorEastAsia" w:hAnsi="Consolas"/>
          <w:color w:val="000000"/>
        </w:rPr>
        <w:t>border</w:t>
      </w:r>
      <w:r>
        <w:rPr>
          <w:rFonts w:ascii="Segoe UI" w:hAnsi="Segoe UI" w:cs="Segoe UI"/>
          <w:color w:val="000000"/>
          <w:sz w:val="21"/>
          <w:szCs w:val="21"/>
        </w:rPr>
        <w:t> is defined for </w:t>
      </w:r>
      <w:r>
        <w:rPr>
          <w:rStyle w:val="HTMLCode"/>
          <w:rFonts w:ascii="Consolas" w:eastAsiaTheme="majorEastAsia" w:hAnsi="Consolas"/>
          <w:color w:val="000000"/>
        </w:rPr>
        <w:t>&lt;ul&gt;</w:t>
      </w:r>
      <w:r>
        <w:rPr>
          <w:rFonts w:ascii="Segoe UI" w:hAnsi="Segoe UI" w:cs="Segoe UI"/>
          <w:color w:val="000000"/>
          <w:sz w:val="21"/>
          <w:szCs w:val="21"/>
        </w:rPr>
        <w:t> and is inherited, then all descendants (</w:t>
      </w:r>
      <w:r>
        <w:rPr>
          <w:rStyle w:val="HTMLCode"/>
          <w:rFonts w:ascii="Consolas" w:eastAsiaTheme="majorEastAsia" w:hAnsi="Consolas"/>
          <w:color w:val="000000"/>
        </w:rPr>
        <w:t>&lt;li&gt;</w:t>
      </w:r>
      <w:r>
        <w:rPr>
          <w:rFonts w:ascii="Segoe UI" w:hAnsi="Segoe UI" w:cs="Segoe UI"/>
          <w:color w:val="000000"/>
          <w:sz w:val="21"/>
          <w:szCs w:val="21"/>
        </w:rPr>
        <w:t>) will be drawn with border!</w:t>
      </w:r>
    </w:p>
    <w:p w14:paraId="344B06EC" w14:textId="77777777" w:rsidR="00885553" w:rsidRPr="00774B6C" w:rsidRDefault="00885553" w:rsidP="00774B6C">
      <w:pPr>
        <w:rPr>
          <w:b/>
          <w:bCs/>
        </w:rPr>
      </w:pPr>
      <w:r w:rsidRPr="00774B6C">
        <w:rPr>
          <w:b/>
          <w:bCs/>
        </w:rPr>
        <w:lastRenderedPageBreak/>
        <w:t>Special Property Value: inherit</w:t>
      </w:r>
    </w:p>
    <w:p w14:paraId="3D556054"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special property-value called "</w:t>
      </w:r>
      <w:r>
        <w:rPr>
          <w:rStyle w:val="HTMLCode"/>
          <w:rFonts w:ascii="Consolas" w:eastAsiaTheme="majorEastAsia" w:hAnsi="Consolas"/>
          <w:color w:val="000000"/>
        </w:rPr>
        <w:t>inherit</w:t>
      </w:r>
      <w:r>
        <w:rPr>
          <w:rFonts w:ascii="Segoe UI" w:hAnsi="Segoe UI" w:cs="Segoe UI"/>
          <w:color w:val="000000"/>
          <w:sz w:val="21"/>
          <w:szCs w:val="21"/>
        </w:rPr>
        <w:t>" to inherit the property from its ancestor. For example,</w:t>
      </w:r>
    </w:p>
    <w:p w14:paraId="0F5D532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A4ADFF3"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757E214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02CF7CE2"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6CF6A6B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p               { border: 5px solid red; }</w:t>
      </w:r>
    </w:p>
    <w:p w14:paraId="4D66B8A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.inherit-border { border: inherit; }</w:t>
      </w:r>
    </w:p>
    <w:p w14:paraId="78C717D0"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08E9806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0EF8A0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08EA7CE"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not inherited.&lt;/p&gt;</w:t>
      </w:r>
    </w:p>
    <w:p w14:paraId="7BC82FF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 class="inherit-border"&gt;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inherited.&lt;/p&gt;</w:t>
      </w:r>
    </w:p>
    <w:p w14:paraId="49E55A4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C4456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4AA77FCC"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Although the first </w:t>
      </w:r>
      <w:r>
        <w:rPr>
          <w:rStyle w:val="HTMLCode"/>
          <w:rFonts w:ascii="Consolas" w:eastAsiaTheme="majorEastAsia" w:hAnsi="Consolas"/>
          <w:color w:val="000000"/>
        </w:rPr>
        <w:t>&lt;em&gt;</w:t>
      </w:r>
      <w:r>
        <w:rPr>
          <w:rFonts w:ascii="Segoe UI" w:hAnsi="Segoe UI" w:cs="Segoe UI"/>
          <w:color w:val="000000"/>
          <w:sz w:val="21"/>
          <w:szCs w:val="21"/>
        </w:rPr>
        <w:t> is nested under the </w:t>
      </w:r>
      <w:r>
        <w:rPr>
          <w:rStyle w:val="HTMLCode"/>
          <w:rFonts w:ascii="Consolas" w:eastAsiaTheme="majorEastAsia" w:hAnsi="Consolas"/>
          <w:color w:val="000000"/>
        </w:rPr>
        <w:t>&lt;p&gt;</w:t>
      </w:r>
      <w:r>
        <w:rPr>
          <w:rFonts w:ascii="Segoe UI" w:hAnsi="Segoe UI" w:cs="Segoe UI"/>
          <w:color w:val="000000"/>
          <w:sz w:val="21"/>
          <w:szCs w:val="21"/>
        </w:rPr>
        <w:t> tag, the </w:t>
      </w:r>
      <w:r>
        <w:rPr>
          <w:rStyle w:val="HTMLCode"/>
          <w:rFonts w:ascii="Consolas" w:eastAsiaTheme="majorEastAsia" w:hAnsi="Consolas"/>
          <w:color w:val="000000"/>
        </w:rPr>
        <w:t>border</w:t>
      </w:r>
      <w:r>
        <w:rPr>
          <w:rFonts w:ascii="Segoe UI" w:hAnsi="Segoe UI" w:cs="Segoe UI"/>
          <w:color w:val="000000"/>
          <w:sz w:val="21"/>
          <w:szCs w:val="21"/>
        </w:rPr>
        <w:t> property is not inherited from the ancestor. That is, you will not see a border around the </w:t>
      </w:r>
      <w:r>
        <w:rPr>
          <w:rStyle w:val="HTMLCode"/>
          <w:rFonts w:ascii="Consolas" w:eastAsiaTheme="majorEastAsia" w:hAnsi="Consolas"/>
          <w:color w:val="000000"/>
        </w:rPr>
        <w:t>&lt;em&gt;</w:t>
      </w:r>
      <w:r>
        <w:rPr>
          <w:rFonts w:ascii="Segoe UI" w:hAnsi="Segoe UI" w:cs="Segoe UI"/>
          <w:color w:val="000000"/>
          <w:sz w:val="21"/>
          <w:szCs w:val="21"/>
        </w:rPr>
        <w:t>'s content. We can force the inheritance by assigning a special value "</w:t>
      </w:r>
      <w:r>
        <w:rPr>
          <w:rStyle w:val="HTMLCode"/>
          <w:rFonts w:ascii="Consolas" w:eastAsiaTheme="majorEastAsia" w:hAnsi="Consolas"/>
          <w:color w:val="000000"/>
        </w:rPr>
        <w:t>inherit</w:t>
      </w:r>
      <w:r>
        <w:rPr>
          <w:rFonts w:ascii="Segoe UI" w:hAnsi="Segoe UI" w:cs="Segoe UI"/>
          <w:color w:val="000000"/>
          <w:sz w:val="21"/>
          <w:szCs w:val="21"/>
        </w:rPr>
        <w:t>" as shown in the Class Selector </w:t>
      </w:r>
      <w:r>
        <w:rPr>
          <w:rStyle w:val="HTMLCode"/>
          <w:rFonts w:ascii="Consolas" w:eastAsiaTheme="majorEastAsia" w:hAnsi="Consolas"/>
          <w:color w:val="000000"/>
        </w:rPr>
        <w:t>.inherit-border</w:t>
      </w:r>
      <w:r>
        <w:rPr>
          <w:rFonts w:ascii="Segoe UI" w:hAnsi="Segoe UI" w:cs="Segoe UI"/>
          <w:color w:val="000000"/>
          <w:sz w:val="21"/>
          <w:szCs w:val="21"/>
        </w:rPr>
        <w:t>.</w:t>
      </w:r>
    </w:p>
    <w:p w14:paraId="7C8172F4" w14:textId="77777777" w:rsidR="001F4F3F" w:rsidRDefault="001F4F3F" w:rsidP="00D23480">
      <w:pPr>
        <w:pStyle w:val="Heading3"/>
      </w:pPr>
      <w:r>
        <w:t>Style Conflict</w:t>
      </w:r>
    </w:p>
    <w:p w14:paraId="0D23E305" w14:textId="740CF47A"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Style conflict on an element arises</w:t>
      </w:r>
      <w:r w:rsidR="00D23480">
        <w:rPr>
          <w:rFonts w:ascii="Segoe UI" w:hAnsi="Segoe UI" w:cs="Segoe UI"/>
          <w:color w:val="000000"/>
          <w:sz w:val="21"/>
          <w:szCs w:val="21"/>
        </w:rPr>
        <w:t xml:space="preserve"> when</w:t>
      </w:r>
      <w:r>
        <w:rPr>
          <w:rFonts w:ascii="Segoe UI" w:hAnsi="Segoe UI" w:cs="Segoe UI"/>
          <w:color w:val="000000"/>
          <w:sz w:val="21"/>
          <w:szCs w:val="21"/>
        </w:rPr>
        <w:t>:</w:t>
      </w:r>
    </w:p>
    <w:p w14:paraId="34C8EB58" w14:textId="77777777" w:rsidR="001F4F3F" w:rsidRDefault="001F4F3F" w:rsidP="001F4F3F">
      <w:pPr>
        <w:numPr>
          <w:ilvl w:val="0"/>
          <w:numId w:val="22"/>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A property is inherited from multiple ancestors.</w:t>
      </w:r>
    </w:p>
    <w:p w14:paraId="1AF94F1C" w14:textId="77777777" w:rsidR="001F4F3F" w:rsidRDefault="001F4F3F" w:rsidP="001F4F3F">
      <w:pPr>
        <w:numPr>
          <w:ilvl w:val="0"/>
          <w:numId w:val="2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More than one rules are applicable to the element. For example, Tag-selector </w:t>
      </w:r>
      <w:r>
        <w:rPr>
          <w:rStyle w:val="HTMLCode"/>
          <w:rFonts w:ascii="Consolas" w:eastAsiaTheme="majorEastAsia" w:hAnsi="Consolas"/>
          <w:color w:val="000000"/>
        </w:rPr>
        <w:t>p</w:t>
      </w:r>
      <w:r>
        <w:rPr>
          <w:rFonts w:ascii="Segoe UI" w:hAnsi="Segoe UI" w:cs="Segoe UI"/>
          <w:color w:val="000000"/>
          <w:sz w:val="21"/>
          <w:szCs w:val="21"/>
        </w:rPr>
        <w:t>, Class-selector </w:t>
      </w:r>
      <w:r>
        <w:rPr>
          <w:rStyle w:val="HTMLCode"/>
          <w:rFonts w:ascii="Consolas" w:eastAsiaTheme="majorEastAsia" w:hAnsi="Consolas"/>
          <w:color w:val="000000"/>
        </w:rPr>
        <w:t>.red</w:t>
      </w:r>
      <w:r>
        <w:rPr>
          <w:rFonts w:ascii="Segoe UI" w:hAnsi="Segoe UI" w:cs="Segoe UI"/>
          <w:color w:val="000000"/>
          <w:sz w:val="21"/>
          <w:szCs w:val="21"/>
        </w:rPr>
        <w:t> and ID-selector </w:t>
      </w:r>
      <w:r>
        <w:rPr>
          <w:rStyle w:val="HTMLCode"/>
          <w:rFonts w:ascii="Consolas" w:eastAsiaTheme="majorEastAsia" w:hAnsi="Consolas"/>
          <w:color w:val="000000"/>
        </w:rPr>
        <w:t>#comment</w:t>
      </w:r>
      <w:r>
        <w:rPr>
          <w:rFonts w:ascii="Segoe UI" w:hAnsi="Segoe UI" w:cs="Segoe UI"/>
          <w:color w:val="000000"/>
          <w:sz w:val="21"/>
          <w:szCs w:val="21"/>
        </w:rPr>
        <w:t> are all applicable to element </w:t>
      </w:r>
      <w:r>
        <w:rPr>
          <w:rStyle w:val="HTMLCode"/>
          <w:rFonts w:ascii="Consolas" w:eastAsiaTheme="majorEastAsia" w:hAnsi="Consolas"/>
          <w:color w:val="000000"/>
        </w:rPr>
        <w:t>&lt;p id="comment" class="red"&gt;</w:t>
      </w:r>
      <w:r>
        <w:rPr>
          <w:rFonts w:ascii="Segoe UI" w:hAnsi="Segoe UI" w:cs="Segoe UI"/>
          <w:color w:val="000000"/>
          <w:sz w:val="21"/>
          <w:szCs w:val="21"/>
        </w:rPr>
        <w:t>.</w:t>
      </w:r>
    </w:p>
    <w:p w14:paraId="695CAB3A" w14:textId="77777777" w:rsidR="001F4F3F" w:rsidRDefault="001F4F3F" w:rsidP="00D23480">
      <w:pPr>
        <w:pStyle w:val="Heading4"/>
      </w:pPr>
      <w:r>
        <w:t>Nearest Ancestor Wins</w:t>
      </w:r>
    </w:p>
    <w:p w14:paraId="2321C9E8" w14:textId="77777777"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If a property is not defined for an element and is inheritable, it will be inherited from the nearest ancestor.</w:t>
      </w:r>
    </w:p>
    <w:p w14:paraId="624B8A18" w14:textId="5B382AC0" w:rsidR="001F4F3F" w:rsidRDefault="00D23480" w:rsidP="006007A7">
      <w:pPr>
        <w:pStyle w:val="Heading4"/>
      </w:pPr>
      <w:r>
        <w:t>More specific selector wins</w:t>
      </w:r>
    </w:p>
    <w:p w14:paraId="06FD9922" w14:textId="02B51C46" w:rsidR="001F4F3F" w:rsidRDefault="00C923D1"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w:t>
      </w:r>
      <w:r w:rsidR="001F4F3F">
        <w:rPr>
          <w:rFonts w:ascii="Segoe UI" w:hAnsi="Segoe UI" w:cs="Segoe UI"/>
          <w:color w:val="000000"/>
          <w:sz w:val="21"/>
          <w:szCs w:val="21"/>
        </w:rPr>
        <w:t>he more specific the selector, the stronger the rule. For example,</w:t>
      </w:r>
    </w:p>
    <w:p w14:paraId="49E85BB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7213FF7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043CF6C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31D3720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17CA528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color:black; background-color:white; }</w:t>
      </w:r>
    </w:p>
    <w:p w14:paraId="47CDED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Override the color properties */</w:t>
      </w:r>
    </w:p>
    <w:p w14:paraId="421E02A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p.red</w:t>
      </w:r>
      <w:r>
        <w:rPr>
          <w:rFonts w:ascii="Consolas" w:hAnsi="Consolas"/>
          <w:color w:val="000000"/>
        </w:rPr>
        <w:t xml:space="preserve"> { color:red;   }</w:t>
      </w:r>
    </w:p>
    <w:p w14:paraId="1458736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color:yellow; background-color:lightblue; }</w:t>
      </w:r>
    </w:p>
    <w:p w14:paraId="204FC269"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p#id2</w:t>
      </w:r>
      <w:r>
        <w:rPr>
          <w:rFonts w:ascii="Consolas" w:hAnsi="Consolas"/>
          <w:color w:val="000000"/>
        </w:rPr>
        <w:t xml:space="preserve"> { color:blue;  }</w:t>
      </w:r>
    </w:p>
    <w:p w14:paraId="2EE1EC0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color:green; }</w:t>
      </w:r>
    </w:p>
    <w:p w14:paraId="2C28464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201D9A38"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2AB20A32"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B3DEE51"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w:t>
      </w:r>
      <w:r>
        <w:rPr>
          <w:rFonts w:ascii="Consolas" w:hAnsi="Consolas"/>
          <w:color w:val="000000"/>
        </w:rPr>
        <w:t>&gt;Paragraph with id of "id1" (green)&lt;/p&gt;</w:t>
      </w:r>
    </w:p>
    <w:p w14:paraId="61EC5E3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id="id2"</w:t>
      </w:r>
      <w:r>
        <w:rPr>
          <w:rFonts w:ascii="Consolas" w:hAnsi="Consolas"/>
          <w:color w:val="000000"/>
        </w:rPr>
        <w:t>&gt;Paragraph with id of "id2" (blue)&lt;/p&gt;</w:t>
      </w:r>
    </w:p>
    <w:p w14:paraId="43E70DB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class="red"</w:t>
      </w:r>
      <w:r>
        <w:rPr>
          <w:rFonts w:ascii="Consolas" w:hAnsi="Consolas"/>
          <w:color w:val="000000"/>
        </w:rPr>
        <w:t>&gt;Paragraph of class of "red" (red)&lt;/p&gt;</w:t>
      </w:r>
    </w:p>
    <w:p w14:paraId="120605FE"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 class="red"</w:t>
      </w:r>
      <w:r>
        <w:rPr>
          <w:rFonts w:ascii="Consolas" w:hAnsi="Consolas"/>
          <w:color w:val="000000"/>
        </w:rPr>
        <w:t>&gt;Paragraph with id of "id1" and class of "red" (green)&lt;/p&gt;</w:t>
      </w:r>
    </w:p>
    <w:p w14:paraId="0C2092F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&lt;p&gt;Paragraph without id and class with default colors (black)&lt;/p&gt;</w:t>
      </w:r>
    </w:p>
    <w:p w14:paraId="58B25E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&lt;/body&gt;</w:t>
      </w:r>
    </w:p>
    <w:p w14:paraId="4DE12A3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521E9E7C"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w:t>
      </w:r>
      <w:r>
        <w:rPr>
          <w:rFonts w:ascii="Segoe UI" w:hAnsi="Segoe UI" w:cs="Segoe UI"/>
          <w:color w:val="000000"/>
          <w:sz w:val="21"/>
          <w:szCs w:val="21"/>
        </w:rPr>
        <w:t> Tag-selector is the most general, which selects all the </w:t>
      </w:r>
      <w:r>
        <w:rPr>
          <w:rStyle w:val="HTMLCode"/>
          <w:rFonts w:ascii="Consolas" w:eastAsiaTheme="majorEastAsia" w:hAnsi="Consolas"/>
          <w:color w:val="000000"/>
        </w:rPr>
        <w:t>&lt;p&gt;</w:t>
      </w:r>
      <w:r>
        <w:rPr>
          <w:rFonts w:ascii="Segoe UI" w:hAnsi="Segoe UI" w:cs="Segoe UI"/>
          <w:color w:val="000000"/>
          <w:sz w:val="21"/>
          <w:szCs w:val="21"/>
        </w:rPr>
        <w:t> elements; the </w:t>
      </w:r>
      <w:r>
        <w:rPr>
          <w:rStyle w:val="HTMLCode"/>
          <w:rFonts w:ascii="Consolas" w:eastAsiaTheme="majorEastAsia" w:hAnsi="Consolas"/>
          <w:color w:val="000000"/>
        </w:rPr>
        <w:t>p.red</w:t>
      </w:r>
      <w:r>
        <w:rPr>
          <w:rFonts w:ascii="Segoe UI" w:hAnsi="Segoe UI" w:cs="Segoe UI"/>
          <w:color w:val="000000"/>
          <w:sz w:val="21"/>
          <w:szCs w:val="21"/>
        </w:rPr>
        <w:t> Class-selector selects a class of </w:t>
      </w:r>
      <w:r>
        <w:rPr>
          <w:rStyle w:val="HTMLCode"/>
          <w:rFonts w:ascii="Consolas" w:eastAsiaTheme="majorEastAsia" w:hAnsi="Consolas"/>
          <w:color w:val="000000"/>
        </w:rPr>
        <w:t>&lt;p&gt;</w:t>
      </w:r>
      <w:r>
        <w:rPr>
          <w:rFonts w:ascii="Segoe UI" w:hAnsi="Segoe UI" w:cs="Segoe UI"/>
          <w:color w:val="000000"/>
          <w:sz w:val="21"/>
          <w:szCs w:val="21"/>
        </w:rPr>
        <w:t> elements with attribute </w:t>
      </w:r>
      <w:r>
        <w:rPr>
          <w:rStyle w:val="HTMLCode"/>
          <w:rFonts w:ascii="Consolas" w:eastAsiaTheme="majorEastAsia" w:hAnsi="Consolas"/>
          <w:color w:val="000000"/>
        </w:rPr>
        <w:t>class="red"</w:t>
      </w:r>
      <w:r>
        <w:rPr>
          <w:rFonts w:ascii="Segoe UI" w:hAnsi="Segoe UI" w:cs="Segoe UI"/>
          <w:color w:val="000000"/>
          <w:sz w:val="21"/>
          <w:szCs w:val="21"/>
        </w:rPr>
        <w:t>; the </w:t>
      </w:r>
      <w:r>
        <w:rPr>
          <w:rStyle w:val="HTMLCode"/>
          <w:rFonts w:ascii="Consolas" w:eastAsiaTheme="majorEastAsia" w:hAnsi="Consolas"/>
          <w:color w:val="000000"/>
        </w:rPr>
        <w:t>p#id1</w:t>
      </w:r>
      <w:r>
        <w:rPr>
          <w:rFonts w:ascii="Segoe UI" w:hAnsi="Segoe UI" w:cs="Segoe UI"/>
          <w:color w:val="000000"/>
          <w:sz w:val="21"/>
          <w:szCs w:val="21"/>
        </w:rPr>
        <w:t> and </w:t>
      </w:r>
      <w:r>
        <w:rPr>
          <w:rStyle w:val="HTMLCode"/>
          <w:rFonts w:ascii="Consolas" w:eastAsiaTheme="majorEastAsia" w:hAnsi="Consolas"/>
          <w:color w:val="000000"/>
        </w:rPr>
        <w:t>p#id2</w:t>
      </w:r>
      <w:r>
        <w:rPr>
          <w:rFonts w:ascii="Segoe UI" w:hAnsi="Segoe UI" w:cs="Segoe UI"/>
          <w:color w:val="000000"/>
          <w:sz w:val="21"/>
          <w:szCs w:val="21"/>
        </w:rPr>
        <w:t> ID-selectors select only one element each with a unique </w:t>
      </w:r>
      <w:r>
        <w:rPr>
          <w:rStyle w:val="HTMLCode"/>
          <w:rFonts w:ascii="Consolas" w:eastAsiaTheme="majorEastAsia" w:hAnsi="Consolas"/>
          <w:color w:val="000000"/>
        </w:rPr>
        <w:t>id</w:t>
      </w:r>
      <w:r>
        <w:rPr>
          <w:rFonts w:ascii="Segoe UI" w:hAnsi="Segoe UI" w:cs="Segoe UI"/>
          <w:color w:val="000000"/>
          <w:sz w:val="21"/>
          <w:szCs w:val="21"/>
        </w:rPr>
        <w:t> value. The ID-selector is the most specific (and takes precedence); followed by Class-selector; and followed by the general Tag-selector.</w:t>
      </w:r>
    </w:p>
    <w:p w14:paraId="7BB2CE97" w14:textId="0CC8B85A" w:rsidR="001F4F3F" w:rsidRDefault="001F4F3F" w:rsidP="006007A7">
      <w:pPr>
        <w:pStyle w:val="Heading4"/>
      </w:pPr>
      <w:r>
        <w:t>L</w:t>
      </w:r>
      <w:r w:rsidR="001247F5">
        <w:t>ast style</w:t>
      </w:r>
      <w:r w:rsidR="000D7795">
        <w:t xml:space="preserve"> wins and </w:t>
      </w:r>
      <w:r w:rsidR="00302D5D">
        <w:t xml:space="preserve">priority: </w:t>
      </w:r>
      <w:r w:rsidR="000D7795">
        <w:t xml:space="preserve">inline </w:t>
      </w:r>
      <w:r w:rsidR="00302D5D">
        <w:t>&gt;</w:t>
      </w:r>
      <w:r w:rsidR="000D7795">
        <w:t xml:space="preserve"> </w:t>
      </w:r>
      <w:r w:rsidR="00E93B99">
        <w:t xml:space="preserve">internal </w:t>
      </w:r>
      <w:r w:rsidR="00302D5D">
        <w:t>&gt;</w:t>
      </w:r>
      <w:r w:rsidR="00E93B99">
        <w:t xml:space="preserve"> external</w:t>
      </w:r>
      <w:r w:rsidR="00302D5D">
        <w:t xml:space="preserve"> </w:t>
      </w:r>
    </w:p>
    <w:p w14:paraId="15AC6501" w14:textId="1FF5C4A9"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style-rule that read in last by the browser takes effect. In the above example, there are two ID-selector for </w:t>
      </w:r>
      <w:r>
        <w:rPr>
          <w:rStyle w:val="HTMLCode"/>
          <w:rFonts w:ascii="Consolas" w:eastAsiaTheme="majorEastAsia" w:hAnsi="Consolas"/>
          <w:color w:val="000000"/>
        </w:rPr>
        <w:t>id1</w:t>
      </w:r>
      <w:r>
        <w:rPr>
          <w:rFonts w:ascii="Segoe UI" w:hAnsi="Segoe UI" w:cs="Segoe UI"/>
          <w:color w:val="000000"/>
          <w:sz w:val="21"/>
          <w:szCs w:val="21"/>
        </w:rPr>
        <w:t>, the latter takes effect.</w:t>
      </w:r>
    </w:p>
    <w:p w14:paraId="11AB8B71" w14:textId="40FE438C"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inline style (</w:t>
      </w:r>
      <w:r>
        <w:rPr>
          <w:rStyle w:val="HTMLCode"/>
          <w:rFonts w:ascii="Consolas" w:eastAsiaTheme="majorEastAsia" w:hAnsi="Consolas"/>
          <w:color w:val="000000"/>
        </w:rPr>
        <w:t>style</w:t>
      </w:r>
      <w:r>
        <w:rPr>
          <w:rFonts w:ascii="Segoe UI" w:hAnsi="Segoe UI" w:cs="Segoe UI"/>
          <w:color w:val="000000"/>
          <w:sz w:val="21"/>
          <w:szCs w:val="21"/>
        </w:rPr>
        <w:t> attribute) overrides the internal style (defined in </w:t>
      </w:r>
      <w:r>
        <w:rPr>
          <w:rStyle w:val="HTMLCode"/>
          <w:rFonts w:ascii="Consolas" w:eastAsiaTheme="majorEastAsia" w:hAnsi="Consolas"/>
          <w:color w:val="000000"/>
        </w:rPr>
        <w:t>&lt;style&gt;</w:t>
      </w:r>
      <w:r>
        <w:rPr>
          <w:rFonts w:ascii="Segoe UI" w:hAnsi="Segoe UI" w:cs="Segoe UI"/>
          <w:color w:val="000000"/>
          <w:sz w:val="21"/>
          <w:szCs w:val="21"/>
        </w:rPr>
        <w:t>) and external style sheet (defined via </w:t>
      </w:r>
      <w:r>
        <w:rPr>
          <w:rStyle w:val="HTMLCode"/>
          <w:rFonts w:ascii="Consolas" w:eastAsiaTheme="majorEastAsia" w:hAnsi="Consolas"/>
          <w:color w:val="000000"/>
        </w:rPr>
        <w:t>&lt;link&gt;</w:t>
      </w:r>
      <w:r>
        <w:rPr>
          <w:rFonts w:ascii="Segoe UI" w:hAnsi="Segoe UI" w:cs="Segoe UI"/>
          <w:color w:val="000000"/>
          <w:sz w:val="21"/>
          <w:szCs w:val="21"/>
        </w:rPr>
        <w:t>). For internal and external styles, the order of </w:t>
      </w:r>
      <w:r>
        <w:rPr>
          <w:rStyle w:val="HTMLCode"/>
          <w:rFonts w:ascii="Consolas" w:eastAsiaTheme="majorEastAsia" w:hAnsi="Consolas"/>
          <w:color w:val="000000"/>
        </w:rPr>
        <w:t>&lt;link&gt;</w:t>
      </w:r>
      <w:r>
        <w:rPr>
          <w:rFonts w:ascii="Segoe UI" w:hAnsi="Segoe UI" w:cs="Segoe UI"/>
          <w:color w:val="000000"/>
          <w:sz w:val="21"/>
          <w:szCs w:val="21"/>
        </w:rPr>
        <w:t> and </w:t>
      </w:r>
      <w:r>
        <w:rPr>
          <w:rStyle w:val="HTMLCode"/>
          <w:rFonts w:ascii="Consolas" w:eastAsiaTheme="majorEastAsia" w:hAnsi="Consolas"/>
          <w:color w:val="000000"/>
        </w:rPr>
        <w:t>&lt;style&gt;</w:t>
      </w:r>
      <w:r>
        <w:rPr>
          <w:rFonts w:ascii="Segoe UI" w:hAnsi="Segoe UI" w:cs="Segoe UI"/>
          <w:color w:val="000000"/>
          <w:sz w:val="21"/>
          <w:szCs w:val="21"/>
        </w:rPr>
        <w:t> elements determine the precedence. It is recommended to place the </w:t>
      </w:r>
      <w:r>
        <w:rPr>
          <w:rStyle w:val="HTMLCode"/>
          <w:rFonts w:ascii="Consolas" w:eastAsiaTheme="majorEastAsia" w:hAnsi="Consolas"/>
          <w:color w:val="000000"/>
        </w:rPr>
        <w:t>&lt;link&gt;</w:t>
      </w:r>
      <w:r>
        <w:rPr>
          <w:rFonts w:ascii="Segoe UI" w:hAnsi="Segoe UI" w:cs="Segoe UI"/>
          <w:color w:val="000000"/>
          <w:sz w:val="21"/>
          <w:szCs w:val="21"/>
        </w:rPr>
        <w:t> before </w:t>
      </w:r>
      <w:r>
        <w:rPr>
          <w:rStyle w:val="HTMLCode"/>
          <w:rFonts w:ascii="Consolas" w:eastAsiaTheme="majorEastAsia" w:hAnsi="Consolas"/>
          <w:color w:val="000000"/>
        </w:rPr>
        <w:t>&lt;style&gt;</w:t>
      </w:r>
      <w:r>
        <w:rPr>
          <w:rFonts w:ascii="Segoe UI" w:hAnsi="Segoe UI" w:cs="Segoe UI"/>
          <w:color w:val="000000"/>
          <w:sz w:val="21"/>
          <w:szCs w:val="21"/>
        </w:rPr>
        <w:t> so that the internal styles can override the external styles.</w:t>
      </w:r>
    </w:p>
    <w:p w14:paraId="7D112ABD" w14:textId="54C23EB5" w:rsidR="001F4F3F" w:rsidRPr="006007A7" w:rsidRDefault="00E93B99" w:rsidP="006007A7">
      <w:pPr>
        <w:pStyle w:val="Heading4"/>
      </w:pPr>
      <w:r>
        <w:rPr>
          <w:rStyle w:val="font-code"/>
        </w:rPr>
        <w:t xml:space="preserve"> “</w:t>
      </w:r>
      <w:r w:rsidR="001F4F3F" w:rsidRPr="006007A7">
        <w:rPr>
          <w:rStyle w:val="font-code"/>
        </w:rPr>
        <w:t>!important</w:t>
      </w:r>
      <w:r>
        <w:rPr>
          <w:rStyle w:val="font-code"/>
        </w:rPr>
        <w:t>”</w:t>
      </w:r>
      <w:r w:rsidR="004A36E4">
        <w:rPr>
          <w:rStyle w:val="font-code"/>
        </w:rPr>
        <w:t xml:space="preserve"> wins all</w:t>
      </w:r>
    </w:p>
    <w:p w14:paraId="16A199D0"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override all the cascading rules by appending a special property-value </w:t>
      </w:r>
      <w:r>
        <w:rPr>
          <w:rStyle w:val="HTMLCode"/>
          <w:rFonts w:ascii="Consolas" w:eastAsiaTheme="majorEastAsia" w:hAnsi="Consolas"/>
          <w:color w:val="000000"/>
        </w:rPr>
        <w:t>!important</w:t>
      </w:r>
      <w:r>
        <w:rPr>
          <w:rFonts w:ascii="Segoe UI" w:hAnsi="Segoe UI" w:cs="Segoe UI"/>
          <w:color w:val="000000"/>
          <w:sz w:val="21"/>
          <w:szCs w:val="21"/>
        </w:rPr>
        <w:t>, e.g.,</w:t>
      </w:r>
    </w:p>
    <w:p w14:paraId="50966B7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color:blue </w:t>
      </w:r>
      <w:r>
        <w:rPr>
          <w:rStyle w:val="color-new"/>
          <w:rFonts w:ascii="Consolas" w:hAnsi="Consolas"/>
          <w:color w:val="E31B23"/>
        </w:rPr>
        <w:t>!important</w:t>
      </w:r>
      <w:r>
        <w:rPr>
          <w:rFonts w:ascii="Consolas" w:hAnsi="Consolas"/>
          <w:color w:val="000000"/>
        </w:rPr>
        <w:t xml:space="preserve">; background-color:grey; }  </w:t>
      </w:r>
      <w:r>
        <w:rPr>
          <w:rStyle w:val="color-comment"/>
          <w:rFonts w:ascii="Consolas" w:hAnsi="Consolas"/>
          <w:color w:val="009900"/>
        </w:rPr>
        <w:t>/* color cannot be overridden */</w:t>
      </w:r>
    </w:p>
    <w:p w14:paraId="35A6C40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color:red; background-color:lightblue; }         </w:t>
      </w:r>
      <w:r>
        <w:rPr>
          <w:rStyle w:val="color-comment"/>
          <w:rFonts w:ascii="Consolas" w:hAnsi="Consolas"/>
          <w:color w:val="009900"/>
        </w:rPr>
        <w:t>/* override background-color only */</w:t>
      </w:r>
    </w:p>
    <w:p w14:paraId="59BBE330"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&lt;p&gt;</w:t>
      </w:r>
      <w:r>
        <w:rPr>
          <w:rFonts w:ascii="Consolas" w:hAnsi="Consolas"/>
          <w:color w:val="000000"/>
        </w:rPr>
        <w:t>color is blue but background is lightblue</w:t>
      </w:r>
      <w:r>
        <w:rPr>
          <w:rStyle w:val="color-new"/>
          <w:rFonts w:ascii="Consolas" w:hAnsi="Consolas"/>
          <w:color w:val="E31B23"/>
        </w:rPr>
        <w:t>&lt;/p&gt;</w:t>
      </w:r>
    </w:p>
    <w:p w14:paraId="02947FCA" w14:textId="1B845E4B" w:rsidR="00407DAB" w:rsidRDefault="009C2D18" w:rsidP="00407DAB">
      <w:pPr>
        <w:pStyle w:val="Heading2"/>
      </w:pPr>
      <w:r>
        <w:t xml:space="preserve">CSS </w:t>
      </w:r>
      <w:r w:rsidR="004B2D88">
        <w:t>unit</w:t>
      </w:r>
      <w:r w:rsidR="00587E43">
        <w:t>s</w:t>
      </w:r>
      <w:r w:rsidR="004B2D88">
        <w:t xml:space="preserve">: </w:t>
      </w:r>
      <w:r w:rsidR="004F478E">
        <w:t>color and length</w:t>
      </w:r>
    </w:p>
    <w:p w14:paraId="263E1039" w14:textId="268FB4CB" w:rsidR="000C1884" w:rsidRDefault="000C1884" w:rsidP="00214F64">
      <w:pPr>
        <w:pStyle w:val="Heading4"/>
      </w:pPr>
      <w:r>
        <w:t>Color Properties</w:t>
      </w:r>
    </w:p>
    <w:p w14:paraId="360130A7" w14:textId="25148898" w:rsidR="000C1884" w:rsidRDefault="000C1884" w:rsidP="003E30AE">
      <w:pPr>
        <w:pStyle w:val="Heading5"/>
      </w:pPr>
      <w:r>
        <w:t>Color</w:t>
      </w:r>
      <w:r w:rsidR="00214F64">
        <w:t xml:space="preserve"> types: RGB, RGBA, HSL, </w:t>
      </w:r>
      <w:r w:rsidR="003E30AE">
        <w:t>HSLA</w:t>
      </w:r>
    </w:p>
    <w:p w14:paraId="66B43741" w14:textId="77777777" w:rsidR="000C1884" w:rsidRDefault="000C1884" w:rsidP="000C188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Color can be expressed as:</w:t>
      </w:r>
    </w:p>
    <w:p w14:paraId="2AB8A87C"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hexadecimal triplets in the form of </w:t>
      </w:r>
      <w:r>
        <w:rPr>
          <w:rStyle w:val="HTMLCode"/>
          <w:rFonts w:ascii="Consolas" w:eastAsiaTheme="minorHAnsi" w:hAnsi="Consolas"/>
          <w:color w:val="000000"/>
        </w:rPr>
        <w:t>#</w:t>
      </w:r>
      <w:r>
        <w:rPr>
          <w:rStyle w:val="Emphasis"/>
          <w:rFonts w:ascii="Consolas" w:hAnsi="Consolas" w:cs="Courier New"/>
          <w:color w:val="000000"/>
          <w:sz w:val="20"/>
          <w:szCs w:val="20"/>
        </w:rPr>
        <w:t>rrggbb</w:t>
      </w:r>
      <w:r>
        <w:rPr>
          <w:rFonts w:ascii="Segoe UI" w:hAnsi="Segoe UI" w:cs="Segoe UI"/>
          <w:color w:val="000000"/>
          <w:sz w:val="21"/>
          <w:szCs w:val="21"/>
        </w:rPr>
        <w:t>, where </w:t>
      </w:r>
      <w:r>
        <w:rPr>
          <w:rStyle w:val="Emphasis"/>
          <w:rFonts w:ascii="Consolas" w:hAnsi="Consolas" w:cs="Courier New"/>
          <w:color w:val="000000"/>
          <w:sz w:val="20"/>
          <w:szCs w:val="20"/>
        </w:rPr>
        <w:t>rr</w:t>
      </w:r>
      <w:r>
        <w:rPr>
          <w:rFonts w:ascii="Segoe UI" w:hAnsi="Segoe UI" w:cs="Segoe UI"/>
          <w:color w:val="000000"/>
          <w:sz w:val="21"/>
          <w:szCs w:val="21"/>
        </w:rPr>
        <w:t>, </w:t>
      </w:r>
      <w:r>
        <w:rPr>
          <w:rStyle w:val="HTMLCode"/>
          <w:rFonts w:ascii="Consolas" w:eastAsiaTheme="minorHAnsi" w:hAnsi="Consolas"/>
          <w:i/>
          <w:iCs/>
          <w:color w:val="000000"/>
        </w:rPr>
        <w:t>gg</w:t>
      </w:r>
      <w:r>
        <w:rPr>
          <w:rFonts w:ascii="Segoe UI" w:hAnsi="Segoe UI" w:cs="Segoe UI"/>
          <w:color w:val="000000"/>
          <w:sz w:val="21"/>
          <w:szCs w:val="21"/>
        </w:rPr>
        <w:t>, </w:t>
      </w:r>
      <w:r>
        <w:rPr>
          <w:rStyle w:val="HTMLCode"/>
          <w:rFonts w:ascii="Consolas" w:eastAsiaTheme="minorHAnsi" w:hAnsi="Consolas"/>
          <w:i/>
          <w:iCs/>
          <w:color w:val="000000"/>
        </w:rPr>
        <w:t>bb</w:t>
      </w:r>
      <w:r>
        <w:rPr>
          <w:rFonts w:ascii="Segoe UI" w:hAnsi="Segoe UI" w:cs="Segoe UI"/>
          <w:color w:val="000000"/>
          <w:sz w:val="21"/>
          <w:szCs w:val="21"/>
        </w:rPr>
        <w:t> are values of red, green and blue. The values are between </w:t>
      </w:r>
      <w:r>
        <w:rPr>
          <w:rStyle w:val="HTMLCode"/>
          <w:rFonts w:ascii="Consolas" w:eastAsiaTheme="minorHAnsi" w:hAnsi="Consolas"/>
          <w:color w:val="000000"/>
        </w:rPr>
        <w:t>00</w:t>
      </w:r>
      <w:r>
        <w:rPr>
          <w:rFonts w:ascii="Segoe UI" w:hAnsi="Segoe UI" w:cs="Segoe UI"/>
          <w:color w:val="000000"/>
          <w:sz w:val="21"/>
          <w:szCs w:val="21"/>
        </w:rPr>
        <w:t> and </w:t>
      </w:r>
      <w:r>
        <w:rPr>
          <w:rStyle w:val="HTMLCode"/>
          <w:rFonts w:ascii="Consolas" w:eastAsiaTheme="minorHAnsi" w:hAnsi="Consolas"/>
          <w:color w:val="000000"/>
        </w:rPr>
        <w:t>FF</w:t>
      </w:r>
      <w:r>
        <w:rPr>
          <w:rFonts w:ascii="Segoe UI" w:hAnsi="Segoe UI" w:cs="Segoe UI"/>
          <w:color w:val="000000"/>
          <w:sz w:val="21"/>
          <w:szCs w:val="21"/>
        </w:rPr>
        <w:t>, in hexadecimal. For example, </w:t>
      </w:r>
      <w:r>
        <w:rPr>
          <w:rStyle w:val="HTMLCode"/>
          <w:rFonts w:ascii="Consolas" w:eastAsiaTheme="minorHAnsi" w:hAnsi="Consolas"/>
          <w:color w:val="000000"/>
        </w:rPr>
        <w:t>#12ABFF</w:t>
      </w:r>
      <w:r>
        <w:rPr>
          <w:rFonts w:ascii="Segoe UI" w:hAnsi="Segoe UI" w:cs="Segoe UI"/>
          <w:color w:val="000000"/>
          <w:sz w:val="21"/>
          <w:szCs w:val="21"/>
        </w:rPr>
        <w:t>. The color value </w:t>
      </w:r>
      <w:r>
        <w:rPr>
          <w:rStyle w:val="HTMLCode"/>
          <w:rFonts w:ascii="Consolas" w:eastAsiaTheme="minorHAnsi" w:hAnsi="Consolas"/>
          <w:color w:val="000000"/>
        </w:rPr>
        <w:t>#112233</w:t>
      </w:r>
      <w:r>
        <w:rPr>
          <w:rFonts w:ascii="Segoe UI" w:hAnsi="Segoe UI" w:cs="Segoe UI"/>
          <w:color w:val="000000"/>
          <w:sz w:val="21"/>
          <w:szCs w:val="21"/>
        </w:rPr>
        <w:t> can be shorthand as </w:t>
      </w:r>
      <w:r>
        <w:rPr>
          <w:rStyle w:val="HTMLCode"/>
          <w:rFonts w:ascii="Consolas" w:eastAsiaTheme="minorHAnsi" w:hAnsi="Consolas"/>
          <w:color w:val="000000"/>
        </w:rPr>
        <w:t>#123</w:t>
      </w:r>
      <w:r>
        <w:rPr>
          <w:rFonts w:ascii="Segoe UI" w:hAnsi="Segoe UI" w:cs="Segoe UI"/>
          <w:color w:val="000000"/>
          <w:sz w:val="21"/>
          <w:szCs w:val="21"/>
        </w:rPr>
        <w:t>.</w:t>
      </w:r>
    </w:p>
    <w:p w14:paraId="092457C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in the form of </w:t>
      </w:r>
      <w:r>
        <w:rPr>
          <w:rStyle w:val="HTMLCode"/>
          <w:rFonts w:ascii="Consolas" w:eastAsiaTheme="minorHAnsi" w:hAnsi="Consolas"/>
          <w:color w:val="000000"/>
        </w:rPr>
        <w:t>rgb(</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w:t>
      </w:r>
      <w:r>
        <w:rPr>
          <w:rFonts w:ascii="Segoe UI" w:hAnsi="Segoe UI" w:cs="Segoe UI"/>
          <w:color w:val="000000"/>
          <w:sz w:val="21"/>
          <w:szCs w:val="21"/>
        </w:rPr>
        <w:t>. The </w:t>
      </w:r>
      <w:r>
        <w:rPr>
          <w:rStyle w:val="HTMLCode"/>
          <w:rFonts w:ascii="Consolas" w:eastAsiaTheme="minorHAnsi" w:hAnsi="Consolas"/>
          <w:i/>
          <w:iCs/>
          <w:color w:val="000000"/>
        </w:rPr>
        <w:t>r</w:t>
      </w:r>
      <w:r>
        <w:rPr>
          <w:rFonts w:ascii="Segoe UI" w:hAnsi="Segoe UI" w:cs="Segoe UI"/>
          <w:color w:val="000000"/>
          <w:sz w:val="21"/>
          <w:szCs w:val="21"/>
        </w:rPr>
        <w:t>, </w:t>
      </w:r>
      <w:r>
        <w:rPr>
          <w:rStyle w:val="HTMLCode"/>
          <w:rFonts w:ascii="Consolas" w:eastAsiaTheme="minorHAnsi" w:hAnsi="Consolas"/>
          <w:i/>
          <w:iCs/>
          <w:color w:val="000000"/>
        </w:rPr>
        <w:t>g</w:t>
      </w:r>
      <w:r>
        <w:rPr>
          <w:rFonts w:ascii="Segoe UI" w:hAnsi="Segoe UI" w:cs="Segoe UI"/>
          <w:color w:val="000000"/>
          <w:sz w:val="21"/>
          <w:szCs w:val="21"/>
        </w:rPr>
        <w:t>, </w:t>
      </w:r>
      <w:r>
        <w:rPr>
          <w:rStyle w:val="HTMLCode"/>
          <w:rFonts w:ascii="Consolas" w:eastAsiaTheme="minorHAnsi" w:hAnsi="Consolas"/>
          <w:i/>
          <w:iCs/>
          <w:color w:val="000000"/>
        </w:rPr>
        <w:t>b</w:t>
      </w:r>
      <w:r>
        <w:rPr>
          <w:rFonts w:ascii="Segoe UI" w:hAnsi="Segoe UI" w:cs="Segoe UI"/>
          <w:color w:val="000000"/>
          <w:sz w:val="21"/>
          <w:szCs w:val="21"/>
        </w:rPr>
        <w:t> can be expressed in a decimal value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255</w:t>
      </w:r>
      <w:r>
        <w:rPr>
          <w:rFonts w:ascii="Segoe UI" w:hAnsi="Segoe UI" w:cs="Segoe UI"/>
          <w:color w:val="000000"/>
          <w:sz w:val="21"/>
          <w:szCs w:val="21"/>
        </w:rPr>
        <w:t>; or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w:t>
      </w:r>
    </w:p>
    <w:p w14:paraId="5248C9CE"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RGBA in the form of </w:t>
      </w:r>
      <w:r>
        <w:rPr>
          <w:rStyle w:val="HTMLCode"/>
          <w:rFonts w:ascii="Consolas" w:eastAsiaTheme="minorHAnsi" w:hAnsi="Consolas"/>
          <w:color w:val="000000"/>
        </w:rPr>
        <w:t>rgba(</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 </w:t>
      </w:r>
      <w:r>
        <w:rPr>
          <w:rStyle w:val="Emphasis"/>
          <w:rFonts w:ascii="Consolas" w:hAnsi="Consolas" w:cs="Courier New"/>
          <w:color w:val="000000"/>
          <w:sz w:val="20"/>
          <w:szCs w:val="20"/>
        </w:rPr>
        <w:t>a</w:t>
      </w:r>
      <w:r>
        <w:rPr>
          <w:rStyle w:val="HTMLCode"/>
          <w:rFonts w:ascii="Consolas" w:eastAsiaTheme="minorHAnsi" w:hAnsi="Consolas"/>
          <w:color w:val="000000"/>
        </w:rPr>
        <w:t>)</w:t>
      </w:r>
      <w:r>
        <w:rPr>
          <w:rFonts w:ascii="Segoe UI" w:hAnsi="Segoe UI" w:cs="Segoe UI"/>
          <w:color w:val="000000"/>
          <w:sz w:val="21"/>
          <w:szCs w:val="21"/>
        </w:rPr>
        <w:t>: RGB with an additional A (alpha channel). The A is used to control the transparency/opacity, with </w:t>
      </w:r>
      <w:r>
        <w:rPr>
          <w:rStyle w:val="HTMLCode"/>
          <w:rFonts w:ascii="Consolas" w:eastAsiaTheme="minorHAnsi" w:hAnsi="Consolas"/>
          <w:color w:val="000000"/>
        </w:rPr>
        <w:t>a=1</w:t>
      </w:r>
      <w:r>
        <w:rPr>
          <w:rFonts w:ascii="Segoe UI" w:hAnsi="Segoe UI" w:cs="Segoe UI"/>
          <w:color w:val="000000"/>
          <w:sz w:val="21"/>
          <w:szCs w:val="21"/>
        </w:rPr>
        <w:t> for opaque; and </w:t>
      </w:r>
      <w:r>
        <w:rPr>
          <w:rStyle w:val="HTMLCode"/>
          <w:rFonts w:ascii="Consolas" w:eastAsiaTheme="minorHAnsi" w:hAnsi="Consolas"/>
          <w:color w:val="000000"/>
        </w:rPr>
        <w:t>a=0</w:t>
      </w:r>
      <w:r>
        <w:rPr>
          <w:rFonts w:ascii="Segoe UI" w:hAnsi="Segoe UI" w:cs="Segoe UI"/>
          <w:color w:val="000000"/>
          <w:sz w:val="21"/>
          <w:szCs w:val="21"/>
        </w:rPr>
        <w:t> for totally transparent.</w:t>
      </w:r>
    </w:p>
    <w:p w14:paraId="4D72D37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 in the form </w:t>
      </w:r>
      <w:r>
        <w:rPr>
          <w:rStyle w:val="HTMLCode"/>
          <w:rFonts w:ascii="Consolas" w:eastAsiaTheme="minorHAnsi" w:hAnsi="Consolas"/>
          <w:color w:val="000000"/>
        </w:rPr>
        <w:t>hsl(hue, saturation, lightness)</w:t>
      </w:r>
      <w:r>
        <w:rPr>
          <w:rFonts w:ascii="Segoe UI" w:hAnsi="Segoe UI" w:cs="Segoe UI"/>
          <w:color w:val="000000"/>
          <w:sz w:val="21"/>
          <w:szCs w:val="21"/>
        </w:rPr>
        <w:t>: Hue is the color on the color wheel in degrees between </w:t>
      </w:r>
      <w:r>
        <w:rPr>
          <w:rStyle w:val="HTMLCode"/>
          <w:rFonts w:ascii="Consolas" w:eastAsiaTheme="minorHAnsi" w:hAnsi="Consolas"/>
          <w:color w:val="000000"/>
        </w:rPr>
        <w:t>0</w:t>
      </w:r>
      <w:r>
        <w:rPr>
          <w:rFonts w:ascii="Segoe UI" w:hAnsi="Segoe UI" w:cs="Segoe UI"/>
          <w:color w:val="000000"/>
          <w:sz w:val="21"/>
          <w:szCs w:val="21"/>
        </w:rPr>
        <w:t> to </w:t>
      </w:r>
      <w:r>
        <w:rPr>
          <w:rStyle w:val="HTMLCode"/>
          <w:rFonts w:ascii="Consolas" w:eastAsiaTheme="minorHAnsi" w:hAnsi="Consolas"/>
          <w:color w:val="000000"/>
        </w:rPr>
        <w:t>360</w:t>
      </w:r>
      <w:r>
        <w:rPr>
          <w:rFonts w:ascii="Segoe UI" w:hAnsi="Segoe UI" w:cs="Segoe UI"/>
          <w:color w:val="000000"/>
          <w:sz w:val="21"/>
          <w:szCs w:val="21"/>
        </w:rPr>
        <w:t>. Saturation (purity of color) is expressed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 (pure color). Lightness (brightness or intensity) is also expressed in percentage between </w:t>
      </w:r>
      <w:r>
        <w:rPr>
          <w:rStyle w:val="HTMLCode"/>
          <w:rFonts w:ascii="Consolas" w:eastAsiaTheme="minorHAnsi" w:hAnsi="Consolas"/>
          <w:color w:val="000000"/>
        </w:rPr>
        <w:t>0%</w:t>
      </w:r>
      <w:r>
        <w:rPr>
          <w:rFonts w:ascii="Segoe UI" w:hAnsi="Segoe UI" w:cs="Segoe UI"/>
          <w:color w:val="000000"/>
          <w:sz w:val="21"/>
          <w:szCs w:val="21"/>
        </w:rPr>
        <w:t> (darkest) and </w:t>
      </w:r>
      <w:r>
        <w:rPr>
          <w:rStyle w:val="HTMLCode"/>
          <w:rFonts w:ascii="Consolas" w:eastAsiaTheme="minorHAnsi" w:hAnsi="Consolas"/>
          <w:color w:val="000000"/>
        </w:rPr>
        <w:t>100%</w:t>
      </w:r>
      <w:r>
        <w:rPr>
          <w:rFonts w:ascii="Segoe UI" w:hAnsi="Segoe UI" w:cs="Segoe UI"/>
          <w:color w:val="000000"/>
          <w:sz w:val="21"/>
          <w:szCs w:val="21"/>
        </w:rPr>
        <w:t> (brightest).</w:t>
      </w:r>
    </w:p>
    <w:p w14:paraId="4927E1E3"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HSLA in the form of </w:t>
      </w:r>
      <w:r>
        <w:rPr>
          <w:rStyle w:val="HTMLCode"/>
          <w:rFonts w:ascii="Consolas" w:eastAsiaTheme="minorHAnsi" w:hAnsi="Consolas"/>
          <w:color w:val="000000"/>
        </w:rPr>
        <w:t>hsla(hue, saturation, lightness, alpha)</w:t>
      </w:r>
      <w:r>
        <w:rPr>
          <w:rFonts w:ascii="Segoe UI" w:hAnsi="Segoe UI" w:cs="Segoe UI"/>
          <w:color w:val="000000"/>
          <w:sz w:val="21"/>
          <w:szCs w:val="21"/>
        </w:rPr>
        <w:t>.</w:t>
      </w:r>
    </w:p>
    <w:p w14:paraId="1A1190E4"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16 pre-defined English color names as follows. These 16 colors are numerically generated and are really really ugly. You should avoid using them!! Many browsers also support other color names such as </w:t>
      </w:r>
      <w:r>
        <w:rPr>
          <w:rStyle w:val="HTMLCode"/>
          <w:rFonts w:ascii="Consolas" w:eastAsiaTheme="minorHAnsi" w:hAnsi="Consolas"/>
          <w:color w:val="000000"/>
        </w:rPr>
        <w:t>lightblue</w:t>
      </w:r>
      <w:r>
        <w:rPr>
          <w:rFonts w:ascii="Segoe UI" w:hAnsi="Segoe UI" w:cs="Segoe UI"/>
          <w:color w:val="000000"/>
          <w:sz w:val="21"/>
          <w:szCs w:val="21"/>
        </w:rPr>
        <w:t>, </w:t>
      </w:r>
      <w:r>
        <w:rPr>
          <w:rStyle w:val="HTMLCode"/>
          <w:rFonts w:ascii="Consolas" w:eastAsiaTheme="minorHAnsi" w:hAnsi="Consolas"/>
          <w:color w:val="000000"/>
        </w:rPr>
        <w:t>lightgreen</w:t>
      </w:r>
      <w:r>
        <w:rPr>
          <w:rFonts w:ascii="Segoe UI" w:hAnsi="Segoe UI" w:cs="Segoe UI"/>
          <w:color w:val="000000"/>
          <w:sz w:val="21"/>
          <w:szCs w:val="21"/>
        </w:rPr>
        <w:t>, etc.</w:t>
      </w:r>
    </w:p>
    <w:p w14:paraId="2EF042FC" w14:textId="77777777" w:rsidR="000C1884" w:rsidRPr="003E30AE" w:rsidRDefault="000C1884" w:rsidP="003E30AE">
      <w:pPr>
        <w:pStyle w:val="Heading5"/>
      </w:pPr>
      <w:r w:rsidRPr="003E30AE">
        <w:t>CSS's Color Properties</w:t>
      </w:r>
    </w:p>
    <w:p w14:paraId="52469450"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most important color properties are </w:t>
      </w:r>
      <w:r>
        <w:rPr>
          <w:rStyle w:val="HTMLCode"/>
          <w:rFonts w:ascii="Consolas" w:hAnsi="Consolas"/>
          <w:color w:val="000000"/>
        </w:rPr>
        <w:t>color</w:t>
      </w:r>
      <w:r>
        <w:rPr>
          <w:rFonts w:ascii="Segoe UI" w:hAnsi="Segoe UI" w:cs="Segoe UI"/>
          <w:color w:val="000000"/>
          <w:sz w:val="21"/>
          <w:szCs w:val="21"/>
        </w:rPr>
        <w:t> and </w:t>
      </w:r>
      <w:r>
        <w:rPr>
          <w:rStyle w:val="HTMLCode"/>
          <w:rFonts w:ascii="Consolas" w:hAnsi="Consolas"/>
          <w:color w:val="000000"/>
        </w:rPr>
        <w:t>background-color</w:t>
      </w:r>
      <w:r>
        <w:rPr>
          <w:rFonts w:ascii="Segoe UI" w:hAnsi="Segoe UI" w:cs="Segoe UI"/>
          <w:color w:val="000000"/>
          <w:sz w:val="21"/>
          <w:szCs w:val="21"/>
        </w:rPr>
        <w:t>:</w:t>
      </w:r>
    </w:p>
    <w:p w14:paraId="78B4A7F0" w14:textId="55E2E44B"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Fonts w:ascii="Segoe UI" w:hAnsi="Segoe UI" w:cs="Segoe UI"/>
          <w:color w:val="000000"/>
          <w:sz w:val="21"/>
          <w:szCs w:val="21"/>
        </w:rPr>
        <w:br/>
        <w:t>Set the color of the text (or foreground). Color values are inherited by descendants.</w:t>
      </w:r>
    </w:p>
    <w:p w14:paraId="459B8B16" w14:textId="4A0B6C27"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background-color:#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rrr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ggg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bbb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transparent</w:t>
      </w:r>
      <w:r>
        <w:rPr>
          <w:rFonts w:ascii="Segoe UI" w:hAnsi="Segoe UI" w:cs="Segoe UI"/>
          <w:color w:val="000000"/>
          <w:sz w:val="21"/>
          <w:szCs w:val="21"/>
        </w:rPr>
        <w:br/>
        <w:t>Set the background color of an element. The default is </w:t>
      </w:r>
      <w:r>
        <w:rPr>
          <w:rStyle w:val="HTMLCode"/>
          <w:rFonts w:ascii="Consolas" w:eastAsiaTheme="minorHAnsi" w:hAnsi="Consolas"/>
          <w:color w:val="000000"/>
        </w:rPr>
        <w:t>transparent</w:t>
      </w:r>
      <w:r>
        <w:rPr>
          <w:rFonts w:ascii="Segoe UI" w:hAnsi="Segoe UI" w:cs="Segoe UI"/>
          <w:color w:val="000000"/>
          <w:sz w:val="21"/>
          <w:szCs w:val="21"/>
        </w:rPr>
        <w:t> and NOT inherited, so as to create a see-through effect.</w:t>
      </w:r>
    </w:p>
    <w:p w14:paraId="7B33B038" w14:textId="374E8483" w:rsidR="000C1884" w:rsidRPr="006B3DC1" w:rsidRDefault="000C1884" w:rsidP="006B3DC1">
      <w:pPr>
        <w:pStyle w:val="Heading4"/>
      </w:pPr>
      <w:r w:rsidRPr="006B3DC1">
        <w:t>Length Measurements</w:t>
      </w:r>
    </w:p>
    <w:p w14:paraId="08FC3D66"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CSS properties, such as </w:t>
      </w:r>
      <w:r>
        <w:rPr>
          <w:rStyle w:val="HTMLCode"/>
          <w:rFonts w:ascii="Consolas" w:hAnsi="Consolas"/>
          <w:color w:val="000000"/>
        </w:rPr>
        <w:t>width</w:t>
      </w:r>
      <w:r>
        <w:rPr>
          <w:rFonts w:ascii="Segoe UI" w:hAnsi="Segoe UI" w:cs="Segoe UI"/>
          <w:color w:val="000000"/>
          <w:sz w:val="21"/>
          <w:szCs w:val="21"/>
        </w:rPr>
        <w:t>, </w:t>
      </w:r>
      <w:r>
        <w:rPr>
          <w:rStyle w:val="HTMLCode"/>
          <w:rFonts w:ascii="Consolas" w:hAnsi="Consolas"/>
          <w:color w:val="000000"/>
        </w:rPr>
        <w:t>height</w:t>
      </w:r>
      <w:r>
        <w:rPr>
          <w:rFonts w:ascii="Segoe UI" w:hAnsi="Segoe UI" w:cs="Segoe UI"/>
          <w:color w:val="000000"/>
          <w:sz w:val="21"/>
          <w:szCs w:val="21"/>
        </w:rPr>
        <w:t>, </w:t>
      </w:r>
      <w:r>
        <w:rPr>
          <w:rStyle w:val="HTMLCode"/>
          <w:rFonts w:ascii="Consolas" w:hAnsi="Consolas"/>
          <w:color w:val="000000"/>
        </w:rPr>
        <w:t>margin</w:t>
      </w:r>
      <w:r>
        <w:rPr>
          <w:rFonts w:ascii="Segoe UI" w:hAnsi="Segoe UI" w:cs="Segoe UI"/>
          <w:color w:val="000000"/>
          <w:sz w:val="21"/>
          <w:szCs w:val="21"/>
        </w:rPr>
        <w:t>, </w:t>
      </w:r>
      <w:r>
        <w:rPr>
          <w:rStyle w:val="HTMLCode"/>
          <w:rFonts w:ascii="Consolas" w:hAnsi="Consolas"/>
          <w:color w:val="000000"/>
        </w:rPr>
        <w:t>border</w:t>
      </w:r>
      <w:r>
        <w:rPr>
          <w:rFonts w:ascii="Segoe UI" w:hAnsi="Segoe UI" w:cs="Segoe UI"/>
          <w:color w:val="000000"/>
          <w:sz w:val="21"/>
          <w:szCs w:val="21"/>
        </w:rPr>
        <w:t>, </w:t>
      </w:r>
      <w:r>
        <w:rPr>
          <w:rStyle w:val="HTMLCode"/>
          <w:rFonts w:ascii="Consolas" w:hAnsi="Consolas"/>
          <w:color w:val="000000"/>
        </w:rPr>
        <w:t>padding</w:t>
      </w:r>
      <w:r>
        <w:rPr>
          <w:rFonts w:ascii="Segoe UI" w:hAnsi="Segoe UI" w:cs="Segoe UI"/>
          <w:color w:val="000000"/>
          <w:sz w:val="21"/>
          <w:szCs w:val="21"/>
        </w:rPr>
        <w:t>, </w:t>
      </w:r>
      <w:r>
        <w:rPr>
          <w:rStyle w:val="HTMLCode"/>
          <w:rFonts w:ascii="Consolas" w:hAnsi="Consolas"/>
          <w:color w:val="000000"/>
        </w:rPr>
        <w:t>font-size</w:t>
      </w:r>
      <w:r>
        <w:rPr>
          <w:rFonts w:ascii="Segoe UI" w:hAnsi="Segoe UI" w:cs="Segoe UI"/>
          <w:color w:val="000000"/>
          <w:sz w:val="21"/>
          <w:szCs w:val="21"/>
        </w:rPr>
        <w:t> and </w:t>
      </w:r>
      <w:r>
        <w:rPr>
          <w:rStyle w:val="HTMLCode"/>
          <w:rFonts w:ascii="Consolas" w:hAnsi="Consolas"/>
          <w:color w:val="000000"/>
        </w:rPr>
        <w:t>line-height</w:t>
      </w:r>
      <w:r>
        <w:rPr>
          <w:rFonts w:ascii="Segoe UI" w:hAnsi="Segoe UI" w:cs="Segoe UI"/>
          <w:color w:val="000000"/>
          <w:sz w:val="21"/>
          <w:szCs w:val="21"/>
        </w:rPr>
        <w:t>, require a length measurement. For example,</w:t>
      </w:r>
    </w:p>
    <w:p w14:paraId="4FCC18A4"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63DA3A52"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45FC477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pixels */</w:t>
      </w:r>
    </w:p>
    <w:p w14:paraId="7A4E5461"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5mm</w:t>
      </w:r>
      <w:r>
        <w:rPr>
          <w:rFonts w:ascii="Consolas" w:hAnsi="Consolas"/>
          <w:color w:val="000000"/>
        </w:rPr>
        <w:t xml:space="preserve">;   </w:t>
      </w:r>
      <w:r>
        <w:rPr>
          <w:rStyle w:val="color-comment"/>
          <w:rFonts w:ascii="Consolas" w:hAnsi="Consolas"/>
          <w:color w:val="009900"/>
        </w:rPr>
        <w:t>/* millimeters */</w:t>
      </w:r>
    </w:p>
    <w:p w14:paraId="2A07F743"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padding: </w:t>
      </w:r>
      <w:r>
        <w:rPr>
          <w:rStyle w:val="color-new"/>
          <w:rFonts w:ascii="Consolas" w:hAnsi="Consolas"/>
          <w:color w:val="E31B23"/>
        </w:rPr>
        <w:t>0</w:t>
      </w:r>
      <w:r>
        <w:rPr>
          <w:rFonts w:ascii="Consolas" w:hAnsi="Consolas"/>
          <w:color w:val="000000"/>
        </w:rPr>
        <w:t>;</w:t>
      </w:r>
    </w:p>
    <w:p w14:paraId="0EA5A01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font-size */</w:t>
      </w:r>
    </w:p>
    <w:p w14:paraId="02FAF7D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line-height: </w:t>
      </w:r>
      <w:r>
        <w:rPr>
          <w:rStyle w:val="color-new"/>
          <w:rFonts w:ascii="Consolas" w:hAnsi="Consolas"/>
          <w:color w:val="E31B23"/>
        </w:rPr>
        <w:t>1.5</w:t>
      </w:r>
      <w:r>
        <w:rPr>
          <w:rFonts w:ascii="Consolas" w:hAnsi="Consolas"/>
          <w:color w:val="000000"/>
        </w:rPr>
        <w:t xml:space="preserve">;  </w:t>
      </w:r>
      <w:r>
        <w:rPr>
          <w:rStyle w:val="color-comment"/>
          <w:rFonts w:ascii="Consolas" w:hAnsi="Consolas"/>
          <w:color w:val="009900"/>
        </w:rPr>
        <w:t>/* 1.5 times of the current font-size */</w:t>
      </w:r>
    </w:p>
    <w:p w14:paraId="710274A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3AA8433" w14:textId="7F9E834C" w:rsidR="00F35D3D" w:rsidRDefault="00F35D3D" w:rsidP="000C1884">
      <w:pPr>
        <w:pStyle w:val="NormalWeb"/>
        <w:shd w:val="clear" w:color="auto" w:fill="FFFFFF"/>
        <w:spacing w:before="0" w:beforeAutospacing="0" w:after="0" w:afterAutospacing="0"/>
        <w:jc w:val="both"/>
        <w:rPr>
          <w:rFonts w:ascii="Segoe UI" w:hAnsi="Segoe UI" w:cs="Segoe UI"/>
          <w:color w:val="000000"/>
          <w:sz w:val="21"/>
          <w:szCs w:val="21"/>
        </w:rPr>
      </w:pPr>
      <w:r w:rsidRPr="004F478E">
        <w:rPr>
          <w:color w:val="FF0000"/>
        </w:rPr>
        <w:t>There shall be no space between the number and the unit, as space is used to separate multiple values.</w:t>
      </w:r>
    </w:p>
    <w:p w14:paraId="064309F0" w14:textId="0DB3BEC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two types of length measurements: </w:t>
      </w:r>
      <w:r>
        <w:rPr>
          <w:rStyle w:val="Emphasis"/>
          <w:rFonts w:ascii="Segoe UI" w:eastAsiaTheme="majorEastAsia" w:hAnsi="Segoe UI" w:cs="Segoe UI"/>
          <w:color w:val="000000"/>
          <w:sz w:val="21"/>
          <w:szCs w:val="21"/>
        </w:rPr>
        <w:t>relative</w:t>
      </w:r>
      <w:r>
        <w:rPr>
          <w:rFonts w:ascii="Segoe UI" w:hAnsi="Segoe UI" w:cs="Segoe UI"/>
          <w:color w:val="000000"/>
          <w:sz w:val="21"/>
          <w:szCs w:val="21"/>
        </w:rPr>
        <w:t> (to another length property) and </w:t>
      </w:r>
      <w:r>
        <w:rPr>
          <w:rStyle w:val="Emphasis"/>
          <w:rFonts w:ascii="Segoe UI" w:eastAsiaTheme="majorEastAsia" w:hAnsi="Segoe UI" w:cs="Segoe UI"/>
          <w:color w:val="000000"/>
          <w:sz w:val="21"/>
          <w:szCs w:val="21"/>
        </w:rPr>
        <w:t>absolute</w:t>
      </w:r>
      <w:r>
        <w:rPr>
          <w:rFonts w:ascii="Segoe UI" w:hAnsi="Segoe UI" w:cs="Segoe UI"/>
          <w:color w:val="000000"/>
          <w:sz w:val="21"/>
          <w:szCs w:val="21"/>
        </w:rPr>
        <w:t> (e.g., inches, centimeters, millimeters).</w:t>
      </w:r>
    </w:p>
    <w:p w14:paraId="54E0F4C2" w14:textId="4F003FFF" w:rsidR="000C1884" w:rsidRDefault="009A11E4" w:rsidP="009A11E4">
      <w:pPr>
        <w:pStyle w:val="Heading5"/>
      </w:pPr>
      <w:r>
        <w:t>A</w:t>
      </w:r>
      <w:r w:rsidR="000C1884">
        <w:t>bsolute units</w:t>
      </w:r>
    </w:p>
    <w:p w14:paraId="551A95A2"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in</w:t>
      </w:r>
      <w:r>
        <w:rPr>
          <w:rFonts w:ascii="Segoe UI" w:hAnsi="Segoe UI" w:cs="Segoe UI"/>
          <w:color w:val="000000"/>
          <w:sz w:val="21"/>
          <w:szCs w:val="21"/>
        </w:rPr>
        <w:t> (inch)</w:t>
      </w:r>
    </w:p>
    <w:p w14:paraId="77EB5BEA"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cm</w:t>
      </w:r>
      <w:r>
        <w:rPr>
          <w:rFonts w:ascii="Segoe UI" w:hAnsi="Segoe UI" w:cs="Segoe UI"/>
          <w:color w:val="000000"/>
          <w:sz w:val="21"/>
          <w:szCs w:val="21"/>
        </w:rPr>
        <w:t> (centimeter)</w:t>
      </w:r>
    </w:p>
    <w:p w14:paraId="1B3207B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mm</w:t>
      </w:r>
      <w:r>
        <w:rPr>
          <w:rFonts w:ascii="Segoe UI" w:hAnsi="Segoe UI" w:cs="Segoe UI"/>
          <w:color w:val="000000"/>
          <w:sz w:val="21"/>
          <w:szCs w:val="21"/>
        </w:rPr>
        <w:t> (millimeter)</w:t>
      </w:r>
    </w:p>
    <w:p w14:paraId="695E9394"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pt</w:t>
      </w:r>
      <w:r>
        <w:rPr>
          <w:rFonts w:ascii="Segoe UI" w:hAnsi="Segoe UI" w:cs="Segoe UI"/>
          <w:color w:val="000000"/>
          <w:sz w:val="21"/>
          <w:szCs w:val="21"/>
        </w:rPr>
        <w:t> (point): 1 inch has 72 points. 1pt is 1/72 in ≈ 0.014in ≈ 0.35mm.</w:t>
      </w:r>
    </w:p>
    <w:p w14:paraId="6C50730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pc</w:t>
      </w:r>
      <w:r>
        <w:rPr>
          <w:rFonts w:ascii="Segoe UI" w:hAnsi="Segoe UI" w:cs="Segoe UI"/>
          <w:color w:val="000000"/>
          <w:sz w:val="21"/>
          <w:szCs w:val="21"/>
        </w:rPr>
        <w:t> (pica): 1 pica is 12 points. 1 inch has 6 picas. 1pc ≈ 1/6 in ≈ 0.17in ≈ 4.2mm. </w:t>
      </w:r>
      <w:r>
        <w:rPr>
          <w:rStyle w:val="HTMLCode"/>
          <w:rFonts w:ascii="Consolas" w:eastAsiaTheme="minorHAnsi" w:hAnsi="Consolas"/>
          <w:color w:val="000000"/>
        </w:rPr>
        <w:t>pc</w:t>
      </w:r>
      <w:r>
        <w:rPr>
          <w:rFonts w:ascii="Segoe UI" w:hAnsi="Segoe UI" w:cs="Segoe UI"/>
          <w:color w:val="000000"/>
          <w:sz w:val="21"/>
          <w:szCs w:val="21"/>
        </w:rPr>
        <w:t> is not commonly used.</w:t>
      </w:r>
    </w:p>
    <w:p w14:paraId="65599A59" w14:textId="15A57586" w:rsidR="000C1884" w:rsidRDefault="009A11E4" w:rsidP="009A11E4">
      <w:pPr>
        <w:pStyle w:val="Heading5"/>
      </w:pPr>
      <w:r>
        <w:t>R</w:t>
      </w:r>
      <w:r w:rsidR="000C1884">
        <w:t>elative units</w:t>
      </w:r>
    </w:p>
    <w:p w14:paraId="6F60ED3C" w14:textId="1E078D2B" w:rsidR="007453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rem</w:t>
      </w:r>
      <w:r w:rsidRPr="00CD79E7">
        <w:rPr>
          <w:rFonts w:ascii="Segoe UI" w:hAnsi="Segoe UI" w:cs="Segoe UI"/>
          <w:color w:val="000000"/>
          <w:sz w:val="21"/>
          <w:szCs w:val="21"/>
        </w:rPr>
        <w:tab/>
        <w:t xml:space="preserve">Relative to </w:t>
      </w:r>
      <w:r w:rsidR="00746B85">
        <w:rPr>
          <w:rFonts w:ascii="Segoe UI" w:hAnsi="Segoe UI" w:cs="Segoe UI"/>
          <w:color w:val="000000"/>
          <w:sz w:val="21"/>
          <w:szCs w:val="21"/>
        </w:rPr>
        <w:t xml:space="preserve">the </w:t>
      </w:r>
      <w:r w:rsidRPr="00CD79E7">
        <w:rPr>
          <w:rFonts w:ascii="Segoe UI" w:hAnsi="Segoe UI" w:cs="Segoe UI"/>
          <w:color w:val="000000"/>
          <w:sz w:val="21"/>
          <w:szCs w:val="21"/>
        </w:rPr>
        <w:t>font-size of the root element</w:t>
      </w:r>
    </w:p>
    <w:p w14:paraId="2BB592D2" w14:textId="2515EE29" w:rsidR="00CD79E7" w:rsidRDefault="007453E7" w:rsidP="00CD79E7">
      <w:pPr>
        <w:shd w:val="clear" w:color="auto" w:fill="FFFFFF"/>
        <w:spacing w:after="0" w:line="240" w:lineRule="auto"/>
        <w:ind w:left="72"/>
        <w:jc w:val="both"/>
        <w:rPr>
          <w:rFonts w:ascii="Segoe UI" w:hAnsi="Segoe UI" w:cs="Segoe UI"/>
          <w:color w:val="000000"/>
          <w:sz w:val="21"/>
          <w:szCs w:val="21"/>
        </w:rPr>
      </w:pPr>
      <w:r w:rsidRPr="007453E7">
        <w:rPr>
          <w:rFonts w:ascii="Segoe UI" w:hAnsi="Segoe UI" w:cs="Segoe UI"/>
          <w:color w:val="000000"/>
          <w:sz w:val="21"/>
          <w:szCs w:val="21"/>
        </w:rPr>
        <w:t>em</w:t>
      </w:r>
      <w:r w:rsidRPr="007453E7">
        <w:rPr>
          <w:rFonts w:ascii="Segoe UI" w:hAnsi="Segoe UI" w:cs="Segoe UI"/>
          <w:color w:val="000000"/>
          <w:sz w:val="21"/>
          <w:szCs w:val="21"/>
        </w:rPr>
        <w:tab/>
        <w:t xml:space="preserve">Relative to the font-size of the </w:t>
      </w:r>
      <w:r w:rsidR="00CC3117">
        <w:rPr>
          <w:rFonts w:ascii="Segoe UI" w:hAnsi="Segoe UI" w:cs="Segoe UI"/>
          <w:color w:val="000000"/>
          <w:sz w:val="21"/>
          <w:szCs w:val="21"/>
        </w:rPr>
        <w:t xml:space="preserve">current </w:t>
      </w:r>
      <w:r w:rsidRPr="007453E7">
        <w:rPr>
          <w:rFonts w:ascii="Segoe UI" w:hAnsi="Segoe UI" w:cs="Segoe UI"/>
          <w:color w:val="000000"/>
          <w:sz w:val="21"/>
          <w:szCs w:val="21"/>
        </w:rPr>
        <w:t xml:space="preserve">element </w:t>
      </w:r>
      <w:r w:rsidR="004A0305">
        <w:rPr>
          <w:rFonts w:ascii="Segoe UI" w:hAnsi="Segoe UI" w:cs="Segoe UI"/>
          <w:color w:val="000000"/>
          <w:sz w:val="21"/>
          <w:szCs w:val="21"/>
        </w:rPr>
        <w:t>for properties like width</w:t>
      </w:r>
      <w:r w:rsidR="00A5285E">
        <w:rPr>
          <w:rFonts w:ascii="Segoe UI" w:hAnsi="Segoe UI" w:cs="Segoe UI"/>
          <w:color w:val="000000"/>
          <w:sz w:val="21"/>
          <w:szCs w:val="21"/>
        </w:rPr>
        <w:t>. In the case of font-size, em is relative to the font-size of the parent element.</w:t>
      </w:r>
    </w:p>
    <w:p w14:paraId="592BC97F" w14:textId="77777777" w:rsidR="00EB41C3" w:rsidRPr="00CD79E7" w:rsidRDefault="00EB41C3" w:rsidP="00CD79E7">
      <w:pPr>
        <w:shd w:val="clear" w:color="auto" w:fill="FFFFFF"/>
        <w:spacing w:after="0" w:line="240" w:lineRule="auto"/>
        <w:ind w:left="72"/>
        <w:jc w:val="both"/>
        <w:rPr>
          <w:rFonts w:ascii="Segoe UI" w:hAnsi="Segoe UI" w:cs="Segoe UI"/>
          <w:color w:val="000000"/>
          <w:sz w:val="21"/>
          <w:szCs w:val="21"/>
        </w:rPr>
      </w:pPr>
    </w:p>
    <w:p w14:paraId="6FCE4892" w14:textId="77ACC4D3"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vw</w:t>
      </w:r>
      <w:r w:rsidRPr="00CD79E7">
        <w:rPr>
          <w:rFonts w:ascii="Segoe UI" w:hAnsi="Segoe UI" w:cs="Segoe UI"/>
          <w:color w:val="000000"/>
          <w:sz w:val="21"/>
          <w:szCs w:val="21"/>
        </w:rPr>
        <w:tab/>
        <w:t>Relative to 1% of the width of the viewport*</w:t>
      </w:r>
    </w:p>
    <w:p w14:paraId="57C2F16A" w14:textId="09DCD38F"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vh</w:t>
      </w:r>
      <w:r w:rsidRPr="00CD79E7">
        <w:rPr>
          <w:rFonts w:ascii="Segoe UI" w:hAnsi="Segoe UI" w:cs="Segoe UI"/>
          <w:color w:val="000000"/>
          <w:sz w:val="21"/>
          <w:szCs w:val="21"/>
        </w:rPr>
        <w:tab/>
        <w:t>Relative to 1% of the height of the viewport*</w:t>
      </w:r>
    </w:p>
    <w:p w14:paraId="6CB44A65"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vmin</w:t>
      </w:r>
      <w:r w:rsidRPr="00CD79E7">
        <w:rPr>
          <w:rFonts w:ascii="Segoe UI" w:hAnsi="Segoe UI" w:cs="Segoe UI"/>
          <w:color w:val="000000"/>
          <w:sz w:val="21"/>
          <w:szCs w:val="21"/>
        </w:rPr>
        <w:tab/>
        <w:t>Relative to 1% of viewport's* smaller dimension</w:t>
      </w:r>
      <w:r w:rsidRPr="00CD79E7">
        <w:rPr>
          <w:rFonts w:ascii="Segoe UI" w:hAnsi="Segoe UI" w:cs="Segoe UI"/>
          <w:color w:val="000000"/>
          <w:sz w:val="21"/>
          <w:szCs w:val="21"/>
        </w:rPr>
        <w:tab/>
      </w:r>
    </w:p>
    <w:p w14:paraId="5B96EB31"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vmax</w:t>
      </w:r>
      <w:r w:rsidRPr="00CD79E7">
        <w:rPr>
          <w:rFonts w:ascii="Segoe UI" w:hAnsi="Segoe UI" w:cs="Segoe UI"/>
          <w:color w:val="000000"/>
          <w:sz w:val="21"/>
          <w:szCs w:val="21"/>
        </w:rPr>
        <w:tab/>
        <w:t>Relative to 1% of viewport's* larger dimension</w:t>
      </w:r>
      <w:r w:rsidRPr="00CD79E7">
        <w:rPr>
          <w:rFonts w:ascii="Segoe UI" w:hAnsi="Segoe UI" w:cs="Segoe UI"/>
          <w:color w:val="000000"/>
          <w:sz w:val="21"/>
          <w:szCs w:val="21"/>
        </w:rPr>
        <w:tab/>
      </w:r>
    </w:p>
    <w:p w14:paraId="7DEA6263" w14:textId="77777777" w:rsidR="00EB41C3" w:rsidRDefault="00EB41C3" w:rsidP="00CD79E7">
      <w:pPr>
        <w:shd w:val="clear" w:color="auto" w:fill="FFFFFF"/>
        <w:spacing w:after="0" w:line="240" w:lineRule="auto"/>
        <w:ind w:left="72"/>
        <w:jc w:val="both"/>
        <w:rPr>
          <w:rFonts w:ascii="Segoe UI" w:hAnsi="Segoe UI" w:cs="Segoe UI"/>
          <w:color w:val="000000"/>
          <w:sz w:val="21"/>
          <w:szCs w:val="21"/>
        </w:rPr>
      </w:pPr>
    </w:p>
    <w:p w14:paraId="0CCB2B5F" w14:textId="7FDDE014" w:rsidR="00EA7B30"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w:t>
      </w:r>
      <w:r w:rsidRPr="00CD79E7">
        <w:rPr>
          <w:rFonts w:ascii="Segoe UI" w:hAnsi="Segoe UI" w:cs="Segoe UI"/>
          <w:color w:val="000000"/>
          <w:sz w:val="21"/>
          <w:szCs w:val="21"/>
        </w:rPr>
        <w:tab/>
        <w:t xml:space="preserve">Relative to the </w:t>
      </w:r>
      <w:r w:rsidRPr="00F53C7E">
        <w:rPr>
          <w:rFonts w:ascii="Segoe UI" w:hAnsi="Segoe UI" w:cs="Segoe UI"/>
          <w:b/>
          <w:bCs/>
          <w:color w:val="000000"/>
          <w:sz w:val="21"/>
          <w:szCs w:val="21"/>
        </w:rPr>
        <w:t>parent</w:t>
      </w:r>
      <w:r w:rsidRPr="00CD79E7">
        <w:rPr>
          <w:rFonts w:ascii="Segoe UI" w:hAnsi="Segoe UI" w:cs="Segoe UI"/>
          <w:color w:val="000000"/>
          <w:sz w:val="21"/>
          <w:szCs w:val="21"/>
        </w:rPr>
        <w:t xml:space="preserve"> element</w:t>
      </w:r>
    </w:p>
    <w:p w14:paraId="3EA5E227"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7CE1B659"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7A1D7FC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 */</w:t>
      </w:r>
    </w:p>
    <w:p w14:paraId="58BBAA1E"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current font's letter 'm' */</w:t>
      </w:r>
    </w:p>
    <w:p w14:paraId="327A1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10 pixels */</w:t>
      </w:r>
    </w:p>
    <w:p w14:paraId="11B6D27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0</w:t>
      </w:r>
      <w:r>
        <w:rPr>
          <w:rFonts w:ascii="Consolas" w:hAnsi="Consolas"/>
          <w:color w:val="000000"/>
        </w:rPr>
        <w:t xml:space="preserve">;         </w:t>
      </w:r>
      <w:r>
        <w:rPr>
          <w:rStyle w:val="color-comment"/>
          <w:rFonts w:ascii="Consolas" w:hAnsi="Consolas"/>
          <w:color w:val="009900"/>
        </w:rPr>
        <w:t>/* zero does not need a unit */</w:t>
      </w:r>
    </w:p>
    <w:p w14:paraId="2DB47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F6C7672" w14:textId="5EEDF8BB" w:rsidR="004F478E" w:rsidRDefault="004F478E" w:rsidP="004F478E">
      <w:pPr>
        <w:pStyle w:val="Heading2"/>
      </w:pPr>
      <w:r w:rsidRPr="004F478E">
        <w:t>Layout with CSS</w:t>
      </w:r>
    </w:p>
    <w:p w14:paraId="7E892A99" w14:textId="040A6FF2" w:rsidR="00E020AC" w:rsidRDefault="00AB3221" w:rsidP="00123683">
      <w:pPr>
        <w:pStyle w:val="Heading3"/>
      </w:pPr>
      <w:r>
        <w:t>Box</w:t>
      </w:r>
      <w:r w:rsidR="008D605D">
        <w:t xml:space="preserve"> (margin, border, padding</w:t>
      </w:r>
      <w:r w:rsidR="006835F6">
        <w:t>, width/height</w:t>
      </w:r>
      <w:r w:rsidR="008D605D">
        <w:t>)</w:t>
      </w:r>
      <w:r>
        <w:t xml:space="preserve">: </w:t>
      </w:r>
      <w:r w:rsidR="009C5136">
        <w:t>e</w:t>
      </w:r>
      <w:r w:rsidR="00E020AC">
        <w:t xml:space="preserve">very </w:t>
      </w:r>
      <w:r w:rsidR="00DF47EA">
        <w:t xml:space="preserve">block element is a box </w:t>
      </w:r>
    </w:p>
    <w:p w14:paraId="5B029167" w14:textId="351767D8" w:rsidR="006A426D" w:rsidRPr="006A426D" w:rsidRDefault="006A426D" w:rsidP="006A426D">
      <w:pPr>
        <w:shd w:val="clear" w:color="auto" w:fill="FFFFFF"/>
        <w:spacing w:after="0" w:line="240" w:lineRule="auto"/>
        <w:jc w:val="both"/>
        <w:rPr>
          <w:rFonts w:ascii="Segoe UI" w:eastAsia="Times New Roman" w:hAnsi="Segoe UI" w:cs="Segoe UI"/>
          <w:color w:val="000000"/>
          <w:sz w:val="21"/>
          <w:szCs w:val="21"/>
        </w:rPr>
      </w:pPr>
      <w:r w:rsidRPr="006A426D">
        <w:rPr>
          <w:rFonts w:ascii="Segoe UI" w:eastAsia="Times New Roman" w:hAnsi="Segoe UI" w:cs="Segoe UI"/>
          <w:color w:val="000000"/>
          <w:sz w:val="21"/>
          <w:szCs w:val="21"/>
        </w:rPr>
        <w:t>A block element (such as </w:t>
      </w:r>
      <w:r w:rsidRPr="006A426D">
        <w:rPr>
          <w:rFonts w:ascii="Consolas" w:eastAsia="Times New Roman" w:hAnsi="Consolas" w:cs="Courier New"/>
          <w:color w:val="000000"/>
          <w:sz w:val="20"/>
          <w:szCs w:val="20"/>
        </w:rPr>
        <w:t>&lt;p&gt;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&lt;div&gt;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&lt;h1&gt;</w:t>
      </w:r>
      <w:r w:rsidRPr="006A426D">
        <w:rPr>
          <w:rFonts w:ascii="Segoe UI" w:eastAsia="Times New Roman" w:hAnsi="Segoe UI" w:cs="Segoe UI"/>
          <w:color w:val="000000"/>
          <w:sz w:val="21"/>
          <w:szCs w:val="21"/>
        </w:rPr>
        <w:t>) is always </w:t>
      </w:r>
      <w:r w:rsidRPr="006A426D">
        <w:rPr>
          <w:rFonts w:ascii="Segoe UI" w:eastAsia="Times New Roman" w:hAnsi="Segoe UI" w:cs="Segoe UI"/>
          <w:i/>
          <w:iCs/>
          <w:color w:val="000000"/>
          <w:sz w:val="21"/>
          <w:szCs w:val="21"/>
        </w:rPr>
        <w:t>rectangular</w:t>
      </w:r>
      <w:r w:rsidRPr="006A426D">
        <w:rPr>
          <w:rFonts w:ascii="Segoe UI" w:eastAsia="Times New Roman" w:hAnsi="Segoe UI" w:cs="Segoe UI"/>
          <w:color w:val="000000"/>
          <w:sz w:val="21"/>
          <w:szCs w:val="21"/>
        </w:rPr>
        <w:t> in shape and exhibits the so-called </w:t>
      </w:r>
      <w:r w:rsidRPr="006A426D">
        <w:rPr>
          <w:rFonts w:ascii="Segoe UI" w:eastAsia="Times New Roman" w:hAnsi="Segoe UI" w:cs="Segoe UI"/>
          <w:i/>
          <w:iCs/>
          <w:color w:val="000000"/>
          <w:sz w:val="21"/>
          <w:szCs w:val="21"/>
        </w:rPr>
        <w:t>box model</w:t>
      </w:r>
      <w:r w:rsidRPr="006A426D">
        <w:rPr>
          <w:rFonts w:ascii="Segoe UI" w:eastAsia="Times New Roman" w:hAnsi="Segoe UI" w:cs="Segoe UI"/>
          <w:color w:val="000000"/>
          <w:sz w:val="21"/>
          <w:szCs w:val="21"/>
        </w:rPr>
        <w:t>, with </w:t>
      </w:r>
      <w:r w:rsidRPr="006A426D">
        <w:rPr>
          <w:rFonts w:ascii="Segoe UI" w:eastAsia="Times New Roman" w:hAnsi="Segoe UI" w:cs="Segoe UI"/>
          <w:i/>
          <w:iCs/>
          <w:color w:val="000000"/>
          <w:sz w:val="21"/>
          <w:szCs w:val="21"/>
        </w:rPr>
        <w:t xml:space="preserve">four </w:t>
      </w:r>
      <w:r w:rsidR="004470E8">
        <w:rPr>
          <w:rFonts w:ascii="Segoe UI" w:eastAsia="Times New Roman" w:hAnsi="Segoe UI" w:cs="Segoe UI"/>
          <w:i/>
          <w:iCs/>
          <w:color w:val="000000"/>
          <w:sz w:val="21"/>
          <w:szCs w:val="21"/>
        </w:rPr>
        <w:t xml:space="preserve">CONCENTRIC </w:t>
      </w:r>
      <w:r w:rsidRPr="006A426D">
        <w:rPr>
          <w:rFonts w:ascii="Segoe UI" w:eastAsia="Times New Roman" w:hAnsi="Segoe UI" w:cs="Segoe UI"/>
          <w:i/>
          <w:iCs/>
          <w:color w:val="000000"/>
          <w:sz w:val="21"/>
          <w:szCs w:val="21"/>
        </w:rPr>
        <w:t>virtual rectangles</w:t>
      </w:r>
      <w:r w:rsidRPr="006A426D">
        <w:rPr>
          <w:rFonts w:ascii="Segoe UI" w:eastAsia="Times New Roman" w:hAnsi="Segoe UI" w:cs="Segoe UI"/>
          <w:color w:val="000000"/>
          <w:sz w:val="21"/>
          <w:szCs w:val="21"/>
        </w:rPr>
        <w:t> wrap around its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representing the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padding</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border</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margin</w:t>
      </w:r>
      <w:r w:rsidRPr="006A426D">
        <w:rPr>
          <w:rFonts w:ascii="Segoe UI" w:eastAsia="Times New Roman" w:hAnsi="Segoe UI" w:cs="Segoe UI"/>
          <w:color w:val="000000"/>
          <w:sz w:val="21"/>
          <w:szCs w:val="21"/>
        </w:rPr>
        <w:t>, as illustrated below.</w:t>
      </w:r>
    </w:p>
    <w:p w14:paraId="0C9104B9" w14:textId="74550864" w:rsidR="006A426D" w:rsidRPr="006A426D" w:rsidRDefault="006A426D" w:rsidP="006A426D">
      <w:pPr>
        <w:spacing w:after="0" w:line="240" w:lineRule="auto"/>
        <w:rPr>
          <w:rFonts w:ascii="Times New Roman" w:eastAsia="Times New Roman" w:hAnsi="Times New Roman" w:cs="Times New Roman"/>
          <w:sz w:val="24"/>
          <w:szCs w:val="24"/>
        </w:rPr>
      </w:pPr>
      <w:r w:rsidRPr="006A426D">
        <w:rPr>
          <w:rFonts w:ascii="Times New Roman" w:eastAsia="Times New Roman" w:hAnsi="Times New Roman" w:cs="Times New Roman"/>
          <w:noProof/>
          <w:sz w:val="24"/>
          <w:szCs w:val="24"/>
        </w:rPr>
        <w:lastRenderedPageBreak/>
        <w:drawing>
          <wp:inline distT="0" distB="0" distL="0" distR="0" wp14:anchorId="56AA36BB" wp14:editId="1276D84F">
            <wp:extent cx="6972300" cy="3256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72300" cy="3256915"/>
                    </a:xfrm>
                    <a:prstGeom prst="rect">
                      <a:avLst/>
                    </a:prstGeom>
                    <a:noFill/>
                    <a:ln>
                      <a:noFill/>
                    </a:ln>
                  </pic:spPr>
                </pic:pic>
              </a:graphicData>
            </a:graphic>
          </wp:inline>
        </w:drawing>
      </w:r>
    </w:p>
    <w:p w14:paraId="36E219BC" w14:textId="642D38C7" w:rsidR="00606619" w:rsidRDefault="00606619" w:rsidP="00123683">
      <w:pPr>
        <w:pStyle w:val="Heading4"/>
        <w:rPr>
          <w:rFonts w:eastAsia="Times New Roman"/>
        </w:rPr>
      </w:pPr>
      <w:bookmarkStart w:id="3" w:name="_Hlk60587022"/>
      <w:r w:rsidRPr="009C4607">
        <w:rPr>
          <w:rFonts w:eastAsia="Times New Roman"/>
        </w:rPr>
        <w:t>width, height</w:t>
      </w:r>
      <w:r w:rsidR="00171B49">
        <w:rPr>
          <w:rFonts w:eastAsia="Times New Roman"/>
        </w:rPr>
        <w:t xml:space="preserve"> (content area) </w:t>
      </w:r>
    </w:p>
    <w:bookmarkEnd w:id="3"/>
    <w:p w14:paraId="00987530" w14:textId="4DE53856" w:rsidR="009C3BE7" w:rsidRPr="009C3BE7" w:rsidRDefault="006225BE" w:rsidP="003F5AF0">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The </w:t>
      </w:r>
      <w:r w:rsidR="001B6C42">
        <w:rPr>
          <w:rFonts w:ascii="Segoe UI" w:eastAsia="Times New Roman" w:hAnsi="Segoe UI" w:cs="Segoe UI"/>
          <w:color w:val="000000"/>
          <w:sz w:val="21"/>
          <w:szCs w:val="21"/>
        </w:rPr>
        <w:t>dimension</w:t>
      </w:r>
      <w:r w:rsidR="007A3C75">
        <w:rPr>
          <w:rFonts w:ascii="Segoe UI" w:eastAsia="Times New Roman" w:hAnsi="Segoe UI" w:cs="Segoe UI"/>
          <w:color w:val="000000"/>
          <w:sz w:val="21"/>
          <w:szCs w:val="21"/>
        </w:rPr>
        <w:t>s</w:t>
      </w:r>
      <w:r w:rsidR="001B6C42">
        <w:rPr>
          <w:rFonts w:ascii="Segoe UI" w:eastAsia="Times New Roman" w:hAnsi="Segoe UI" w:cs="Segoe UI"/>
          <w:color w:val="000000"/>
          <w:sz w:val="21"/>
          <w:szCs w:val="21"/>
        </w:rPr>
        <w:t xml:space="preserve"> for the content area </w:t>
      </w:r>
      <w:r w:rsidR="007A3C75" w:rsidRPr="00892D39">
        <w:rPr>
          <w:rFonts w:ascii="Segoe UI" w:eastAsia="Times New Roman" w:hAnsi="Segoe UI" w:cs="Segoe UI"/>
          <w:color w:val="000000"/>
          <w:sz w:val="21"/>
          <w:szCs w:val="21"/>
        </w:rPr>
        <w:t xml:space="preserve">are specified in units </w:t>
      </w:r>
      <w:r w:rsidR="001E29E8">
        <w:rPr>
          <w:rFonts w:ascii="Segoe UI" w:eastAsia="Times New Roman" w:hAnsi="Segoe UI" w:cs="Segoe UI"/>
          <w:color w:val="000000"/>
          <w:sz w:val="21"/>
          <w:szCs w:val="21"/>
        </w:rPr>
        <w:t xml:space="preserve">(nu) </w:t>
      </w:r>
      <w:r w:rsidR="007A3C75" w:rsidRPr="00892D39">
        <w:rPr>
          <w:rFonts w:ascii="Segoe UI" w:eastAsia="Times New Roman" w:hAnsi="Segoe UI" w:cs="Segoe UI"/>
          <w:color w:val="000000"/>
          <w:sz w:val="21"/>
          <w:szCs w:val="21"/>
        </w:rPr>
        <w:t>such as </w:t>
      </w:r>
      <w:r w:rsidR="007A3C75" w:rsidRPr="00892D39">
        <w:rPr>
          <w:rFonts w:ascii="Consolas" w:eastAsia="Times New Roman" w:hAnsi="Consolas" w:cs="Courier New"/>
          <w:color w:val="000000"/>
          <w:sz w:val="20"/>
          <w:szCs w:val="20"/>
        </w:rPr>
        <w:t>px</w:t>
      </w:r>
      <w:r w:rsidR="007A3C75" w:rsidRPr="00892D39">
        <w:rPr>
          <w:rFonts w:ascii="Segoe UI" w:eastAsia="Times New Roman" w:hAnsi="Segoe UI" w:cs="Segoe UI"/>
          <w:color w:val="000000"/>
          <w:sz w:val="21"/>
          <w:szCs w:val="21"/>
        </w:rPr>
        <w:t> (pixels), or </w:t>
      </w:r>
      <w:r w:rsidR="007A3C75" w:rsidRPr="00892D39">
        <w:rPr>
          <w:rFonts w:ascii="Segoe UI" w:eastAsia="Times New Roman" w:hAnsi="Segoe UI" w:cs="Segoe UI"/>
          <w:i/>
          <w:iCs/>
          <w:color w:val="000000"/>
          <w:sz w:val="21"/>
          <w:szCs w:val="21"/>
        </w:rPr>
        <w:t>percent</w:t>
      </w:r>
      <w:r w:rsidR="007A3C75" w:rsidRPr="00892D39">
        <w:rPr>
          <w:rFonts w:ascii="Segoe UI" w:eastAsia="Times New Roman" w:hAnsi="Segoe UI" w:cs="Segoe UI"/>
          <w:color w:val="000000"/>
          <w:sz w:val="21"/>
          <w:szCs w:val="21"/>
        </w:rPr>
        <w:t> relative to the parent element</w:t>
      </w:r>
      <w:r w:rsidR="00BC58DE">
        <w:rPr>
          <w:rFonts w:ascii="Segoe UI" w:eastAsia="Times New Roman" w:hAnsi="Segoe UI" w:cs="Segoe UI"/>
          <w:color w:val="000000"/>
          <w:sz w:val="21"/>
          <w:szCs w:val="21"/>
        </w:rPr>
        <w:t xml:space="preserve"> (n%)</w:t>
      </w:r>
      <w:r w:rsidR="007A3C75" w:rsidRPr="00892D39">
        <w:rPr>
          <w:rFonts w:ascii="Segoe UI" w:eastAsia="Times New Roman" w:hAnsi="Segoe UI" w:cs="Segoe UI"/>
          <w:color w:val="000000"/>
          <w:sz w:val="21"/>
          <w:szCs w:val="21"/>
        </w:rPr>
        <w:t>.</w:t>
      </w:r>
    </w:p>
    <w:p w14:paraId="512D7CEC" w14:textId="06711D27" w:rsidR="00892D39" w:rsidRPr="00892D39" w:rsidRDefault="00892D39" w:rsidP="00892D39">
      <w:pPr>
        <w:numPr>
          <w:ilvl w:val="0"/>
          <w:numId w:val="34"/>
        </w:numPr>
        <w:shd w:val="clear" w:color="auto" w:fill="FFFFFF"/>
        <w:spacing w:after="0" w:line="240" w:lineRule="auto"/>
        <w:ind w:left="432"/>
        <w:jc w:val="both"/>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width: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height: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33DD13B4" w14:textId="7D6C0742" w:rsidR="00774A07" w:rsidRDefault="00892D39" w:rsidP="00774A07">
      <w:pPr>
        <w:numPr>
          <w:ilvl w:val="0"/>
          <w:numId w:val="34"/>
        </w:numPr>
        <w:shd w:val="clear" w:color="auto" w:fill="FFFFFF"/>
        <w:spacing w:after="0" w:line="240" w:lineRule="auto"/>
        <w:ind w:left="432"/>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max-width:</w:t>
      </w:r>
      <w:r w:rsidR="00774A07">
        <w:rPr>
          <w:rFonts w:ascii="Consolas" w:eastAsia="Times New Roman" w:hAnsi="Consolas" w:cs="Segoe UI"/>
          <w:color w:val="E31B23"/>
          <w:sz w:val="23"/>
          <w:szCs w:val="23"/>
        </w:rPr>
        <w:t xml:space="preserve"> </w:t>
      </w:r>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max-height: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min-width: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5321D0D3" w14:textId="6C7A5043" w:rsidR="000C4EC7" w:rsidRDefault="00172364" w:rsidP="000C4EC7">
      <w:pPr>
        <w:shd w:val="clear" w:color="auto" w:fill="FFFFFF"/>
        <w:spacing w:before="288" w:after="288" w:line="240" w:lineRule="auto"/>
        <w:rPr>
          <w:rFonts w:ascii="Verdana" w:hAnsi="Verdana"/>
          <w:color w:val="000000"/>
          <w:sz w:val="19"/>
          <w:szCs w:val="19"/>
        </w:rPr>
      </w:pPr>
      <w:r w:rsidRPr="00742A38">
        <w:rPr>
          <w:rFonts w:ascii="Verdana" w:eastAsia="Times New Roman" w:hAnsi="Verdana" w:cs="Times New Roman"/>
          <w:color w:val="000000"/>
          <w:sz w:val="19"/>
          <w:szCs w:val="19"/>
        </w:rPr>
        <w:t>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defines the maximum width of an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larger than the maximum width, it will automatically change the height of the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smaller than the maximum width, 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has no effect.</w:t>
      </w:r>
      <w:r w:rsidR="00245247">
        <w:rPr>
          <w:rFonts w:ascii="Verdana" w:eastAsia="Times New Roman" w:hAnsi="Verdana" w:cs="Times New Roman"/>
          <w:color w:val="000000"/>
          <w:sz w:val="19"/>
          <w:szCs w:val="19"/>
        </w:rPr>
        <w:t xml:space="preserve"> </w:t>
      </w:r>
      <w:r w:rsidR="006B2569" w:rsidRPr="00742A38">
        <w:rPr>
          <w:rFonts w:ascii="Verdana" w:hAnsi="Verdana"/>
          <w:color w:val="000000"/>
          <w:sz w:val="19"/>
          <w:szCs w:val="19"/>
        </w:rPr>
        <w:t>The value of the </w:t>
      </w:r>
      <w:r w:rsidR="006B2569" w:rsidRPr="00742A38">
        <w:rPr>
          <w:rStyle w:val="HTMLCode"/>
          <w:rFonts w:ascii="Consolas" w:eastAsiaTheme="minorHAnsi" w:hAnsi="Consolas"/>
          <w:color w:val="DC143C"/>
          <w:sz w:val="16"/>
          <w:szCs w:val="16"/>
        </w:rPr>
        <w:t>max-width</w:t>
      </w:r>
      <w:r w:rsidR="006B2569" w:rsidRPr="00742A38">
        <w:rPr>
          <w:rFonts w:ascii="Verdana" w:hAnsi="Verdana"/>
          <w:color w:val="000000"/>
          <w:sz w:val="19"/>
          <w:szCs w:val="19"/>
        </w:rPr>
        <w:t> property overrides the width property</w:t>
      </w:r>
      <w:r w:rsidR="00245247">
        <w:rPr>
          <w:rFonts w:ascii="Verdana" w:hAnsi="Verdana"/>
          <w:color w:val="000000"/>
          <w:sz w:val="19"/>
          <w:szCs w:val="19"/>
        </w:rPr>
        <w:t xml:space="preserve"> so the width cannot exceed max-width no matter what you set width.</w:t>
      </w:r>
    </w:p>
    <w:p w14:paraId="48BB38E7" w14:textId="2C66D464" w:rsidR="00580BCC" w:rsidRPr="00530811" w:rsidRDefault="00580BCC" w:rsidP="00580BCC">
      <w:pPr>
        <w:shd w:val="clear" w:color="auto" w:fill="FFFFFF"/>
        <w:spacing w:before="288" w:after="288" w:line="240" w:lineRule="auto"/>
        <w:rPr>
          <w:rFonts w:ascii="Verdana" w:hAnsi="Verdana"/>
          <w:b/>
          <w:bCs/>
          <w:i/>
          <w:iCs/>
          <w:color w:val="000000"/>
          <w:sz w:val="19"/>
          <w:szCs w:val="19"/>
        </w:rPr>
      </w:pPr>
      <w:r w:rsidRPr="00530811">
        <w:rPr>
          <w:rFonts w:ascii="Verdana" w:hAnsi="Verdana"/>
          <w:b/>
          <w:bCs/>
          <w:i/>
          <w:iCs/>
          <w:color w:val="000000"/>
          <w:sz w:val="19"/>
          <w:szCs w:val="19"/>
        </w:rPr>
        <w:t>auto (fit child), 100% (fit parent)</w:t>
      </w:r>
    </w:p>
    <w:p w14:paraId="17DCF260" w14:textId="697B815B" w:rsidR="000C4EC7" w:rsidRPr="008C1DFC" w:rsidRDefault="000C4EC7" w:rsidP="008C1DFC">
      <w:pPr>
        <w:rPr>
          <w:b/>
          <w:bCs/>
        </w:rPr>
      </w:pPr>
      <w:r w:rsidRPr="008C1DFC">
        <w:rPr>
          <w:b/>
          <w:bCs/>
        </w:rPr>
        <w:t>width and height</w:t>
      </w:r>
      <w:r w:rsidR="00C2761F" w:rsidRPr="008C1DFC">
        <w:rPr>
          <w:b/>
          <w:bCs/>
        </w:rPr>
        <w:t xml:space="preserve"> are for content a</w:t>
      </w:r>
      <w:r w:rsidR="00877927" w:rsidRPr="008C1DFC">
        <w:rPr>
          <w:b/>
          <w:bCs/>
        </w:rPr>
        <w:t>re</w:t>
      </w:r>
      <w:r w:rsidR="00C2761F" w:rsidRPr="008C1DFC">
        <w:rPr>
          <w:b/>
          <w:bCs/>
        </w:rPr>
        <w:t>a excluding padding, border, margin</w:t>
      </w:r>
    </w:p>
    <w:p w14:paraId="0A270092" w14:textId="5E226980" w:rsidR="009C3BE7" w:rsidRPr="003F5AF0" w:rsidRDefault="009C3BE7" w:rsidP="009C3BE7">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3F5AF0">
        <w:rPr>
          <w:rFonts w:ascii="Segoe UI" w:eastAsia="Times New Roman" w:hAnsi="Segoe UI" w:cs="Segoe UI"/>
          <w:color w:val="000000"/>
          <w:sz w:val="21"/>
          <w:szCs w:val="21"/>
        </w:rPr>
        <w:t>he </w:t>
      </w:r>
      <w:r w:rsidRPr="003F5AF0">
        <w:rPr>
          <w:rFonts w:ascii="Consolas" w:eastAsia="Times New Roman" w:hAnsi="Consolas" w:cs="Courier New"/>
          <w:b/>
          <w:bCs/>
          <w:color w:val="000000"/>
          <w:sz w:val="20"/>
          <w:szCs w:val="20"/>
        </w:rPr>
        <w:t>width</w:t>
      </w:r>
      <w:r w:rsidRPr="003F5AF0">
        <w:rPr>
          <w:rFonts w:ascii="Segoe UI" w:eastAsia="Times New Roman" w:hAnsi="Segoe UI" w:cs="Segoe UI"/>
          <w:color w:val="000000"/>
          <w:sz w:val="21"/>
          <w:szCs w:val="21"/>
        </w:rPr>
        <w:t> and </w:t>
      </w:r>
      <w:r w:rsidRPr="003F5AF0">
        <w:rPr>
          <w:rFonts w:ascii="Consolas" w:eastAsia="Times New Roman" w:hAnsi="Consolas" w:cs="Courier New"/>
          <w:b/>
          <w:bCs/>
          <w:color w:val="000000"/>
          <w:sz w:val="20"/>
          <w:szCs w:val="20"/>
        </w:rPr>
        <w:t>height</w:t>
      </w:r>
      <w:r w:rsidRPr="003F5AF0">
        <w:rPr>
          <w:rFonts w:ascii="Segoe UI" w:eastAsia="Times New Roman" w:hAnsi="Segoe UI" w:cs="Segoe UI"/>
          <w:color w:val="000000"/>
          <w:sz w:val="21"/>
          <w:szCs w:val="21"/>
        </w:rPr>
        <w:t> specify its content area, exclude the margin, border and padding. To get the </w:t>
      </w:r>
      <w:r w:rsidRPr="003F5AF0">
        <w:rPr>
          <w:rFonts w:ascii="Segoe UI" w:eastAsia="Times New Roman" w:hAnsi="Segoe UI" w:cs="Segoe UI"/>
          <w:i/>
          <w:iCs/>
          <w:color w:val="000000"/>
          <w:sz w:val="21"/>
          <w:szCs w:val="21"/>
        </w:rPr>
        <w:t>actual</w:t>
      </w:r>
      <w:r w:rsidRPr="003F5AF0">
        <w:rPr>
          <w:rFonts w:ascii="Segoe UI" w:eastAsia="Times New Roman" w:hAnsi="Segoe UI" w:cs="Segoe UI"/>
          <w:color w:val="000000"/>
          <w:sz w:val="21"/>
          <w:szCs w:val="21"/>
        </w:rPr>
        <w:t xml:space="preserve"> size of the element, you need to add the margin, border and padding to the width/height. </w:t>
      </w:r>
      <w:r>
        <w:rPr>
          <w:rFonts w:ascii="Segoe UI" w:eastAsia="Times New Roman" w:hAnsi="Segoe UI" w:cs="Segoe UI"/>
          <w:color w:val="000000"/>
          <w:sz w:val="21"/>
          <w:szCs w:val="21"/>
        </w:rPr>
        <w:t>Example</w:t>
      </w:r>
    </w:p>
    <w:p w14:paraId="154DA6E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#elm {</w:t>
      </w:r>
    </w:p>
    <w:p w14:paraId="5F079DF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width: 300px;</w:t>
      </w:r>
    </w:p>
    <w:p w14:paraId="4242F3B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margin: 10px;</w:t>
      </w:r>
    </w:p>
    <w:p w14:paraId="1D8D03DC"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border: 5px solid black;</w:t>
      </w:r>
    </w:p>
    <w:p w14:paraId="45D9C7DE"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padding: 20px;</w:t>
      </w:r>
    </w:p>
    <w:p w14:paraId="4ED56B49" w14:textId="77777777" w:rsidR="009C3BE7"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w:t>
      </w:r>
    </w:p>
    <w:p w14:paraId="6C81AEF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9C4607">
        <w:rPr>
          <w:rFonts w:ascii="Consolas" w:eastAsia="Times New Roman" w:hAnsi="Consolas" w:cs="Courier New"/>
          <w:color w:val="00B050"/>
          <w:sz w:val="20"/>
          <w:szCs w:val="20"/>
        </w:rPr>
        <w:t xml:space="preserve">/* </w:t>
      </w:r>
      <w:r w:rsidRPr="003F5AF0">
        <w:rPr>
          <w:rFonts w:ascii="Consolas" w:eastAsia="Times New Roman" w:hAnsi="Consolas" w:cs="Courier New"/>
          <w:color w:val="00B050"/>
          <w:sz w:val="20"/>
          <w:szCs w:val="20"/>
        </w:rPr>
        <w:t>The </w:t>
      </w:r>
      <w:r w:rsidRPr="003F5AF0">
        <w:rPr>
          <w:rFonts w:ascii="Consolas" w:eastAsia="Times New Roman" w:hAnsi="Consolas" w:cs="Courier New"/>
          <w:i/>
          <w:iCs/>
          <w:color w:val="00B050"/>
          <w:sz w:val="20"/>
          <w:szCs w:val="20"/>
        </w:rPr>
        <w:t>actual width</w:t>
      </w:r>
      <w:r w:rsidRPr="003F5AF0">
        <w:rPr>
          <w:rFonts w:ascii="Consolas" w:eastAsia="Times New Roman" w:hAnsi="Consolas" w:cs="Courier New"/>
          <w:color w:val="00B050"/>
          <w:sz w:val="20"/>
          <w:szCs w:val="20"/>
        </w:rPr>
        <w:t> of the element is 300+(10+5+20)x2 = 370px</w:t>
      </w:r>
      <w:r w:rsidRPr="009C4607">
        <w:rPr>
          <w:rFonts w:ascii="Consolas" w:eastAsia="Times New Roman" w:hAnsi="Consolas" w:cs="Courier New"/>
          <w:color w:val="00B050"/>
          <w:sz w:val="20"/>
          <w:szCs w:val="20"/>
        </w:rPr>
        <w:t xml:space="preserve"> */</w:t>
      </w:r>
    </w:p>
    <w:p w14:paraId="541F8D1B" w14:textId="77777777" w:rsidR="00C37BE2" w:rsidRPr="008C1DFC" w:rsidRDefault="00C37BE2" w:rsidP="008C1DFC">
      <w:pPr>
        <w:rPr>
          <w:b/>
          <w:bCs/>
        </w:rPr>
      </w:pPr>
      <w:r w:rsidRPr="008C1DFC">
        <w:rPr>
          <w:b/>
          <w:bCs/>
        </w:rPr>
        <w:t>width:auto</w:t>
      </w:r>
    </w:p>
    <w:p w14:paraId="59751BCD" w14:textId="4F2D3EB2" w:rsidR="00C37BE2" w:rsidRDefault="00C37BE2" w:rsidP="00C37BE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For most of the block elements (e.g., </w:t>
      </w:r>
      <w:r>
        <w:rPr>
          <w:rStyle w:val="HTMLCode"/>
          <w:rFonts w:ascii="Consolas" w:hAnsi="Consolas"/>
          <w:color w:val="000000"/>
        </w:rPr>
        <w:t>&lt;div&gt;</w:t>
      </w:r>
      <w:r>
        <w:rPr>
          <w:rFonts w:ascii="Segoe UI" w:hAnsi="Segoe UI" w:cs="Segoe UI"/>
          <w:color w:val="000000"/>
          <w:sz w:val="21"/>
          <w:szCs w:val="21"/>
        </w:rPr>
        <w:t>, </w:t>
      </w:r>
      <w:r>
        <w:rPr>
          <w:rStyle w:val="HTMLCode"/>
          <w:rFonts w:ascii="Consolas" w:hAnsi="Consolas"/>
          <w:color w:val="000000"/>
        </w:rPr>
        <w:t>&lt;p&gt;</w:t>
      </w:r>
      <w:r>
        <w:rPr>
          <w:rFonts w:ascii="Segoe UI" w:hAnsi="Segoe UI" w:cs="Segoe UI"/>
          <w:color w:val="000000"/>
          <w:sz w:val="21"/>
          <w:szCs w:val="21"/>
        </w:rPr>
        <w:t>), the default of </w:t>
      </w:r>
      <w:r>
        <w:rPr>
          <w:rStyle w:val="HTMLCode"/>
          <w:rFonts w:ascii="Consolas" w:hAnsi="Consolas"/>
          <w:color w:val="000000"/>
        </w:rPr>
        <w:t>width:auto</w:t>
      </w:r>
      <w:r>
        <w:rPr>
          <w:rFonts w:ascii="Segoe UI" w:hAnsi="Segoe UI" w:cs="Segoe UI"/>
          <w:color w:val="000000"/>
          <w:sz w:val="21"/>
          <w:szCs w:val="21"/>
        </w:rPr>
        <w:t xml:space="preserve"> sets the width to the width of the parent minus its own </w:t>
      </w:r>
      <w:r w:rsidR="00E054FD">
        <w:rPr>
          <w:rFonts w:ascii="Segoe UI" w:hAnsi="Segoe UI" w:cs="Segoe UI"/>
          <w:color w:val="000000"/>
          <w:sz w:val="21"/>
          <w:szCs w:val="21"/>
        </w:rPr>
        <w:t>(</w:t>
      </w:r>
      <w:r>
        <w:rPr>
          <w:rFonts w:ascii="Segoe UI" w:hAnsi="Segoe UI" w:cs="Segoe UI"/>
          <w:color w:val="000000"/>
          <w:sz w:val="21"/>
          <w:szCs w:val="21"/>
        </w:rPr>
        <w:t>margin</w:t>
      </w:r>
      <w:r w:rsidR="00E054FD">
        <w:rPr>
          <w:rFonts w:ascii="Segoe UI" w:hAnsi="Segoe UI" w:cs="Segoe UI"/>
          <w:color w:val="000000"/>
          <w:sz w:val="21"/>
          <w:szCs w:val="21"/>
        </w:rPr>
        <w:t>+</w:t>
      </w:r>
      <w:r>
        <w:rPr>
          <w:rFonts w:ascii="Segoe UI" w:hAnsi="Segoe UI" w:cs="Segoe UI"/>
          <w:color w:val="000000"/>
          <w:sz w:val="21"/>
          <w:szCs w:val="21"/>
        </w:rPr>
        <w:t>border</w:t>
      </w:r>
      <w:r w:rsidR="00E054FD">
        <w:rPr>
          <w:rFonts w:ascii="Segoe UI" w:hAnsi="Segoe UI" w:cs="Segoe UI"/>
          <w:color w:val="000000"/>
          <w:sz w:val="21"/>
          <w:szCs w:val="21"/>
        </w:rPr>
        <w:t>+</w:t>
      </w:r>
      <w:r>
        <w:rPr>
          <w:rFonts w:ascii="Segoe UI" w:hAnsi="Segoe UI" w:cs="Segoe UI"/>
          <w:color w:val="000000"/>
          <w:sz w:val="21"/>
          <w:szCs w:val="21"/>
        </w:rPr>
        <w:t>padding</w:t>
      </w:r>
      <w:r w:rsidR="00E054FD">
        <w:rPr>
          <w:rFonts w:ascii="Segoe UI" w:hAnsi="Segoe UI" w:cs="Segoe UI"/>
          <w:color w:val="000000"/>
          <w:sz w:val="21"/>
          <w:szCs w:val="21"/>
        </w:rPr>
        <w:t>)</w:t>
      </w:r>
      <w:r>
        <w:rPr>
          <w:rFonts w:ascii="Segoe UI" w:hAnsi="Segoe UI" w:cs="Segoe UI"/>
          <w:color w:val="000000"/>
          <w:sz w:val="21"/>
          <w:szCs w:val="21"/>
        </w:rPr>
        <w:t>. Images </w:t>
      </w:r>
      <w:r>
        <w:rPr>
          <w:rStyle w:val="HTMLCode"/>
          <w:rFonts w:ascii="Consolas" w:hAnsi="Consolas"/>
          <w:color w:val="000000"/>
        </w:rPr>
        <w:t>&lt;img&gt;</w:t>
      </w:r>
      <w:r>
        <w:rPr>
          <w:rFonts w:ascii="Segoe UI" w:hAnsi="Segoe UI" w:cs="Segoe UI"/>
          <w:color w:val="000000"/>
          <w:sz w:val="21"/>
          <w:szCs w:val="21"/>
        </w:rPr>
        <w:t> have an </w:t>
      </w:r>
      <w:r>
        <w:rPr>
          <w:rStyle w:val="HTMLCode"/>
          <w:rFonts w:ascii="Consolas" w:hAnsi="Consolas"/>
          <w:color w:val="000000"/>
        </w:rPr>
        <w:t>auto</w:t>
      </w:r>
      <w:r>
        <w:rPr>
          <w:rFonts w:ascii="Segoe UI" w:hAnsi="Segoe UI" w:cs="Segoe UI"/>
          <w:color w:val="000000"/>
          <w:sz w:val="21"/>
          <w:szCs w:val="21"/>
        </w:rPr>
        <w:t> width equals to its actual width. Float elements have </w:t>
      </w:r>
      <w:r>
        <w:rPr>
          <w:rStyle w:val="HTMLCode"/>
          <w:rFonts w:ascii="Consolas" w:hAnsi="Consolas"/>
          <w:color w:val="000000"/>
        </w:rPr>
        <w:t>auto</w:t>
      </w:r>
      <w:r>
        <w:rPr>
          <w:rFonts w:ascii="Segoe UI" w:hAnsi="Segoe UI" w:cs="Segoe UI"/>
          <w:color w:val="000000"/>
          <w:sz w:val="21"/>
          <w:szCs w:val="21"/>
        </w:rPr>
        <w:t> width of 0.</w:t>
      </w:r>
    </w:p>
    <w:p w14:paraId="7BD9FEDB" w14:textId="00CEE935" w:rsidR="000B4B6C" w:rsidRDefault="000B4B6C" w:rsidP="00DC09A6">
      <w:pPr>
        <w:pStyle w:val="Heading4"/>
      </w:pPr>
      <w:r>
        <w:t>padding</w:t>
      </w:r>
    </w:p>
    <w:p w14:paraId="48C2B156" w14:textId="5C1F77FB" w:rsidR="00FC6B0D" w:rsidRDefault="00C84C61" w:rsidP="00FC6B0D">
      <w:pPr>
        <w:shd w:val="clear" w:color="auto" w:fill="FFFFFF"/>
        <w:spacing w:before="144" w:after="96" w:line="240" w:lineRule="auto"/>
        <w:rPr>
          <w:rFonts w:ascii="Segoe UI" w:eastAsia="Times New Roman" w:hAnsi="Segoe UI" w:cs="Segoe UI"/>
          <w:color w:val="000000"/>
          <w:sz w:val="21"/>
          <w:szCs w:val="21"/>
        </w:rPr>
      </w:pPr>
      <w:r>
        <w:t xml:space="preserve">The </w:t>
      </w:r>
      <w:r w:rsidR="00DD4B35">
        <w:t xml:space="preserve">padding </w:t>
      </w:r>
      <w:r>
        <w:t xml:space="preserve">of an element </w:t>
      </w:r>
      <w:r w:rsidR="00DD4B35">
        <w:t xml:space="preserve">is the </w:t>
      </w:r>
      <w:r w:rsidR="004D7F3D">
        <w:t>s</w:t>
      </w:r>
      <w:r w:rsidR="00DD4B35">
        <w:t xml:space="preserve">pace between </w:t>
      </w:r>
      <w:r w:rsidR="004D7F3D">
        <w:t xml:space="preserve">its content and its border. </w:t>
      </w:r>
      <w:r w:rsidR="00FC6B0D">
        <w:rPr>
          <w:rFonts w:ascii="Segoe UI" w:eastAsia="Times New Roman" w:hAnsi="Segoe UI" w:cs="Segoe UI"/>
          <w:color w:val="000000"/>
          <w:sz w:val="21"/>
          <w:szCs w:val="21"/>
        </w:rPr>
        <w:t xml:space="preserve">Padding are specified by 4 parameters: top, right, bottom, left with value </w:t>
      </w:r>
      <w:r w:rsidR="00FC6B0D" w:rsidRPr="00892D39">
        <w:rPr>
          <w:rFonts w:ascii="Segoe UI" w:eastAsia="Times New Roman" w:hAnsi="Segoe UI" w:cs="Segoe UI"/>
          <w:color w:val="000000"/>
          <w:sz w:val="21"/>
          <w:szCs w:val="21"/>
        </w:rPr>
        <w:t xml:space="preserve">in </w:t>
      </w:r>
      <w:r w:rsidR="00FC6B0D" w:rsidRPr="00FC6B0D">
        <w:rPr>
          <w:rFonts w:ascii="Segoe UI" w:eastAsia="Times New Roman" w:hAnsi="Segoe UI" w:cs="Segoe UI"/>
          <w:b/>
          <w:bCs/>
          <w:color w:val="000000"/>
          <w:sz w:val="21"/>
          <w:szCs w:val="21"/>
        </w:rPr>
        <w:t>units</w:t>
      </w:r>
      <w:r w:rsidR="00FC6B0D" w:rsidRPr="00892D39">
        <w:rPr>
          <w:rFonts w:ascii="Segoe UI" w:eastAsia="Times New Roman" w:hAnsi="Segoe UI" w:cs="Segoe UI"/>
          <w:color w:val="000000"/>
          <w:sz w:val="21"/>
          <w:szCs w:val="21"/>
        </w:rPr>
        <w:t xml:space="preserve"> </w:t>
      </w:r>
      <w:r w:rsidR="00FC6B0D">
        <w:rPr>
          <w:rFonts w:ascii="Segoe UI" w:eastAsia="Times New Roman" w:hAnsi="Segoe UI" w:cs="Segoe UI"/>
          <w:color w:val="000000"/>
          <w:sz w:val="21"/>
          <w:szCs w:val="21"/>
        </w:rPr>
        <w:t xml:space="preserve">(nu) </w:t>
      </w:r>
      <w:r w:rsidR="00FC6B0D" w:rsidRPr="00892D39">
        <w:rPr>
          <w:rFonts w:ascii="Segoe UI" w:eastAsia="Times New Roman" w:hAnsi="Segoe UI" w:cs="Segoe UI"/>
          <w:color w:val="000000"/>
          <w:sz w:val="21"/>
          <w:szCs w:val="21"/>
        </w:rPr>
        <w:t>such as </w:t>
      </w:r>
      <w:r w:rsidR="00FC6B0D" w:rsidRPr="00892D39">
        <w:rPr>
          <w:rFonts w:ascii="Consolas" w:eastAsia="Times New Roman" w:hAnsi="Consolas" w:cs="Courier New"/>
          <w:color w:val="000000"/>
          <w:sz w:val="20"/>
          <w:szCs w:val="20"/>
        </w:rPr>
        <w:t>px</w:t>
      </w:r>
      <w:r w:rsidR="00FC6B0D" w:rsidRPr="00892D39">
        <w:rPr>
          <w:rFonts w:ascii="Segoe UI" w:eastAsia="Times New Roman" w:hAnsi="Segoe UI" w:cs="Segoe UI"/>
          <w:color w:val="000000"/>
          <w:sz w:val="21"/>
          <w:szCs w:val="21"/>
        </w:rPr>
        <w:t> (pixels), or </w:t>
      </w:r>
      <w:r w:rsidR="00FC6B0D" w:rsidRPr="00FC6B0D">
        <w:rPr>
          <w:rFonts w:ascii="Segoe UI" w:eastAsia="Times New Roman" w:hAnsi="Segoe UI" w:cs="Segoe UI"/>
          <w:b/>
          <w:bCs/>
          <w:i/>
          <w:iCs/>
          <w:color w:val="000000"/>
          <w:sz w:val="21"/>
          <w:szCs w:val="21"/>
        </w:rPr>
        <w:t>percent</w:t>
      </w:r>
      <w:r w:rsidR="00FC6B0D" w:rsidRPr="00892D39">
        <w:rPr>
          <w:rFonts w:ascii="Segoe UI" w:eastAsia="Times New Roman" w:hAnsi="Segoe UI" w:cs="Segoe UI"/>
          <w:color w:val="000000"/>
          <w:sz w:val="21"/>
          <w:szCs w:val="21"/>
        </w:rPr>
        <w:t> relative to the parent element</w:t>
      </w:r>
      <w:r w:rsidR="00FC6B0D">
        <w:rPr>
          <w:rFonts w:ascii="Segoe UI" w:eastAsia="Times New Roman" w:hAnsi="Segoe UI" w:cs="Segoe UI"/>
          <w:color w:val="000000"/>
          <w:sz w:val="21"/>
          <w:szCs w:val="21"/>
        </w:rPr>
        <w:t xml:space="preserve">’s </w:t>
      </w:r>
      <w:r w:rsidR="00FC6B0D" w:rsidRPr="00FC6B0D">
        <w:rPr>
          <w:rFonts w:ascii="Segoe UI" w:eastAsia="Times New Roman" w:hAnsi="Segoe UI" w:cs="Segoe UI"/>
          <w:b/>
          <w:bCs/>
          <w:color w:val="000000"/>
          <w:sz w:val="21"/>
          <w:szCs w:val="21"/>
        </w:rPr>
        <w:t>width</w:t>
      </w:r>
      <w:r w:rsidR="00FC6B0D">
        <w:rPr>
          <w:rFonts w:ascii="Segoe UI" w:eastAsia="Times New Roman" w:hAnsi="Segoe UI" w:cs="Segoe UI"/>
          <w:color w:val="000000"/>
          <w:sz w:val="21"/>
          <w:szCs w:val="21"/>
        </w:rPr>
        <w:t xml:space="preserve"> (n%)</w:t>
      </w:r>
      <w:r w:rsidR="00FC6B0D" w:rsidRPr="00892D39">
        <w:rPr>
          <w:rFonts w:ascii="Segoe UI" w:eastAsia="Times New Roman" w:hAnsi="Segoe UI" w:cs="Segoe UI"/>
          <w:color w:val="000000"/>
          <w:sz w:val="21"/>
          <w:szCs w:val="21"/>
        </w:rPr>
        <w:t>.</w:t>
      </w:r>
      <w:r w:rsidR="00E750FB">
        <w:rPr>
          <w:rFonts w:ascii="Segoe UI" w:eastAsia="Times New Roman" w:hAnsi="Segoe UI" w:cs="Segoe UI"/>
          <w:color w:val="000000"/>
          <w:sz w:val="21"/>
          <w:szCs w:val="21"/>
        </w:rPr>
        <w:t xml:space="preserve"> Yes, believe or not, </w:t>
      </w:r>
      <w:r w:rsidR="00E422FC">
        <w:rPr>
          <w:rFonts w:ascii="Segoe UI" w:eastAsia="Times New Roman" w:hAnsi="Segoe UI" w:cs="Segoe UI"/>
          <w:color w:val="000000"/>
          <w:sz w:val="21"/>
          <w:szCs w:val="21"/>
        </w:rPr>
        <w:t xml:space="preserve">% for </w:t>
      </w:r>
      <w:r w:rsidR="00E750FB" w:rsidRPr="00E422FC">
        <w:rPr>
          <w:rFonts w:ascii="Segoe UI" w:eastAsia="Times New Roman" w:hAnsi="Segoe UI" w:cs="Segoe UI"/>
          <w:b/>
          <w:bCs/>
          <w:color w:val="000000"/>
          <w:sz w:val="21"/>
          <w:szCs w:val="21"/>
        </w:rPr>
        <w:t>padding-top</w:t>
      </w:r>
      <w:r w:rsidR="00E750FB" w:rsidRPr="00E750FB">
        <w:rPr>
          <w:rFonts w:ascii="Segoe UI" w:eastAsia="Times New Roman" w:hAnsi="Segoe UI" w:cs="Segoe UI"/>
          <w:color w:val="000000"/>
          <w:sz w:val="21"/>
          <w:szCs w:val="21"/>
        </w:rPr>
        <w:t xml:space="preserve"> and </w:t>
      </w:r>
      <w:r w:rsidR="00E750FB" w:rsidRPr="00E422FC">
        <w:rPr>
          <w:rFonts w:ascii="Segoe UI" w:eastAsia="Times New Roman" w:hAnsi="Segoe UI" w:cs="Segoe UI"/>
          <w:b/>
          <w:bCs/>
          <w:color w:val="000000"/>
          <w:sz w:val="21"/>
          <w:szCs w:val="21"/>
        </w:rPr>
        <w:t>padding-bottom</w:t>
      </w:r>
      <w:r w:rsidR="00E750FB">
        <w:rPr>
          <w:rFonts w:ascii="Segoe UI" w:eastAsia="Times New Roman" w:hAnsi="Segoe UI" w:cs="Segoe UI"/>
          <w:color w:val="000000"/>
          <w:sz w:val="21"/>
          <w:szCs w:val="21"/>
        </w:rPr>
        <w:t xml:space="preserve"> are</w:t>
      </w:r>
      <w:r w:rsidR="00E422FC">
        <w:rPr>
          <w:rFonts w:ascii="Segoe UI" w:eastAsia="Times New Roman" w:hAnsi="Segoe UI" w:cs="Segoe UI"/>
          <w:color w:val="000000"/>
          <w:sz w:val="21"/>
          <w:szCs w:val="21"/>
        </w:rPr>
        <w:t xml:space="preserve"> based on parent element’s width.</w:t>
      </w:r>
      <w:r w:rsidR="00E750FB">
        <w:rPr>
          <w:rFonts w:ascii="Segoe UI" w:eastAsia="Times New Roman" w:hAnsi="Segoe UI" w:cs="Segoe UI"/>
          <w:color w:val="000000"/>
          <w:sz w:val="21"/>
          <w:szCs w:val="21"/>
        </w:rPr>
        <w:t xml:space="preserve"> </w:t>
      </w:r>
    </w:p>
    <w:p w14:paraId="00BC93FC" w14:textId="77777777" w:rsidR="00FC6B0D" w:rsidRDefault="00FC6B0D" w:rsidP="00FC6B0D">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padding-top: </w:t>
      </w:r>
      <w:r w:rsidRPr="009742DB">
        <w:rPr>
          <w:rFonts w:ascii="Consolas" w:eastAsia="Times New Roman" w:hAnsi="Consolas" w:cs="Segoe UI"/>
          <w:i/>
          <w:iCs/>
          <w:color w:val="E31B23"/>
          <w:sz w:val="23"/>
          <w:szCs w:val="23"/>
        </w:rPr>
        <w:t>n</w:t>
      </w:r>
      <w:r>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padding-right: </w:t>
      </w:r>
      <w:r w:rsidRPr="009742DB">
        <w:rPr>
          <w:rFonts w:ascii="Consolas" w:eastAsia="Times New Roman" w:hAnsi="Consolas" w:cs="Segoe UI"/>
          <w:i/>
          <w:iCs/>
          <w:color w:val="E31B23"/>
          <w:sz w:val="23"/>
          <w:szCs w:val="23"/>
        </w:rPr>
        <w:t>n</w:t>
      </w:r>
      <w:r>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padding-bottom: </w:t>
      </w:r>
      <w:r w:rsidRPr="009742DB">
        <w:rPr>
          <w:rFonts w:ascii="Consolas" w:eastAsia="Times New Roman" w:hAnsi="Consolas" w:cs="Segoe UI"/>
          <w:i/>
          <w:iCs/>
          <w:color w:val="E31B23"/>
          <w:sz w:val="23"/>
          <w:szCs w:val="23"/>
        </w:rPr>
        <w:t>n</w:t>
      </w:r>
      <w:r>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padding-left: </w:t>
      </w:r>
      <w:r w:rsidRPr="009742DB">
        <w:rPr>
          <w:rFonts w:ascii="Consolas" w:eastAsia="Times New Roman" w:hAnsi="Consolas" w:cs="Segoe UI"/>
          <w:i/>
          <w:iCs/>
          <w:color w:val="E31B23"/>
          <w:sz w:val="23"/>
          <w:szCs w:val="23"/>
        </w:rPr>
        <w:t>n</w:t>
      </w:r>
      <w:r>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p>
    <w:p w14:paraId="0B8A7232" w14:textId="36FC1BA0" w:rsidR="00FC6B0D" w:rsidRPr="009742DB" w:rsidRDefault="00FC6B0D" w:rsidP="00FC6B0D">
      <w:pPr>
        <w:shd w:val="clear" w:color="auto" w:fill="FFFFFF"/>
        <w:spacing w:after="0" w:line="240" w:lineRule="auto"/>
        <w:ind w:left="432"/>
        <w:rPr>
          <w:rFonts w:ascii="Segoe UI" w:eastAsia="Times New Roman" w:hAnsi="Segoe UI" w:cs="Segoe UI"/>
          <w:color w:val="000000"/>
          <w:sz w:val="21"/>
          <w:szCs w:val="21"/>
        </w:rPr>
      </w:pPr>
      <w:r>
        <w:rPr>
          <w:rFonts w:ascii="Segoe UI" w:eastAsia="Times New Roman" w:hAnsi="Segoe UI" w:cs="Segoe UI"/>
          <w:color w:val="000000"/>
          <w:sz w:val="21"/>
          <w:szCs w:val="21"/>
        </w:rPr>
        <w:t>or shorthand form:</w:t>
      </w:r>
    </w:p>
    <w:p w14:paraId="594B9AF7" w14:textId="77777777" w:rsidR="00FC6B0D" w:rsidRPr="009742DB" w:rsidRDefault="00FC6B0D" w:rsidP="00FC6B0D">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 </w:t>
      </w:r>
      <w:r w:rsidRPr="009742DB">
        <w:rPr>
          <w:rFonts w:ascii="Consolas" w:eastAsia="Times New Roman" w:hAnsi="Consolas" w:cs="Segoe UI"/>
          <w:i/>
          <w:iCs/>
          <w:color w:val="E31B23"/>
          <w:sz w:val="23"/>
          <w:szCs w:val="23"/>
        </w:rPr>
        <w:t xml:space="preserve">padding-top </w:t>
      </w:r>
      <w:r>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padding-right </w:t>
      </w:r>
      <w:r>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padding-bottom </w:t>
      </w:r>
      <w:r>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 xml:space="preserve">padding-top-bottom </w:t>
      </w:r>
      <w:r>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padding-left-right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all-4-padding</w:t>
      </w:r>
    </w:p>
    <w:p w14:paraId="022FBFA8" w14:textId="512D58ED" w:rsidR="00A57A75" w:rsidRDefault="00A57A75" w:rsidP="00A57A75">
      <w:r>
        <w:t>Example:</w:t>
      </w:r>
    </w:p>
    <w:p w14:paraId="293BA8F8" w14:textId="77777777" w:rsidR="005919B8" w:rsidRPr="005919B8" w:rsidRDefault="005919B8" w:rsidP="005919B8">
      <w:pPr>
        <w:pStyle w:val="Code"/>
      </w:pPr>
      <w:r w:rsidRPr="005919B8">
        <w:t>&lt;html&gt;</w:t>
      </w:r>
    </w:p>
    <w:p w14:paraId="70CDF261" w14:textId="77777777" w:rsidR="005919B8" w:rsidRPr="005919B8" w:rsidRDefault="005919B8" w:rsidP="005919B8">
      <w:pPr>
        <w:pStyle w:val="Code"/>
      </w:pPr>
      <w:r w:rsidRPr="005919B8">
        <w:t xml:space="preserve">   &lt;head&gt;</w:t>
      </w:r>
    </w:p>
    <w:p w14:paraId="27D86D99" w14:textId="77777777" w:rsidR="005919B8" w:rsidRPr="005919B8" w:rsidRDefault="005919B8" w:rsidP="005919B8">
      <w:pPr>
        <w:pStyle w:val="Code"/>
      </w:pPr>
      <w:r w:rsidRPr="005919B8">
        <w:t xml:space="preserve">   &lt;/head&gt;</w:t>
      </w:r>
    </w:p>
    <w:p w14:paraId="34F151E3" w14:textId="77777777" w:rsidR="005919B8" w:rsidRPr="005919B8" w:rsidRDefault="005919B8" w:rsidP="005919B8">
      <w:pPr>
        <w:pStyle w:val="Code"/>
      </w:pPr>
      <w:r w:rsidRPr="005919B8">
        <w:t xml:space="preserve">   </w:t>
      </w:r>
    </w:p>
    <w:p w14:paraId="28DF39FF" w14:textId="77777777" w:rsidR="005919B8" w:rsidRPr="005919B8" w:rsidRDefault="005919B8" w:rsidP="005919B8">
      <w:pPr>
        <w:pStyle w:val="Code"/>
      </w:pPr>
      <w:r w:rsidRPr="005919B8">
        <w:t xml:space="preserve">   &lt;body&gt;</w:t>
      </w:r>
    </w:p>
    <w:p w14:paraId="16C0BEE3" w14:textId="77777777" w:rsidR="005919B8" w:rsidRPr="005919B8" w:rsidRDefault="005919B8" w:rsidP="005919B8">
      <w:pPr>
        <w:pStyle w:val="Code"/>
      </w:pPr>
      <w:r w:rsidRPr="005919B8">
        <w:t xml:space="preserve">      &lt;p style = "padding-bottom: 15px; border:1px solid black;"&gt;</w:t>
      </w:r>
    </w:p>
    <w:p w14:paraId="7B67B65F" w14:textId="6CA0D75D" w:rsidR="005919B8" w:rsidRPr="005919B8" w:rsidRDefault="005919B8" w:rsidP="005919B8">
      <w:pPr>
        <w:pStyle w:val="Code"/>
      </w:pPr>
      <w:r w:rsidRPr="005919B8">
        <w:t xml:space="preserve">      This is a paragraph with a specified bottom padding</w:t>
      </w:r>
    </w:p>
    <w:p w14:paraId="54CC4549" w14:textId="77777777" w:rsidR="005919B8" w:rsidRPr="005919B8" w:rsidRDefault="005919B8" w:rsidP="005919B8">
      <w:pPr>
        <w:pStyle w:val="Code"/>
      </w:pPr>
      <w:r w:rsidRPr="005919B8">
        <w:t xml:space="preserve">      &lt;/p&gt;</w:t>
      </w:r>
    </w:p>
    <w:p w14:paraId="3B8AD537" w14:textId="77777777" w:rsidR="005919B8" w:rsidRPr="005919B8" w:rsidRDefault="005919B8" w:rsidP="005919B8">
      <w:pPr>
        <w:pStyle w:val="Code"/>
      </w:pPr>
      <w:r w:rsidRPr="005919B8">
        <w:t xml:space="preserve">      </w:t>
      </w:r>
    </w:p>
    <w:p w14:paraId="582274B3" w14:textId="77777777" w:rsidR="005919B8" w:rsidRPr="005919B8" w:rsidRDefault="005919B8" w:rsidP="005919B8">
      <w:pPr>
        <w:pStyle w:val="Code"/>
      </w:pPr>
      <w:r w:rsidRPr="005919B8">
        <w:t xml:space="preserve">      &lt;p style = "padding-bottom: 5%; border:1px solid black;"&gt;</w:t>
      </w:r>
    </w:p>
    <w:p w14:paraId="3CE3C913" w14:textId="472F0B3B" w:rsidR="005919B8" w:rsidRPr="005919B8" w:rsidRDefault="005919B8" w:rsidP="005919B8">
      <w:pPr>
        <w:pStyle w:val="Code"/>
      </w:pPr>
      <w:r w:rsidRPr="005919B8">
        <w:t xml:space="preserve">      This is </w:t>
      </w:r>
      <w:r w:rsidR="009E3B38">
        <w:t>a</w:t>
      </w:r>
      <w:r w:rsidRPr="005919B8">
        <w:t xml:space="preserve"> paragraph with a specified bottom padding in percent</w:t>
      </w:r>
      <w:r w:rsidR="009E3B38">
        <w:t xml:space="preserve"> to parent’s width</w:t>
      </w:r>
    </w:p>
    <w:p w14:paraId="09A5B3C6" w14:textId="77777777" w:rsidR="005919B8" w:rsidRPr="005919B8" w:rsidRDefault="005919B8" w:rsidP="005919B8">
      <w:pPr>
        <w:pStyle w:val="Code"/>
      </w:pPr>
      <w:r w:rsidRPr="005919B8">
        <w:t xml:space="preserve">      &lt;/p&gt;</w:t>
      </w:r>
    </w:p>
    <w:p w14:paraId="34EE6C8D" w14:textId="77777777" w:rsidR="005919B8" w:rsidRPr="005919B8" w:rsidRDefault="005919B8" w:rsidP="005919B8">
      <w:pPr>
        <w:pStyle w:val="Code"/>
      </w:pPr>
      <w:r w:rsidRPr="005919B8">
        <w:t xml:space="preserve">   &lt;/body&gt;</w:t>
      </w:r>
    </w:p>
    <w:p w14:paraId="39C72AD9" w14:textId="77777777" w:rsidR="005919B8" w:rsidRPr="005919B8" w:rsidRDefault="005919B8" w:rsidP="005919B8">
      <w:pPr>
        <w:pStyle w:val="Code"/>
      </w:pPr>
      <w:r w:rsidRPr="005919B8">
        <w:t xml:space="preserve">&lt;/html&gt; </w:t>
      </w:r>
    </w:p>
    <w:p w14:paraId="53B94AFF" w14:textId="74ADF833" w:rsidR="00A57A75" w:rsidRDefault="005919B8" w:rsidP="00A57A75">
      <w:r>
        <w:t>Output:</w:t>
      </w:r>
    </w:p>
    <w:p w14:paraId="5117AFB1" w14:textId="3C5A04D0" w:rsidR="005919B8" w:rsidRPr="00A57A75" w:rsidRDefault="00E925CF" w:rsidP="00A57A75">
      <w:r>
        <w:rPr>
          <w:noProof/>
        </w:rPr>
        <w:drawing>
          <wp:inline distT="0" distB="0" distL="0" distR="0" wp14:anchorId="6477798D" wp14:editId="2ACE139D">
            <wp:extent cx="6972300" cy="1555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72300" cy="1555750"/>
                    </a:xfrm>
                    <a:prstGeom prst="rect">
                      <a:avLst/>
                    </a:prstGeom>
                  </pic:spPr>
                </pic:pic>
              </a:graphicData>
            </a:graphic>
          </wp:inline>
        </w:drawing>
      </w:r>
    </w:p>
    <w:p w14:paraId="10C41BC5" w14:textId="44385269" w:rsidR="003F5AF0" w:rsidRDefault="002B3E04" w:rsidP="00DC09A6">
      <w:pPr>
        <w:pStyle w:val="Heading4"/>
      </w:pPr>
      <w:r>
        <w:t>margin</w:t>
      </w:r>
      <w:r w:rsidR="00092822">
        <w:t xml:space="preserve"> </w:t>
      </w:r>
    </w:p>
    <w:p w14:paraId="12185397" w14:textId="1FC37B81" w:rsidR="0062585E" w:rsidRDefault="008F7FA3" w:rsidP="001D3124">
      <w:pPr>
        <w:shd w:val="clear" w:color="auto" w:fill="FFFFFF"/>
        <w:spacing w:before="144" w:after="96"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Margin</w:t>
      </w:r>
      <w:r w:rsidR="0062585E">
        <w:rPr>
          <w:rFonts w:ascii="Segoe UI" w:eastAsia="Times New Roman" w:hAnsi="Segoe UI" w:cs="Segoe UI"/>
          <w:color w:val="000000"/>
          <w:sz w:val="21"/>
          <w:szCs w:val="21"/>
        </w:rPr>
        <w:t xml:space="preserve"> </w:t>
      </w:r>
      <w:r w:rsidR="004B4521">
        <w:rPr>
          <w:rFonts w:ascii="Segoe UI" w:eastAsia="Times New Roman" w:hAnsi="Segoe UI" w:cs="Segoe UI"/>
          <w:color w:val="000000"/>
          <w:sz w:val="21"/>
          <w:szCs w:val="21"/>
        </w:rPr>
        <w:t>are specified by 4 parameters: top, right, bottom, left</w:t>
      </w:r>
      <w:r w:rsidR="006A4F6D">
        <w:rPr>
          <w:rFonts w:ascii="Segoe UI" w:eastAsia="Times New Roman" w:hAnsi="Segoe UI" w:cs="Segoe UI"/>
          <w:color w:val="000000"/>
          <w:sz w:val="21"/>
          <w:szCs w:val="21"/>
        </w:rPr>
        <w:t xml:space="preserve">. The values should be </w:t>
      </w:r>
      <w:r w:rsidR="00BF22DE" w:rsidRPr="00892D39">
        <w:rPr>
          <w:rFonts w:ascii="Segoe UI" w:eastAsia="Times New Roman" w:hAnsi="Segoe UI" w:cs="Segoe UI"/>
          <w:color w:val="000000"/>
          <w:sz w:val="21"/>
          <w:szCs w:val="21"/>
        </w:rPr>
        <w:t xml:space="preserve">in units </w:t>
      </w:r>
      <w:r w:rsidR="00BF22DE">
        <w:rPr>
          <w:rFonts w:ascii="Segoe UI" w:eastAsia="Times New Roman" w:hAnsi="Segoe UI" w:cs="Segoe UI"/>
          <w:color w:val="000000"/>
          <w:sz w:val="21"/>
          <w:szCs w:val="21"/>
        </w:rPr>
        <w:t xml:space="preserve">(nu) </w:t>
      </w:r>
      <w:r w:rsidR="00BF22DE" w:rsidRPr="00892D39">
        <w:rPr>
          <w:rFonts w:ascii="Segoe UI" w:eastAsia="Times New Roman" w:hAnsi="Segoe UI" w:cs="Segoe UI"/>
          <w:color w:val="000000"/>
          <w:sz w:val="21"/>
          <w:szCs w:val="21"/>
        </w:rPr>
        <w:t>such as </w:t>
      </w:r>
      <w:r w:rsidR="00BF22DE" w:rsidRPr="00892D39">
        <w:rPr>
          <w:rFonts w:ascii="Consolas" w:eastAsia="Times New Roman" w:hAnsi="Consolas" w:cs="Courier New"/>
          <w:color w:val="000000"/>
          <w:sz w:val="20"/>
          <w:szCs w:val="20"/>
        </w:rPr>
        <w:t>px</w:t>
      </w:r>
      <w:r w:rsidR="00BF22DE" w:rsidRPr="00892D39">
        <w:rPr>
          <w:rFonts w:ascii="Segoe UI" w:eastAsia="Times New Roman" w:hAnsi="Segoe UI" w:cs="Segoe UI"/>
          <w:color w:val="000000"/>
          <w:sz w:val="21"/>
          <w:szCs w:val="21"/>
        </w:rPr>
        <w:t> (pixels), or </w:t>
      </w:r>
      <w:r w:rsidR="00BF22DE" w:rsidRPr="00892D39">
        <w:rPr>
          <w:rFonts w:ascii="Segoe UI" w:eastAsia="Times New Roman" w:hAnsi="Segoe UI" w:cs="Segoe UI"/>
          <w:i/>
          <w:iCs/>
          <w:color w:val="000000"/>
          <w:sz w:val="21"/>
          <w:szCs w:val="21"/>
        </w:rPr>
        <w:t>percent</w:t>
      </w:r>
      <w:r w:rsidR="00BF22DE" w:rsidRPr="00892D39">
        <w:rPr>
          <w:rFonts w:ascii="Segoe UI" w:eastAsia="Times New Roman" w:hAnsi="Segoe UI" w:cs="Segoe UI"/>
          <w:color w:val="000000"/>
          <w:sz w:val="21"/>
          <w:szCs w:val="21"/>
        </w:rPr>
        <w:t> relative to the parent element</w:t>
      </w:r>
      <w:r w:rsidR="00BF22DE">
        <w:rPr>
          <w:rFonts w:ascii="Segoe UI" w:eastAsia="Times New Roman" w:hAnsi="Segoe UI" w:cs="Segoe UI"/>
          <w:color w:val="000000"/>
          <w:sz w:val="21"/>
          <w:szCs w:val="21"/>
        </w:rPr>
        <w:t xml:space="preserve"> (n%)</w:t>
      </w:r>
      <w:r w:rsidR="00BF22DE" w:rsidRPr="00892D39">
        <w:rPr>
          <w:rFonts w:ascii="Segoe UI" w:eastAsia="Times New Roman" w:hAnsi="Segoe UI" w:cs="Segoe UI"/>
          <w:color w:val="000000"/>
          <w:sz w:val="21"/>
          <w:szCs w:val="21"/>
        </w:rPr>
        <w:t>.</w:t>
      </w:r>
    </w:p>
    <w:p w14:paraId="499B479B" w14:textId="0B67904C"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margin-top: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margin-right: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margin-bottom:auto|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margin-left: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6516ECA2" w14:textId="35735914"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lastRenderedPageBreak/>
        <w:t>margin: </w:t>
      </w:r>
      <w:r w:rsidRPr="009742DB">
        <w:rPr>
          <w:rFonts w:ascii="Consolas" w:eastAsia="Times New Roman" w:hAnsi="Consolas" w:cs="Segoe UI"/>
          <w:i/>
          <w:iCs/>
          <w:color w:val="E31B23"/>
          <w:sz w:val="23"/>
          <w:szCs w:val="23"/>
        </w:rPr>
        <w:t>margin-top</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margin-lef</w:t>
      </w:r>
      <w:r w:rsidRPr="009742DB">
        <w:rPr>
          <w:rFonts w:ascii="Consolas" w:eastAsia="Times New Roman" w:hAnsi="Consolas" w:cs="Segoe UI"/>
          <w:color w:val="E31B23"/>
          <w:sz w:val="23"/>
          <w:szCs w:val="23"/>
        </w:rPr>
        <w:t>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 xml:space="preserve">margin-top-bottom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margin-right-left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all-4-margins</w:t>
      </w:r>
      <w:r w:rsidRPr="009742DB">
        <w:rPr>
          <w:rFonts w:ascii="Segoe UI" w:eastAsia="Times New Roman" w:hAnsi="Segoe UI" w:cs="Segoe UI"/>
          <w:color w:val="000000"/>
          <w:sz w:val="21"/>
          <w:szCs w:val="21"/>
        </w:rPr>
        <w:br/>
      </w:r>
    </w:p>
    <w:p w14:paraId="53323CC5" w14:textId="4EE92635" w:rsidR="008F7FA3" w:rsidRPr="008F7FA3" w:rsidRDefault="008F7FA3" w:rsidP="008F7FA3">
      <w:pPr>
        <w:rPr>
          <w:b/>
          <w:bCs/>
        </w:rPr>
      </w:pPr>
      <w:r w:rsidRPr="008F7FA3">
        <w:rPr>
          <w:b/>
          <w:bCs/>
        </w:rPr>
        <w:t>Margin is used to create space around elements</w:t>
      </w:r>
    </w:p>
    <w:p w14:paraId="4A83A0D6" w14:textId="3FBE4ED3" w:rsidR="009742DB" w:rsidRPr="00AF2F32" w:rsidRDefault="006020A2" w:rsidP="00AF2F32">
      <w:pPr>
        <w:rPr>
          <w:b/>
          <w:bCs/>
        </w:rPr>
      </w:pPr>
      <w:r w:rsidRPr="00AF2F32">
        <w:rPr>
          <w:b/>
          <w:bCs/>
        </w:rPr>
        <w:t xml:space="preserve">Margin-right </w:t>
      </w:r>
      <w:r w:rsidR="005130A4" w:rsidRPr="00AF2F32">
        <w:rPr>
          <w:b/>
          <w:bCs/>
        </w:rPr>
        <w:t>automatically fits the parent’s width</w:t>
      </w:r>
    </w:p>
    <w:p w14:paraId="2FEFBCB6" w14:textId="15B54D52" w:rsidR="00FB2DFB" w:rsidRDefault="00FB2DFB" w:rsidP="009742DB">
      <w:r>
        <w:rPr>
          <w:rFonts w:ascii="Segoe UI" w:hAnsi="Segoe UI" w:cs="Segoe UI"/>
          <w:color w:val="000000"/>
          <w:sz w:val="21"/>
          <w:szCs w:val="21"/>
          <w:shd w:val="clear" w:color="auto" w:fill="FFFFFF"/>
        </w:rPr>
        <w:t>Browser would automatically adjust the </w:t>
      </w:r>
      <w:r>
        <w:rPr>
          <w:rStyle w:val="HTMLCode"/>
          <w:rFonts w:ascii="Consolas" w:eastAsiaTheme="minorHAnsi" w:hAnsi="Consolas"/>
          <w:color w:val="000000"/>
          <w:sz w:val="21"/>
          <w:szCs w:val="21"/>
          <w:shd w:val="clear" w:color="auto" w:fill="FFFFFF"/>
        </w:rPr>
        <w:t>margin-right</w:t>
      </w:r>
      <w:r>
        <w:rPr>
          <w:rFonts w:ascii="Segoe UI" w:hAnsi="Segoe UI" w:cs="Segoe UI"/>
          <w:color w:val="000000"/>
          <w:sz w:val="21"/>
          <w:szCs w:val="21"/>
          <w:shd w:val="clear" w:color="auto" w:fill="FFFFFF"/>
        </w:rPr>
        <w:t> to fill the container's width if the sum of its width, left and right margin/border/padding does not add up to the full width of the containing element. Take note that browser will not adjust the </w:t>
      </w:r>
      <w:r>
        <w:rPr>
          <w:rStyle w:val="HTMLCode"/>
          <w:rFonts w:ascii="Consolas" w:eastAsiaTheme="minorHAnsi" w:hAnsi="Consolas"/>
          <w:color w:val="000000"/>
          <w:sz w:val="21"/>
          <w:szCs w:val="21"/>
          <w:shd w:val="clear" w:color="auto" w:fill="FFFFFF"/>
        </w:rPr>
        <w:t>width</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padding-right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border-right</w:t>
      </w:r>
      <w:r>
        <w:rPr>
          <w:rFonts w:ascii="Segoe UI" w:hAnsi="Segoe UI" w:cs="Segoe UI"/>
          <w:color w:val="000000"/>
          <w:sz w:val="21"/>
          <w:szCs w:val="21"/>
          <w:shd w:val="clear" w:color="auto" w:fill="FFFFFF"/>
        </w:rPr>
        <w:t> and the left margin/border/padding.</w:t>
      </w:r>
    </w:p>
    <w:p w14:paraId="303CB671" w14:textId="315195E2" w:rsidR="005130A4" w:rsidRPr="00AF2F32" w:rsidRDefault="00BE786C" w:rsidP="00AF2F32">
      <w:pPr>
        <w:rPr>
          <w:b/>
          <w:bCs/>
        </w:rPr>
      </w:pPr>
      <w:r w:rsidRPr="00AF2F32">
        <w:rPr>
          <w:b/>
          <w:bCs/>
        </w:rPr>
        <w:t>Center a block element by auto margin-left, margin-right</w:t>
      </w:r>
    </w:p>
    <w:p w14:paraId="2ED0360A"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To center a block element, you set the </w:t>
      </w:r>
      <w:r w:rsidRPr="0088301A">
        <w:rPr>
          <w:rFonts w:ascii="Consolas" w:eastAsia="Times New Roman" w:hAnsi="Consolas" w:cs="Courier New"/>
          <w:color w:val="000000"/>
          <w:sz w:val="20"/>
          <w:szCs w:val="20"/>
        </w:rPr>
        <w:t>margin-left</w:t>
      </w:r>
      <w:r w:rsidRPr="0088301A">
        <w:rPr>
          <w:rFonts w:ascii="Segoe UI" w:eastAsia="Times New Roman" w:hAnsi="Segoe UI" w:cs="Segoe UI"/>
          <w:color w:val="000000"/>
          <w:sz w:val="21"/>
          <w:szCs w:val="21"/>
        </w:rPr>
        <w:t> and </w:t>
      </w:r>
      <w:r w:rsidRPr="0088301A">
        <w:rPr>
          <w:rFonts w:ascii="Consolas" w:eastAsia="Times New Roman" w:hAnsi="Consolas" w:cs="Courier New"/>
          <w:color w:val="000000"/>
          <w:sz w:val="20"/>
          <w:szCs w:val="20"/>
        </w:rPr>
        <w:t>margin-right</w:t>
      </w:r>
      <w:r w:rsidRPr="0088301A">
        <w:rPr>
          <w:rFonts w:ascii="Segoe UI" w:eastAsia="Times New Roman" w:hAnsi="Segoe UI" w:cs="Segoe UI"/>
          <w:color w:val="000000"/>
          <w:sz w:val="21"/>
          <w:szCs w:val="21"/>
        </w:rPr>
        <w:t> to </w:t>
      </w:r>
      <w:r w:rsidRPr="0088301A">
        <w:rPr>
          <w:rFonts w:ascii="Consolas" w:eastAsia="Times New Roman" w:hAnsi="Consolas" w:cs="Courier New"/>
          <w:color w:val="000000"/>
          <w:sz w:val="20"/>
          <w:szCs w:val="20"/>
        </w:rPr>
        <w:t>auto</w:t>
      </w:r>
      <w:r w:rsidRPr="0088301A">
        <w:rPr>
          <w:rFonts w:ascii="Segoe UI" w:eastAsia="Times New Roman" w:hAnsi="Segoe UI" w:cs="Segoe UI"/>
          <w:color w:val="000000"/>
          <w:sz w:val="21"/>
          <w:szCs w:val="21"/>
        </w:rPr>
        <w:t> (browser divides the remaining width to left and right margins equally).</w:t>
      </w:r>
    </w:p>
    <w:p w14:paraId="04B5F860"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For example, all the selected </w:t>
      </w:r>
      <w:r w:rsidRPr="0088301A">
        <w:rPr>
          <w:rFonts w:ascii="Consolas" w:eastAsia="Times New Roman" w:hAnsi="Consolas" w:cs="Courier New"/>
          <w:color w:val="000000"/>
          <w:sz w:val="20"/>
          <w:szCs w:val="20"/>
        </w:rPr>
        <w:t>&lt;div&gt;</w:t>
      </w:r>
      <w:r w:rsidRPr="0088301A">
        <w:rPr>
          <w:rFonts w:ascii="Segoe UI" w:eastAsia="Times New Roman" w:hAnsi="Segoe UI" w:cs="Segoe UI"/>
          <w:color w:val="000000"/>
          <w:sz w:val="21"/>
          <w:szCs w:val="21"/>
        </w:rPr>
        <w:t> are centered:</w:t>
      </w:r>
    </w:p>
    <w:p w14:paraId="54062D13"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div#header {</w:t>
      </w:r>
    </w:p>
    <w:p w14:paraId="0BFC2692"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w:t>
      </w:r>
      <w:r w:rsidRPr="0088301A">
        <w:rPr>
          <w:rFonts w:ascii="Consolas" w:eastAsia="Times New Roman" w:hAnsi="Consolas" w:cs="Courier New"/>
          <w:color w:val="009900"/>
          <w:sz w:val="20"/>
          <w:szCs w:val="20"/>
        </w:rPr>
        <w:t>/* 20px for top and bottom, auto for left and right */</w:t>
      </w:r>
    </w:p>
    <w:p w14:paraId="63605B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29F1FE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div#footer {</w:t>
      </w:r>
    </w:p>
    <w:p w14:paraId="2D980EE7"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5px auto </w:t>
      </w:r>
      <w:r w:rsidRPr="0088301A">
        <w:rPr>
          <w:rFonts w:ascii="Consolas" w:eastAsia="Times New Roman" w:hAnsi="Consolas" w:cs="Courier New"/>
          <w:color w:val="009900"/>
          <w:sz w:val="20"/>
          <w:szCs w:val="20"/>
        </w:rPr>
        <w:t>/* top right, bottom, left */</w:t>
      </w:r>
    </w:p>
    <w:p w14:paraId="3D8084EB"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678036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div#content {</w:t>
      </w:r>
    </w:p>
    <w:p w14:paraId="4527BD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margin-top: 10px;</w:t>
      </w:r>
    </w:p>
    <w:p w14:paraId="209994E6"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margin-right: auto;</w:t>
      </w:r>
    </w:p>
    <w:p w14:paraId="3EF200C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margin-bottom: 5px;</w:t>
      </w:r>
    </w:p>
    <w:p w14:paraId="651518E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margin-left: auto;</w:t>
      </w:r>
    </w:p>
    <w:p w14:paraId="756A2A3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2CE018E4" w14:textId="70208001" w:rsidR="00091F72" w:rsidRPr="00091F72" w:rsidRDefault="00091F72" w:rsidP="00DC09A6">
      <w:pPr>
        <w:pStyle w:val="Heading4"/>
      </w:pPr>
      <w:r>
        <w:t>border</w:t>
      </w:r>
    </w:p>
    <w:p w14:paraId="6A76816F" w14:textId="3CA30588" w:rsidR="00DF37D8" w:rsidRPr="00DF37D8" w:rsidRDefault="00DF37D8" w:rsidP="00DF37D8">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border-width: thin|</w:t>
      </w:r>
      <w:r w:rsidRPr="00DF37D8">
        <w:rPr>
          <w:rFonts w:ascii="Consolas" w:eastAsia="Times New Roman" w:hAnsi="Consolas" w:cs="Segoe UI"/>
          <w:color w:val="E31B23"/>
          <w:sz w:val="23"/>
          <w:szCs w:val="23"/>
          <w:u w:val="single"/>
        </w:rPr>
        <w:t>medium</w:t>
      </w:r>
      <w:r w:rsidRPr="00DF37D8">
        <w:rPr>
          <w:rFonts w:ascii="Consolas" w:eastAsia="Times New Roman" w:hAnsi="Consolas" w:cs="Segoe UI"/>
          <w:color w:val="E31B23"/>
          <w:sz w:val="23"/>
          <w:szCs w:val="23"/>
        </w:rPr>
        <w:t>|thick|</w:t>
      </w:r>
      <w:r w:rsidRPr="00DF37D8">
        <w:rPr>
          <w:rFonts w:ascii="Consolas" w:eastAsia="Times New Roman" w:hAnsi="Consolas" w:cs="Segoe UI"/>
          <w:i/>
          <w:iCs/>
          <w:color w:val="E31B23"/>
          <w:sz w:val="23"/>
          <w:szCs w:val="23"/>
        </w:rPr>
        <w:t>n</w:t>
      </w:r>
      <w:r w:rsidR="00781A0E">
        <w:rPr>
          <w:rFonts w:ascii="Consolas" w:eastAsia="Times New Roman" w:hAnsi="Consolas" w:cs="Segoe UI"/>
          <w:i/>
          <w:iCs/>
          <w:color w:val="E31B23"/>
          <w:sz w:val="23"/>
          <w:szCs w:val="23"/>
        </w:rPr>
        <w:t>u</w:t>
      </w:r>
      <w:r w:rsidR="004D255A">
        <w:rPr>
          <w:rFonts w:ascii="Consolas" w:eastAsia="Times New Roman" w:hAnsi="Consolas" w:cs="Segoe UI"/>
          <w:i/>
          <w:iCs/>
          <w:color w:val="E31B23"/>
          <w:sz w:val="23"/>
          <w:szCs w:val="23"/>
        </w:rPr>
        <w:t xml:space="preserve"> /*nu is </w:t>
      </w:r>
      <w:r w:rsidR="004B71E4">
        <w:rPr>
          <w:rFonts w:ascii="Consolas" w:eastAsia="Times New Roman" w:hAnsi="Consolas" w:cs="Segoe UI"/>
          <w:i/>
          <w:iCs/>
          <w:color w:val="E31B23"/>
          <w:sz w:val="23"/>
          <w:szCs w:val="23"/>
        </w:rPr>
        <w:t>number + unit*/</w:t>
      </w:r>
    </w:p>
    <w:p w14:paraId="2C958299" w14:textId="6E6F3773" w:rsidR="00DF37D8" w:rsidRDefault="00DF37D8" w:rsidP="009A63D6">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border-style: none|hidden|dotted|dashed|solid|double|groove|ridge|inset|outset</w:t>
      </w:r>
      <w:r w:rsidRPr="00DF37D8">
        <w:rPr>
          <w:rFonts w:ascii="Segoe UI" w:eastAsia="Times New Roman" w:hAnsi="Segoe UI" w:cs="Segoe UI"/>
          <w:color w:val="000000"/>
          <w:sz w:val="21"/>
          <w:szCs w:val="21"/>
        </w:rPr>
        <w:br/>
      </w:r>
      <w:r w:rsidRPr="00DF37D8">
        <w:rPr>
          <w:rFonts w:ascii="Consolas" w:eastAsia="Times New Roman" w:hAnsi="Consolas" w:cs="Segoe UI"/>
          <w:color w:val="E31B23"/>
          <w:sz w:val="23"/>
          <w:szCs w:val="23"/>
        </w:rPr>
        <w:t>border-color: #</w:t>
      </w:r>
      <w:r w:rsidRPr="00DF37D8">
        <w:rPr>
          <w:rFonts w:ascii="Consolas" w:eastAsia="Times New Roman" w:hAnsi="Consolas" w:cs="Segoe UI"/>
          <w:i/>
          <w:iCs/>
          <w:color w:val="E31B23"/>
          <w:sz w:val="23"/>
          <w:szCs w:val="23"/>
        </w:rPr>
        <w:t>rrggbb</w:t>
      </w:r>
      <w:r w:rsidRPr="00DF37D8">
        <w:rPr>
          <w:rFonts w:ascii="Consolas" w:eastAsia="Times New Roman" w:hAnsi="Consolas" w:cs="Segoe UI"/>
          <w:color w:val="E31B23"/>
          <w:sz w:val="23"/>
          <w:szCs w:val="23"/>
        </w:rPr>
        <w:t>|rgb(</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)|rgba(</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a</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color-name</w:t>
      </w:r>
    </w:p>
    <w:p w14:paraId="3BAF28BE" w14:textId="33166BEB" w:rsidR="004B71E4" w:rsidRPr="00102EBB" w:rsidRDefault="004B71E4" w:rsidP="00102EBB">
      <w:r w:rsidRPr="00102EBB">
        <w:t xml:space="preserve">The 3 properties above can be </w:t>
      </w:r>
      <w:r w:rsidR="00102EBB" w:rsidRPr="00102EBB">
        <w:t>combined into one property</w:t>
      </w:r>
    </w:p>
    <w:p w14:paraId="1F563E58" w14:textId="77777777" w:rsidR="00102EBB" w:rsidRPr="00102EBB" w:rsidRDefault="00DF37D8" w:rsidP="0020402B">
      <w:pPr>
        <w:numPr>
          <w:ilvl w:val="0"/>
          <w:numId w:val="36"/>
        </w:numPr>
        <w:shd w:val="clear" w:color="auto" w:fill="FFFFFF"/>
        <w:spacing w:after="0" w:line="240" w:lineRule="auto"/>
        <w:ind w:left="432"/>
      </w:pPr>
      <w:r w:rsidRPr="00DF37D8">
        <w:rPr>
          <w:rFonts w:ascii="Consolas" w:eastAsia="Times New Roman" w:hAnsi="Consolas" w:cs="Segoe UI"/>
          <w:color w:val="E31B23"/>
          <w:sz w:val="23"/>
          <w:szCs w:val="23"/>
        </w:rPr>
        <w:t>border: </w:t>
      </w:r>
      <w:r w:rsidRPr="00DF37D8">
        <w:rPr>
          <w:rFonts w:ascii="Consolas" w:eastAsia="Times New Roman" w:hAnsi="Consolas" w:cs="Segoe UI"/>
          <w:i/>
          <w:iCs/>
          <w:color w:val="E31B23"/>
          <w:sz w:val="23"/>
          <w:szCs w:val="23"/>
        </w:rPr>
        <w:t>border-width border-style border-color</w:t>
      </w:r>
    </w:p>
    <w:p w14:paraId="55CAB408" w14:textId="6A075EBE" w:rsidR="00102EBB" w:rsidRDefault="00E34549" w:rsidP="00E34549">
      <w:r>
        <w:t xml:space="preserve">Example: </w:t>
      </w:r>
      <w:r w:rsidR="00A57E07">
        <w:t>every element (e.g. table) doesn’t have a visible border, to make a border visible, use, for example:</w:t>
      </w:r>
    </w:p>
    <w:p w14:paraId="2DDF9F60" w14:textId="59D90181" w:rsidR="00A57E07" w:rsidRPr="0088301A" w:rsidRDefault="00A57E07" w:rsidP="00A57E0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border</w:t>
      </w:r>
      <w:r w:rsidRPr="0088301A">
        <w:rPr>
          <w:rFonts w:ascii="Consolas" w:eastAsia="Times New Roman" w:hAnsi="Consolas" w:cs="Courier New"/>
          <w:color w:val="000000"/>
          <w:sz w:val="20"/>
          <w:szCs w:val="20"/>
        </w:rPr>
        <w:t>: 1</w:t>
      </w:r>
      <w:r>
        <w:rPr>
          <w:rFonts w:ascii="Consolas" w:eastAsia="Times New Roman" w:hAnsi="Consolas" w:cs="Courier New"/>
          <w:color w:val="000000"/>
          <w:sz w:val="20"/>
          <w:szCs w:val="20"/>
        </w:rPr>
        <w:t>px solid black</w:t>
      </w:r>
    </w:p>
    <w:p w14:paraId="142B18C6" w14:textId="4AFA695A" w:rsidR="002E1BAB" w:rsidRDefault="002E1BAB" w:rsidP="00DC09A6">
      <w:pPr>
        <w:pStyle w:val="Heading3"/>
      </w:pPr>
      <w:r>
        <w:t>Normal flow and</w:t>
      </w:r>
      <w:r w:rsidR="00A53392">
        <w:t xml:space="preserve"> tools to alter </w:t>
      </w:r>
      <w:r w:rsidR="00806314">
        <w:t xml:space="preserve">the normal </w:t>
      </w:r>
      <w:r w:rsidR="005326B2">
        <w:t>flow</w:t>
      </w:r>
    </w:p>
    <w:p w14:paraId="58931B7A" w14:textId="1F4389AD"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Normal flow is how the browser lays out HTML pages by default when you do nothing to control page layout. Let's look at a quick HTML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5485"/>
      </w:tblGrid>
      <w:tr w:rsidR="001B1EED" w:rsidRPr="00530616" w14:paraId="4286B6DD" w14:textId="77777777" w:rsidTr="001B1EED">
        <w:tc>
          <w:tcPr>
            <w:tcW w:w="5485" w:type="dxa"/>
          </w:tcPr>
          <w:p w14:paraId="4F32DFFF"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I love my cat.</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p w14:paraId="6DC80F34"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EFC285D"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Buy cat food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1AA555F9"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Exercise</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3DFF14C"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lastRenderedPageBreak/>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Cheer up friend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138C128"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75577A3" w14:textId="5F6A90F7" w:rsidR="001B1EED" w:rsidRPr="00530616" w:rsidRDefault="001B1EED" w:rsidP="00342CBB">
            <w:pPr>
              <w:pStyle w:val="HTMLPreformatted"/>
              <w:pBdr>
                <w:left w:val="single" w:sz="36" w:space="18" w:color="00458B"/>
              </w:pBdr>
              <w:shd w:val="clear" w:color="auto" w:fill="EEEEEE"/>
              <w:spacing w:after="360"/>
              <w:rPr>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The 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tc>
        <w:tc>
          <w:tcPr>
            <w:tcW w:w="5485" w:type="dxa"/>
          </w:tcPr>
          <w:p w14:paraId="7579858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lastRenderedPageBreak/>
              <w:t>I love my cat.</w:t>
            </w:r>
          </w:p>
          <w:p w14:paraId="5204BFC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Buy cat food</w:t>
            </w:r>
          </w:p>
          <w:p w14:paraId="1B3EC5A9"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Exercise</w:t>
            </w:r>
          </w:p>
          <w:p w14:paraId="5231A1F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Cheer up friend</w:t>
            </w:r>
          </w:p>
          <w:p w14:paraId="5520263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The end!</w:t>
            </w:r>
          </w:p>
          <w:p w14:paraId="14DB7791" w14:textId="77777777" w:rsidR="001B1EED" w:rsidRPr="00530616" w:rsidRDefault="001B1EED" w:rsidP="008D4719">
            <w:pPr>
              <w:pStyle w:val="NormalWeb"/>
              <w:spacing w:before="0" w:beforeAutospacing="0" w:after="360" w:afterAutospacing="0"/>
              <w:rPr>
                <w:rFonts w:ascii="Arial" w:hAnsi="Arial" w:cs="Arial"/>
                <w:color w:val="212121"/>
                <w:spacing w:val="-1"/>
                <w:sz w:val="22"/>
                <w:szCs w:val="22"/>
              </w:rPr>
            </w:pPr>
          </w:p>
        </w:tc>
      </w:tr>
    </w:tbl>
    <w:p w14:paraId="735F5945" w14:textId="304C46F9"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lastRenderedPageBreak/>
        <w:t>Note here how the HTML is displayed in the exact order in which it appears in the source code, with elements stacked up on top of one another — the first paragraph, followed by the unordered list, followed by the second paragraph.</w:t>
      </w:r>
    </w:p>
    <w:p w14:paraId="794B8C61" w14:textId="5D2C7D81" w:rsidR="00F6299A" w:rsidRPr="00530616" w:rsidRDefault="00F6299A"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(recall: </w:t>
      </w:r>
      <w:r w:rsidRPr="00530616">
        <w:rPr>
          <w:rFonts w:ascii="Arial" w:hAnsi="Arial" w:cs="Arial"/>
          <w:color w:val="212121"/>
          <w:spacing w:val="-1"/>
          <w:sz w:val="22"/>
          <w:szCs w:val="22"/>
          <w:shd w:val="clear" w:color="auto" w:fill="FFFFFF"/>
        </w:rPr>
        <w:t>The elements that appear one below the other are described as </w:t>
      </w:r>
      <w:r w:rsidRPr="00530616">
        <w:rPr>
          <w:rStyle w:val="Emphasis"/>
          <w:rFonts w:ascii="Arial" w:hAnsi="Arial" w:cs="Arial"/>
          <w:color w:val="212121"/>
          <w:spacing w:val="-1"/>
          <w:sz w:val="22"/>
          <w:szCs w:val="22"/>
          <w:shd w:val="clear" w:color="auto" w:fill="FFFFFF"/>
        </w:rPr>
        <w:t>block</w:t>
      </w:r>
      <w:r w:rsidRPr="00530616">
        <w:rPr>
          <w:rFonts w:ascii="Arial" w:hAnsi="Arial" w:cs="Arial"/>
          <w:color w:val="212121"/>
          <w:spacing w:val="-1"/>
          <w:sz w:val="22"/>
          <w:szCs w:val="22"/>
          <w:shd w:val="clear" w:color="auto" w:fill="FFFFFF"/>
        </w:rPr>
        <w:t xml:space="preserve"> elements, in contrast </w:t>
      </w:r>
      <w:r w:rsidR="00C23ECB">
        <w:rPr>
          <w:rFonts w:ascii="Arial" w:hAnsi="Arial" w:cs="Arial"/>
          <w:color w:val="212121"/>
          <w:spacing w:val="-1"/>
          <w:sz w:val="22"/>
          <w:szCs w:val="22"/>
          <w:shd w:val="clear" w:color="auto" w:fill="FFFFFF"/>
        </w:rPr>
        <w:t>t</w:t>
      </w:r>
      <w:r w:rsidRPr="00530616">
        <w:rPr>
          <w:rFonts w:ascii="Arial" w:hAnsi="Arial" w:cs="Arial"/>
          <w:color w:val="212121"/>
          <w:spacing w:val="-1"/>
          <w:sz w:val="22"/>
          <w:szCs w:val="22"/>
          <w:shd w:val="clear" w:color="auto" w:fill="FFFFFF"/>
        </w:rPr>
        <w:t>o </w:t>
      </w:r>
      <w:r w:rsidRPr="00530616">
        <w:rPr>
          <w:rStyle w:val="Emphasis"/>
          <w:rFonts w:ascii="Arial" w:hAnsi="Arial" w:cs="Arial"/>
          <w:color w:val="212121"/>
          <w:spacing w:val="-1"/>
          <w:sz w:val="22"/>
          <w:szCs w:val="22"/>
          <w:shd w:val="clear" w:color="auto" w:fill="FFFFFF"/>
        </w:rPr>
        <w:t>inline</w:t>
      </w:r>
      <w:r w:rsidRPr="00530616">
        <w:rPr>
          <w:rFonts w:ascii="Arial" w:hAnsi="Arial" w:cs="Arial"/>
          <w:color w:val="212121"/>
          <w:spacing w:val="-1"/>
          <w:sz w:val="22"/>
          <w:szCs w:val="22"/>
          <w:shd w:val="clear" w:color="auto" w:fill="FFFFFF"/>
        </w:rPr>
        <w:t> elements, which appear one beside the other, like the individual words in a paragraph.)</w:t>
      </w:r>
    </w:p>
    <w:p w14:paraId="6F9D43A8" w14:textId="32D7C563" w:rsidR="004D4C64" w:rsidRDefault="00DB53ED" w:rsidP="008D4719">
      <w:pPr>
        <w:pStyle w:val="NormalWeb"/>
        <w:shd w:val="clear" w:color="auto" w:fill="FFFFFF"/>
        <w:spacing w:before="0" w:beforeAutospacing="0" w:after="360" w:afterAutospacing="0"/>
        <w:rPr>
          <w:rFonts w:ascii="Arial" w:hAnsi="Arial" w:cs="Arial"/>
          <w:color w:val="212121"/>
          <w:spacing w:val="-1"/>
          <w:sz w:val="22"/>
          <w:szCs w:val="22"/>
          <w:shd w:val="clear" w:color="auto" w:fill="FFFFFF"/>
        </w:rPr>
      </w:pPr>
      <w:r w:rsidRPr="00530616">
        <w:rPr>
          <w:rFonts w:ascii="Arial" w:hAnsi="Arial" w:cs="Arial"/>
          <w:color w:val="212121"/>
          <w:spacing w:val="-1"/>
          <w:sz w:val="22"/>
          <w:szCs w:val="22"/>
          <w:shd w:val="clear" w:color="auto" w:fill="FFFFFF"/>
        </w:rPr>
        <w:t xml:space="preserve">For many of the elements on your page the normal flow will create exactly the layout you need, however for more complex layouts you will need to alter this default behavior using some </w:t>
      </w:r>
      <w:r w:rsidR="00F10DD3" w:rsidRPr="00530616">
        <w:rPr>
          <w:rFonts w:ascii="Arial" w:hAnsi="Arial" w:cs="Arial"/>
          <w:color w:val="212121"/>
          <w:spacing w:val="-1"/>
          <w:sz w:val="22"/>
          <w:szCs w:val="22"/>
          <w:shd w:val="clear" w:color="auto" w:fill="FFFFFF"/>
        </w:rPr>
        <w:t>tools:</w:t>
      </w:r>
    </w:p>
    <w:p w14:paraId="523D3897"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The </w:t>
      </w:r>
      <w:hyperlink r:id="rId30" w:history="1">
        <w:r w:rsidRPr="00165856">
          <w:rPr>
            <w:rFonts w:ascii="Consolas" w:eastAsia="Times New Roman" w:hAnsi="Consolas" w:cs="Courier New"/>
            <w:color w:val="00458B"/>
            <w:spacing w:val="-1"/>
            <w:sz w:val="18"/>
            <w:szCs w:val="18"/>
            <w:shd w:val="clear" w:color="auto" w:fill="EEEEEE"/>
          </w:rPr>
          <w:t>display</w:t>
        </w:r>
      </w:hyperlink>
      <w:r w:rsidRPr="00165856">
        <w:rPr>
          <w:rFonts w:ascii="Arial" w:eastAsia="Times New Roman" w:hAnsi="Arial" w:cs="Arial"/>
          <w:color w:val="212121"/>
          <w:spacing w:val="-1"/>
        </w:rPr>
        <w:t> property</w:t>
      </w:r>
    </w:p>
    <w:p w14:paraId="11B0E1FC"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Flexbox</w:t>
      </w:r>
    </w:p>
    <w:p w14:paraId="49DA2DF4"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Grid</w:t>
      </w:r>
    </w:p>
    <w:p w14:paraId="5221C653"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Floats</w:t>
      </w:r>
    </w:p>
    <w:p w14:paraId="74C25270"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Positioning</w:t>
      </w:r>
    </w:p>
    <w:p w14:paraId="5DE18F4B"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Table layout</w:t>
      </w:r>
    </w:p>
    <w:p w14:paraId="31430CC9"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Multiple-column layout</w:t>
      </w:r>
    </w:p>
    <w:p w14:paraId="2C916EC3" w14:textId="4FFDD127" w:rsidR="00CF2AE6" w:rsidRDefault="0060306D" w:rsidP="00DC09A6">
      <w:pPr>
        <w:pStyle w:val="Heading3"/>
      </w:pPr>
      <w:r>
        <w:t xml:space="preserve">The old way: </w:t>
      </w:r>
      <w:r w:rsidR="001805C3">
        <w:t>position</w:t>
      </w:r>
      <w:r w:rsidR="00D831AF">
        <w:t xml:space="preserve"> and</w:t>
      </w:r>
      <w:r w:rsidR="001805C3">
        <w:t xml:space="preserve"> float</w:t>
      </w:r>
    </w:p>
    <w:p w14:paraId="70136C25" w14:textId="079B7425" w:rsidR="00AB3221" w:rsidRDefault="00AB3221" w:rsidP="00F251A3">
      <w:pPr>
        <w:pStyle w:val="Heading4"/>
      </w:pPr>
      <w:r>
        <w:t>Position</w:t>
      </w:r>
      <w:r w:rsidR="00D831AF">
        <w:t>ing</w:t>
      </w:r>
      <w:r w:rsidR="009D4F1B">
        <w:t xml:space="preserve"> with top, left, bottom, right</w:t>
      </w:r>
      <w:r w:rsidR="00D831AF">
        <w:t xml:space="preserve"> in </w:t>
      </w:r>
      <w:r w:rsidR="003904AE">
        <w:t>absolute/relative/fixed manner</w:t>
      </w:r>
    </w:p>
    <w:p w14:paraId="67175747" w14:textId="5C52D071"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element has a natural location inside a page's flow, in the order read in by the browser. The property </w:t>
      </w:r>
      <w:r>
        <w:rPr>
          <w:rStyle w:val="HTMLCode"/>
          <w:rFonts w:ascii="Consolas" w:eastAsiaTheme="majorEastAsia" w:hAnsi="Consolas"/>
          <w:color w:val="000000"/>
        </w:rPr>
        <w:t>position</w:t>
      </w:r>
      <w:r>
        <w:rPr>
          <w:rFonts w:ascii="Segoe UI" w:hAnsi="Segoe UI" w:cs="Segoe UI"/>
          <w:color w:val="000000"/>
          <w:sz w:val="21"/>
          <w:szCs w:val="21"/>
        </w:rPr>
        <w:t> can be used to alter the position of block elements.</w:t>
      </w:r>
    </w:p>
    <w:p w14:paraId="057C2E5D" w14:textId="77777777" w:rsidR="00AB3221" w:rsidRDefault="00AB3221" w:rsidP="000E602E">
      <w:p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position: </w:t>
      </w:r>
      <w:r>
        <w:rPr>
          <w:rStyle w:val="underline"/>
          <w:rFonts w:ascii="Consolas" w:hAnsi="Consolas" w:cs="Segoe UI"/>
          <w:color w:val="E31B23"/>
          <w:sz w:val="23"/>
          <w:szCs w:val="23"/>
          <w:u w:val="single"/>
        </w:rPr>
        <w:t>static</w:t>
      </w:r>
      <w:r>
        <w:rPr>
          <w:rStyle w:val="line-heading-code-new"/>
          <w:rFonts w:ascii="Consolas" w:hAnsi="Consolas" w:cs="Segoe UI"/>
          <w:color w:val="E31B23"/>
          <w:sz w:val="23"/>
          <w:szCs w:val="23"/>
        </w:rPr>
        <w:t>|absolute|relative|fixed</w:t>
      </w:r>
    </w:p>
    <w:p w14:paraId="080B6B06" w14:textId="0809A3D9"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elements are displayed from top to bottom in the normal flow. For block elements, line breaks are inserted at the beginning and the end to form a rectangular box. You can leave the box in the default normal flow (</w:t>
      </w:r>
      <w:r w:rsidRPr="00B97120">
        <w:rPr>
          <w:rStyle w:val="HTMLCode"/>
          <w:rFonts w:ascii="Consolas" w:eastAsiaTheme="majorEastAsia" w:hAnsi="Consolas"/>
          <w:color w:val="FF0000"/>
        </w:rPr>
        <w:t>position:static</w:t>
      </w:r>
      <w:r>
        <w:rPr>
          <w:rFonts w:ascii="Segoe UI" w:hAnsi="Segoe UI" w:cs="Segoe UI"/>
          <w:color w:val="000000"/>
          <w:sz w:val="21"/>
          <w:szCs w:val="21"/>
        </w:rPr>
        <w:t>); you can remove the box from the normal flow and specify its location with respect to either its parent element (</w:t>
      </w:r>
      <w:r w:rsidRPr="00DE3AF1">
        <w:rPr>
          <w:rStyle w:val="HTMLCode"/>
          <w:rFonts w:ascii="Consolas" w:eastAsiaTheme="majorEastAsia" w:hAnsi="Consolas"/>
          <w:color w:val="FF0000"/>
        </w:rPr>
        <w:t>position:absolute</w:t>
      </w:r>
      <w:r>
        <w:rPr>
          <w:rFonts w:ascii="Segoe UI" w:hAnsi="Segoe UI" w:cs="Segoe UI"/>
          <w:color w:val="000000"/>
          <w:sz w:val="21"/>
          <w:szCs w:val="21"/>
        </w:rPr>
        <w:t>) or the browser window (</w:t>
      </w:r>
      <w:r w:rsidRPr="00DE3AF1">
        <w:rPr>
          <w:rStyle w:val="HTMLCode"/>
          <w:rFonts w:ascii="Consolas" w:eastAsiaTheme="majorEastAsia" w:hAnsi="Consolas"/>
          <w:color w:val="FF0000"/>
        </w:rPr>
        <w:t>position:fixed</w:t>
      </w:r>
      <w:r>
        <w:rPr>
          <w:rFonts w:ascii="Segoe UI" w:hAnsi="Segoe UI" w:cs="Segoe UI"/>
          <w:color w:val="000000"/>
          <w:sz w:val="21"/>
          <w:szCs w:val="21"/>
        </w:rPr>
        <w:t>)</w:t>
      </w:r>
      <w:r w:rsidR="008610DE">
        <w:rPr>
          <w:rFonts w:ascii="Segoe UI" w:hAnsi="Segoe UI" w:cs="Segoe UI"/>
          <w:color w:val="000000"/>
          <w:sz w:val="21"/>
          <w:szCs w:val="21"/>
        </w:rPr>
        <w:t xml:space="preserve"> or </w:t>
      </w:r>
      <w:r>
        <w:rPr>
          <w:rFonts w:ascii="Segoe UI" w:hAnsi="Segoe UI" w:cs="Segoe UI"/>
          <w:color w:val="000000"/>
          <w:sz w:val="21"/>
          <w:szCs w:val="21"/>
        </w:rPr>
        <w:t>its normal position in the flow (</w:t>
      </w:r>
      <w:r w:rsidRPr="00DE3AF1">
        <w:rPr>
          <w:rStyle w:val="HTMLCode"/>
          <w:rFonts w:ascii="Consolas" w:eastAsiaTheme="majorEastAsia" w:hAnsi="Consolas"/>
          <w:color w:val="FF0000"/>
        </w:rPr>
        <w:t>position:relative</w:t>
      </w:r>
      <w:r>
        <w:rPr>
          <w:rFonts w:ascii="Segoe UI" w:hAnsi="Segoe UI" w:cs="Segoe UI"/>
          <w:color w:val="000000"/>
          <w:sz w:val="21"/>
          <w:szCs w:val="21"/>
        </w:rPr>
        <w:t>).</w:t>
      </w:r>
    </w:p>
    <w:p w14:paraId="3915725D" w14:textId="743BAD4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For non-static positioned elements, </w:t>
      </w:r>
      <w:r w:rsidR="007414B6">
        <w:rPr>
          <w:rFonts w:ascii="Segoe UI" w:hAnsi="Segoe UI" w:cs="Segoe UI"/>
          <w:color w:val="000000"/>
          <w:sz w:val="21"/>
          <w:szCs w:val="21"/>
        </w:rPr>
        <w:t>th</w:t>
      </w:r>
      <w:r>
        <w:rPr>
          <w:rFonts w:ascii="Segoe UI" w:hAnsi="Segoe UI" w:cs="Segoe UI"/>
          <w:color w:val="000000"/>
          <w:sz w:val="21"/>
          <w:szCs w:val="21"/>
        </w:rPr>
        <w:t>e new position is specified via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properties:</w:t>
      </w:r>
    </w:p>
    <w:p w14:paraId="06D12192" w14:textId="77777777"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top: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left: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bottom: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right: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Fonts w:ascii="Segoe UI" w:hAnsi="Segoe UI" w:cs="Segoe UI"/>
          <w:color w:val="000000"/>
          <w:sz w:val="21"/>
          <w:szCs w:val="21"/>
        </w:rPr>
        <w:t>Set the distance from the edge of this element to the corresponding edge of the containing block.</w:t>
      </w:r>
    </w:p>
    <w:p w14:paraId="7FE65F58" w14:textId="30738098" w:rsidR="00F5348A" w:rsidRDefault="00AB3221" w:rsidP="00F5348A">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width: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height: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Segoe UI" w:hAnsi="Segoe UI" w:cs="Segoe UI"/>
          <w:color w:val="000000"/>
          <w:sz w:val="21"/>
          <w:szCs w:val="21"/>
        </w:rPr>
        <w:br/>
        <w:t>Set the width and height of this block. You can use the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to scale this block.</w:t>
      </w:r>
    </w:p>
    <w:p w14:paraId="774985D9" w14:textId="166EFEEB"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z-index: </w:t>
      </w:r>
      <w:r>
        <w:rPr>
          <w:rStyle w:val="Emphasis"/>
          <w:rFonts w:ascii="Consolas" w:hAnsi="Consolas" w:cs="Segoe UI"/>
          <w:color w:val="E31B23"/>
          <w:sz w:val="23"/>
          <w:szCs w:val="23"/>
        </w:rPr>
        <w:t>number</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auto</w:t>
      </w:r>
      <w:r>
        <w:rPr>
          <w:rFonts w:ascii="Segoe UI" w:hAnsi="Segoe UI" w:cs="Segoe UI"/>
          <w:color w:val="000000"/>
          <w:sz w:val="21"/>
          <w:szCs w:val="21"/>
        </w:rPr>
        <w:br/>
        <w:t>When two blocks overlap due to re-positioning, the one with larger </w:t>
      </w:r>
      <w:r>
        <w:rPr>
          <w:rStyle w:val="HTMLCode"/>
          <w:rFonts w:ascii="Consolas" w:eastAsiaTheme="majorEastAsia" w:hAnsi="Consolas"/>
          <w:color w:val="000000"/>
        </w:rPr>
        <w:t>z-index</w:t>
      </w:r>
      <w:r>
        <w:rPr>
          <w:rFonts w:ascii="Segoe UI" w:hAnsi="Segoe UI" w:cs="Segoe UI"/>
          <w:color w:val="000000"/>
          <w:sz w:val="21"/>
          <w:szCs w:val="21"/>
        </w:rPr>
        <w:t xml:space="preserve"> number is on top (i.e., </w:t>
      </w:r>
      <w:r w:rsidR="00D42BBF">
        <w:rPr>
          <w:rFonts w:ascii="Segoe UI" w:hAnsi="Segoe UI" w:cs="Segoe UI"/>
          <w:color w:val="000000"/>
          <w:sz w:val="21"/>
          <w:szCs w:val="21"/>
        </w:rPr>
        <w:t xml:space="preserve">the </w:t>
      </w:r>
      <w:r>
        <w:rPr>
          <w:rFonts w:ascii="Segoe UI" w:hAnsi="Segoe UI" w:cs="Segoe UI"/>
          <w:color w:val="000000"/>
          <w:sz w:val="21"/>
          <w:szCs w:val="21"/>
        </w:rPr>
        <w:t>z-axis i</w:t>
      </w:r>
      <w:r w:rsidR="00D42BBF">
        <w:rPr>
          <w:rFonts w:ascii="Segoe UI" w:hAnsi="Segoe UI" w:cs="Segoe UI"/>
          <w:color w:val="000000"/>
          <w:sz w:val="21"/>
          <w:szCs w:val="21"/>
        </w:rPr>
        <w:t xml:space="preserve">n </w:t>
      </w:r>
      <w:r>
        <w:rPr>
          <w:rFonts w:ascii="Segoe UI" w:hAnsi="Segoe UI" w:cs="Segoe UI"/>
          <w:color w:val="000000"/>
          <w:sz w:val="21"/>
          <w:szCs w:val="21"/>
        </w:rPr>
        <w:t>3D graphics coordinates system). Negative number is allowed. The default </w:t>
      </w:r>
      <w:r>
        <w:rPr>
          <w:rStyle w:val="HTMLCode"/>
          <w:rFonts w:ascii="Consolas" w:eastAsiaTheme="majorEastAsia" w:hAnsi="Consolas"/>
          <w:color w:val="000000"/>
        </w:rPr>
        <w:t>auto</w:t>
      </w:r>
      <w:r>
        <w:rPr>
          <w:rFonts w:ascii="Segoe UI" w:hAnsi="Segoe UI" w:cs="Segoe UI"/>
          <w:color w:val="000000"/>
          <w:sz w:val="21"/>
          <w:szCs w:val="21"/>
        </w:rPr>
        <w:t> stacks the element at the same level as its parent. If the </w:t>
      </w:r>
      <w:r>
        <w:rPr>
          <w:rStyle w:val="HTMLCode"/>
          <w:rFonts w:ascii="Consolas" w:eastAsiaTheme="majorEastAsia" w:hAnsi="Consolas"/>
          <w:color w:val="000000"/>
        </w:rPr>
        <w:t>z-index</w:t>
      </w:r>
      <w:r>
        <w:rPr>
          <w:rFonts w:ascii="Segoe UI" w:hAnsi="Segoe UI" w:cs="Segoe UI"/>
          <w:color w:val="000000"/>
          <w:sz w:val="21"/>
          <w:szCs w:val="21"/>
        </w:rPr>
        <w:t> of two elements are the same or no </w:t>
      </w:r>
      <w:r>
        <w:rPr>
          <w:rStyle w:val="HTMLCode"/>
          <w:rFonts w:ascii="Consolas" w:eastAsiaTheme="majorEastAsia" w:hAnsi="Consolas"/>
          <w:color w:val="000000"/>
        </w:rPr>
        <w:t>z-index</w:t>
      </w:r>
      <w:r>
        <w:rPr>
          <w:rFonts w:ascii="Segoe UI" w:hAnsi="Segoe UI" w:cs="Segoe UI"/>
          <w:color w:val="000000"/>
          <w:sz w:val="21"/>
          <w:szCs w:val="21"/>
        </w:rPr>
        <w:t> are defined, the last element rendered is placed on top. z-index with alpha can create see-thru effect.</w:t>
      </w:r>
    </w:p>
    <w:p w14:paraId="3B36441B" w14:textId="22846932" w:rsidR="005C5397" w:rsidRPr="003809C1" w:rsidRDefault="005C5397" w:rsidP="005C5397">
      <w:pPr>
        <w:rPr>
          <w:b/>
          <w:bCs/>
        </w:rPr>
      </w:pPr>
      <w:r w:rsidRPr="003809C1">
        <w:rPr>
          <w:b/>
          <w:bCs/>
        </w:rPr>
        <w:t>Note</w:t>
      </w:r>
      <w:r w:rsidR="00E30EA4">
        <w:rPr>
          <w:b/>
          <w:bCs/>
        </w:rPr>
        <w:t>:</w:t>
      </w:r>
      <w:r w:rsidRPr="003809C1">
        <w:rPr>
          <w:b/>
          <w:bCs/>
        </w:rPr>
        <w:t xml:space="preserve"> th</w:t>
      </w:r>
      <w:r w:rsidR="00E30EA4">
        <w:rPr>
          <w:b/>
          <w:bCs/>
        </w:rPr>
        <w:t xml:space="preserve">e </w:t>
      </w:r>
      <w:r w:rsidRPr="003809C1">
        <w:rPr>
          <w:b/>
          <w:bCs/>
        </w:rPr>
        <w:t xml:space="preserve">top, </w:t>
      </w:r>
      <w:r w:rsidR="00123A86" w:rsidRPr="003809C1">
        <w:rPr>
          <w:b/>
          <w:bCs/>
        </w:rPr>
        <w:t xml:space="preserve">left, bottom, right </w:t>
      </w:r>
      <w:r w:rsidR="00817251">
        <w:rPr>
          <w:b/>
          <w:bCs/>
        </w:rPr>
        <w:t xml:space="preserve">values </w:t>
      </w:r>
      <w:r w:rsidR="00123A86" w:rsidRPr="003809C1">
        <w:rPr>
          <w:b/>
          <w:bCs/>
        </w:rPr>
        <w:t xml:space="preserve">here are different from </w:t>
      </w:r>
      <w:r w:rsidR="00854340" w:rsidRPr="003809C1">
        <w:rPr>
          <w:b/>
          <w:bCs/>
        </w:rPr>
        <w:t>the top</w:t>
      </w:r>
      <w:r w:rsidR="003809C1" w:rsidRPr="003809C1">
        <w:rPr>
          <w:b/>
          <w:bCs/>
        </w:rPr>
        <w:t xml:space="preserve">, right, bottom, left </w:t>
      </w:r>
      <w:r w:rsidR="00E30EA4">
        <w:rPr>
          <w:b/>
          <w:bCs/>
        </w:rPr>
        <w:t>values</w:t>
      </w:r>
      <w:r w:rsidR="003809C1" w:rsidRPr="003809C1">
        <w:rPr>
          <w:b/>
          <w:bCs/>
        </w:rPr>
        <w:t xml:space="preserve"> in padding, margin!</w:t>
      </w:r>
    </w:p>
    <w:p w14:paraId="637A1478" w14:textId="743E67D7" w:rsidR="00AB3221" w:rsidRPr="003D52D1" w:rsidRDefault="00AB3221" w:rsidP="003D52D1">
      <w:pPr>
        <w:pStyle w:val="Heading5"/>
      </w:pPr>
      <w:r w:rsidRPr="003D52D1">
        <w:rPr>
          <w:rStyle w:val="font-code"/>
        </w:rPr>
        <w:t>position:stati</w:t>
      </w:r>
      <w:r w:rsidR="003D52D1" w:rsidRPr="003D52D1">
        <w:rPr>
          <w:rStyle w:val="font-code"/>
        </w:rPr>
        <w:t>c</w:t>
      </w:r>
      <w:r w:rsidR="002D1C59">
        <w:rPr>
          <w:rStyle w:val="font-code"/>
        </w:rPr>
        <w:t xml:space="preserve"> and top, right, bottom, left have no effect</w:t>
      </w:r>
    </w:p>
    <w:p w14:paraId="5D70238C" w14:textId="565F4E6A"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default </w:t>
      </w:r>
      <w:r>
        <w:rPr>
          <w:rStyle w:val="HTMLCode"/>
          <w:rFonts w:ascii="Consolas" w:eastAsiaTheme="majorEastAsia" w:hAnsi="Consolas"/>
          <w:color w:val="000000"/>
        </w:rPr>
        <w:t>position:static</w:t>
      </w:r>
      <w:r>
        <w:rPr>
          <w:rFonts w:ascii="Segoe UI" w:hAnsi="Segoe UI" w:cs="Segoe UI"/>
          <w:color w:val="000000"/>
          <w:sz w:val="21"/>
          <w:szCs w:val="21"/>
        </w:rPr>
        <w:t> positions the element according to the normal flow of the page, in the order that is read by the browser. Properties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has no effect for </w:t>
      </w:r>
      <w:r>
        <w:rPr>
          <w:rStyle w:val="HTMLCode"/>
          <w:rFonts w:ascii="Consolas" w:eastAsiaTheme="majorEastAsia" w:hAnsi="Consolas"/>
          <w:color w:val="000000"/>
        </w:rPr>
        <w:t>static</w:t>
      </w:r>
      <w:r>
        <w:rPr>
          <w:rFonts w:ascii="Segoe UI" w:hAnsi="Segoe UI" w:cs="Segoe UI"/>
          <w:color w:val="000000"/>
          <w:sz w:val="21"/>
          <w:szCs w:val="21"/>
        </w:rPr>
        <w:t>.</w:t>
      </w:r>
    </w:p>
    <w:p w14:paraId="21502D06" w14:textId="06EE73AF" w:rsidR="00BB71ED" w:rsidRDefault="00CA067D" w:rsidP="00AB3221">
      <w:pPr>
        <w:pStyle w:val="NormalWeb"/>
        <w:shd w:val="clear" w:color="auto" w:fill="FFFFFF"/>
        <w:spacing w:before="0" w:beforeAutospacing="0" w:after="0" w:afterAutospacing="0"/>
        <w:jc w:val="both"/>
        <w:rPr>
          <w:rFonts w:ascii="Segoe UI" w:hAnsi="Segoe UI" w:cs="Segoe UI"/>
          <w:color w:val="000000"/>
          <w:sz w:val="21"/>
          <w:szCs w:val="21"/>
        </w:rPr>
      </w:pPr>
      <w:hyperlink r:id="rId31" w:history="1">
        <w:r w:rsidR="008532F5" w:rsidRPr="003C5C7F">
          <w:rPr>
            <w:rStyle w:val="Hyperlink"/>
            <w:rFonts w:ascii="Segoe UI" w:hAnsi="Segoe UI" w:cs="Segoe UI"/>
            <w:sz w:val="21"/>
            <w:szCs w:val="21"/>
          </w:rPr>
          <w:t>https://developer.mozilla.org/en-US/docs/Web/CSS/position</w:t>
        </w:r>
      </w:hyperlink>
      <w:r w:rsidR="008532F5">
        <w:rPr>
          <w:rFonts w:ascii="Segoe UI" w:hAnsi="Segoe UI" w:cs="Segoe UI"/>
          <w:color w:val="000000"/>
          <w:sz w:val="21"/>
          <w:szCs w:val="21"/>
        </w:rPr>
        <w:t xml:space="preserve"> --&gt; example of use</w:t>
      </w:r>
    </w:p>
    <w:p w14:paraId="3210978A" w14:textId="50B502E5" w:rsidR="00AB3221" w:rsidRPr="007F3DE5" w:rsidRDefault="00AB3221" w:rsidP="007F3DE5">
      <w:pPr>
        <w:pStyle w:val="Heading5"/>
      </w:pPr>
      <w:r w:rsidRPr="007F3DE5">
        <w:rPr>
          <w:rStyle w:val="font-code"/>
        </w:rPr>
        <w:lastRenderedPageBreak/>
        <w:t>position:relative</w:t>
      </w:r>
    </w:p>
    <w:p w14:paraId="41924F44"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Move the element </w:t>
      </w:r>
      <w:r>
        <w:rPr>
          <w:rStyle w:val="Emphasis"/>
          <w:rFonts w:ascii="Segoe UI" w:eastAsiaTheme="majorEastAsia" w:hAnsi="Segoe UI" w:cs="Segoe UI"/>
          <w:color w:val="000000"/>
          <w:sz w:val="21"/>
          <w:szCs w:val="21"/>
        </w:rPr>
        <w:t>relative to its normal location</w:t>
      </w:r>
      <w:r>
        <w:rPr>
          <w:rFonts w:ascii="Segoe UI" w:hAnsi="Segoe UI" w:cs="Segoe UI"/>
          <w:color w:val="000000"/>
          <w:sz w:val="21"/>
          <w:szCs w:val="21"/>
        </w:rPr>
        <w:t>. The original space occupied by this element is preserved. The surrounding elements are not affected. For example,</w:t>
      </w:r>
    </w:p>
    <w:p w14:paraId="24F7BE2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div#up {</w:t>
      </w:r>
    </w:p>
    <w:p w14:paraId="4F464E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relative;</w:t>
      </w:r>
    </w:p>
    <w:p w14:paraId="57304D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-2em;  </w:t>
      </w:r>
      <w:r>
        <w:rPr>
          <w:rStyle w:val="color-comment"/>
          <w:rFonts w:ascii="Consolas" w:hAnsi="Consolas"/>
          <w:color w:val="009900"/>
        </w:rPr>
        <w:t>/* move this element up by 2em */</w:t>
      </w:r>
    </w:p>
    <w:p w14:paraId="730C08E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FBFB522" w14:textId="5B00968C" w:rsidR="00AB3221" w:rsidRPr="007F3DE5" w:rsidRDefault="00AB3221" w:rsidP="007F3DE5">
      <w:pPr>
        <w:pStyle w:val="Heading5"/>
      </w:pPr>
      <w:r w:rsidRPr="007F3DE5">
        <w:rPr>
          <w:rStyle w:val="font-code"/>
        </w:rPr>
        <w:t>position:absolute</w:t>
      </w:r>
      <w:r w:rsidR="00F66958">
        <w:rPr>
          <w:rStyle w:val="font-code"/>
        </w:rPr>
        <w:t xml:space="preserve"> for child and position:relative for parent</w:t>
      </w:r>
    </w:p>
    <w:p w14:paraId="68949A03"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Position the element relative to the first non-static ancestor element; or </w:t>
      </w:r>
      <w:r>
        <w:rPr>
          <w:rStyle w:val="HTMLCode"/>
          <w:rFonts w:ascii="Consolas" w:eastAsiaTheme="majorEastAsia" w:hAnsi="Consolas"/>
          <w:color w:val="000000"/>
        </w:rPr>
        <w:t>&lt;body&gt;</w:t>
      </w:r>
      <w:r>
        <w:rPr>
          <w:rFonts w:ascii="Segoe UI" w:hAnsi="Segoe UI" w:cs="Segoe UI"/>
          <w:color w:val="000000"/>
          <w:sz w:val="21"/>
          <w:szCs w:val="21"/>
        </w:rPr>
        <w:t> if no such element is found. Absolute-positioned element is taken out from the normal flow, as if it does not present.</w:t>
      </w:r>
    </w:p>
    <w:p w14:paraId="27E55BEE" w14:textId="77777777" w:rsidR="00AB3221" w:rsidRPr="00F66958" w:rsidRDefault="00AB3221" w:rsidP="00AB3221">
      <w:pPr>
        <w:pStyle w:val="NormalWeb"/>
        <w:shd w:val="clear" w:color="auto" w:fill="FFFFFF"/>
        <w:spacing w:before="0" w:beforeAutospacing="0" w:after="0" w:afterAutospacing="0"/>
        <w:jc w:val="both"/>
        <w:rPr>
          <w:rFonts w:ascii="Segoe UI" w:hAnsi="Segoe UI" w:cs="Segoe UI"/>
          <w:color w:val="FF0000"/>
          <w:sz w:val="21"/>
          <w:szCs w:val="21"/>
        </w:rPr>
      </w:pPr>
      <w:r w:rsidRPr="00F66958">
        <w:rPr>
          <w:rFonts w:ascii="Segoe UI" w:hAnsi="Segoe UI" w:cs="Segoe UI"/>
          <w:color w:val="FF0000"/>
          <w:sz w:val="21"/>
          <w:szCs w:val="21"/>
        </w:rPr>
        <w:t>To absolutely position an element in a containing element (other than </w:t>
      </w:r>
      <w:r w:rsidRPr="00F66958">
        <w:rPr>
          <w:rStyle w:val="HTMLCode"/>
          <w:rFonts w:ascii="Consolas" w:eastAsiaTheme="majorEastAsia" w:hAnsi="Consolas"/>
          <w:color w:val="FF0000"/>
        </w:rPr>
        <w:t>&lt;body&gt;</w:t>
      </w:r>
      <w:r w:rsidRPr="00F66958">
        <w:rPr>
          <w:rFonts w:ascii="Segoe UI" w:hAnsi="Segoe UI" w:cs="Segoe UI"/>
          <w:color w:val="FF0000"/>
          <w:sz w:val="21"/>
          <w:szCs w:val="21"/>
        </w:rPr>
        <w:t>), declare the containing element relative without any movement, e.g., </w:t>
      </w:r>
      <w:r w:rsidRPr="00F66958">
        <w:rPr>
          <w:rStyle w:val="HTMLCode"/>
          <w:rFonts w:ascii="Consolas" w:eastAsiaTheme="majorEastAsia" w:hAnsi="Consolas"/>
          <w:color w:val="FF0000"/>
        </w:rPr>
        <w:t>container { position:relative }</w:t>
      </w:r>
      <w:r w:rsidRPr="00F66958">
        <w:rPr>
          <w:rFonts w:ascii="Segoe UI" w:hAnsi="Segoe UI" w:cs="Segoe UI"/>
          <w:color w:val="FF0000"/>
          <w:sz w:val="21"/>
          <w:szCs w:val="21"/>
        </w:rPr>
        <w:t>.</w:t>
      </w:r>
    </w:p>
    <w:p w14:paraId="364CBF6E" w14:textId="77777777" w:rsidR="00AB3221" w:rsidRDefault="00AB3221" w:rsidP="00AB322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958A4B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18B404C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4D2924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3E5C094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6BDC322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797D8BD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606B7B0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165B51A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4858172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67E43A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64F67F3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5F7B2C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1358F55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56C7B33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63209F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08B4EDD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201467C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49DD487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93269B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2E0E021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id="left-panel"</w:t>
      </w:r>
      <w:r>
        <w:rPr>
          <w:rFonts w:ascii="Consolas" w:hAnsi="Consolas"/>
          <w:color w:val="000000"/>
        </w:rPr>
        <w:t>&gt;</w:t>
      </w:r>
    </w:p>
    <w:p w14:paraId="6A74300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&lt;h2&gt;Left Panel&lt;/h2&gt;</w:t>
      </w:r>
    </w:p>
    <w:p w14:paraId="06639BC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left panel&lt;/p&gt;</w:t>
      </w:r>
    </w:p>
    <w:p w14:paraId="365B87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6AC09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id="main-panel"</w:t>
      </w:r>
      <w:r>
        <w:rPr>
          <w:rFonts w:ascii="Consolas" w:hAnsi="Consolas"/>
          <w:color w:val="000000"/>
        </w:rPr>
        <w:t>&gt;</w:t>
      </w:r>
    </w:p>
    <w:p w14:paraId="4A6A974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&lt;h2&gt;Main Panel&lt;/h2&gt;</w:t>
      </w:r>
    </w:p>
    <w:p w14:paraId="763A4A8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main panel&lt;/p&gt;</w:t>
      </w:r>
    </w:p>
    <w:p w14:paraId="354AA8D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0C3BFAC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51BF3AA6" w14:textId="77777777" w:rsidR="005C6C60" w:rsidRDefault="005C6C60" w:rsidP="005C6C6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Absolute positioning repeatedly can be used to create animation.</w:t>
      </w:r>
    </w:p>
    <w:p w14:paraId="74106062" w14:textId="48A91E64" w:rsidR="00AB3221" w:rsidRPr="007F3DE5" w:rsidRDefault="00AB3221" w:rsidP="007F3DE5">
      <w:pPr>
        <w:pStyle w:val="Heading5"/>
      </w:pPr>
      <w:r w:rsidRPr="007F3DE5">
        <w:rPr>
          <w:rStyle w:val="font-code"/>
        </w:rPr>
        <w:t>position:fixed</w:t>
      </w:r>
      <w:r w:rsidR="005C6C60">
        <w:rPr>
          <w:rStyle w:val="font-code"/>
        </w:rPr>
        <w:t xml:space="preserve"> and it does not scroll away</w:t>
      </w:r>
    </w:p>
    <w:p w14:paraId="334E835E"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element is fixed at the position relative to the browser's window, and </w:t>
      </w:r>
      <w:r w:rsidRPr="00A04E6E">
        <w:rPr>
          <w:rFonts w:ascii="Segoe UI" w:hAnsi="Segoe UI" w:cs="Segoe UI"/>
          <w:color w:val="FF0000"/>
          <w:sz w:val="21"/>
          <w:szCs w:val="21"/>
        </w:rPr>
        <w:t>it does not scroll away</w:t>
      </w:r>
      <w:r>
        <w:rPr>
          <w:rFonts w:ascii="Segoe UI" w:hAnsi="Segoe UI" w:cs="Segoe UI"/>
          <w:color w:val="000000"/>
          <w:sz w:val="21"/>
          <w:szCs w:val="21"/>
        </w:rPr>
        <w:t>. The position is defined in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(or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properties. Fixed-positioned element is taken out of the normal flow, as if it is not present.</w:t>
      </w:r>
    </w:p>
    <w:p w14:paraId="6612790C"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a fixed </w:t>
      </w:r>
      <w:r>
        <w:rPr>
          <w:rStyle w:val="HTMLCode"/>
          <w:rFonts w:ascii="Consolas" w:eastAsiaTheme="majorEastAsia" w:hAnsi="Consolas"/>
          <w:color w:val="000000"/>
        </w:rPr>
        <w:t>&lt;div&gt;</w:t>
      </w:r>
      <w:r>
        <w:rPr>
          <w:rFonts w:ascii="Segoe UI" w:hAnsi="Segoe UI" w:cs="Segoe UI"/>
          <w:color w:val="000000"/>
          <w:sz w:val="21"/>
          <w:szCs w:val="21"/>
        </w:rPr>
        <w:t> is added to the above example in absolute positioning. Take note that z-index is used to ensure that the fixed </w:t>
      </w:r>
      <w:r>
        <w:rPr>
          <w:rStyle w:val="HTMLCode"/>
          <w:rFonts w:ascii="Consolas" w:eastAsiaTheme="majorEastAsia" w:hAnsi="Consolas"/>
          <w:color w:val="000000"/>
        </w:rPr>
        <w:t>&lt;div&gt;</w:t>
      </w:r>
      <w:r>
        <w:rPr>
          <w:rFonts w:ascii="Segoe UI" w:hAnsi="Segoe UI" w:cs="Segoe UI"/>
          <w:color w:val="000000"/>
          <w:sz w:val="21"/>
          <w:szCs w:val="21"/>
        </w:rPr>
        <w:t> is always on top of the other </w:t>
      </w:r>
      <w:r>
        <w:rPr>
          <w:rStyle w:val="HTMLCode"/>
          <w:rFonts w:ascii="Consolas" w:eastAsiaTheme="majorEastAsia" w:hAnsi="Consolas"/>
          <w:color w:val="000000"/>
        </w:rPr>
        <w:t>&lt;div&gt;</w:t>
      </w:r>
      <w:r>
        <w:rPr>
          <w:rFonts w:ascii="Segoe UI" w:hAnsi="Segoe UI" w:cs="Segoe UI"/>
          <w:color w:val="000000"/>
          <w:sz w:val="21"/>
          <w:szCs w:val="21"/>
        </w:rPr>
        <w:t>'s, regardless of the order of writing the </w:t>
      </w:r>
      <w:r>
        <w:rPr>
          <w:rStyle w:val="HTMLCode"/>
          <w:rFonts w:ascii="Consolas" w:eastAsiaTheme="majorEastAsia" w:hAnsi="Consolas"/>
          <w:color w:val="000000"/>
        </w:rPr>
        <w:t>&lt;div&gt;</w:t>
      </w:r>
      <w:r>
        <w:rPr>
          <w:rFonts w:ascii="Segoe UI" w:hAnsi="Segoe UI" w:cs="Segoe UI"/>
          <w:color w:val="000000"/>
          <w:sz w:val="21"/>
          <w:szCs w:val="21"/>
        </w:rPr>
        <w:t>'s.</w:t>
      </w:r>
    </w:p>
    <w:p w14:paraId="6DBAC1A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#left-panel {</w:t>
      </w:r>
    </w:p>
    <w:p w14:paraId="30A362D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absolute;</w:t>
      </w:r>
    </w:p>
    <w:p w14:paraId="071440E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2F0AB3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489486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04F97A6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1DA86D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67736E0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5251A61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215D912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D9571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092F7B5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position: absolute;</w:t>
      </w:r>
    </w:p>
    <w:p w14:paraId="7D9C660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740383D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45E6CDC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270A44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65A397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7E5B5AA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11B0A89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41402AB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55B4102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#fixed-panel {</w:t>
      </w:r>
    </w:p>
    <w:p w14:paraId="77DCF8F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fixed;</w:t>
      </w:r>
    </w:p>
    <w:p w14:paraId="73490B0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100px;</w:t>
      </w:r>
    </w:p>
    <w:p w14:paraId="5438F4F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200px;</w:t>
      </w:r>
    </w:p>
    <w:p w14:paraId="281A977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1F30E9F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
    <w:p w14:paraId="328BDA9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200px;</w:t>
      </w:r>
    </w:p>
    <w:p w14:paraId="3A4D4EA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lime;</w:t>
      </w:r>
    </w:p>
    <w:p w14:paraId="42CF7CA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red;</w:t>
      </w:r>
    </w:p>
    <w:p w14:paraId="2CED71D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200;   </w:t>
      </w:r>
      <w:r>
        <w:rPr>
          <w:rStyle w:val="color-comment"/>
          <w:rFonts w:ascii="Consolas" w:hAnsi="Consolas"/>
          <w:color w:val="009900"/>
        </w:rPr>
        <w:t>/* larger z-index is on top */</w:t>
      </w:r>
    </w:p>
    <w:p w14:paraId="2C357C9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AFA19E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07C18E3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id="left-panel"&gt;</w:t>
      </w:r>
    </w:p>
    <w:p w14:paraId="277983C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&lt;h2&gt;Left Panel&lt;/h2&gt;</w:t>
      </w:r>
    </w:p>
    <w:p w14:paraId="7BC18B8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left panel&lt;/p&gt;</w:t>
      </w:r>
    </w:p>
    <w:p w14:paraId="4B12041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0D33EEF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id="main-panel"&gt;</w:t>
      </w:r>
    </w:p>
    <w:p w14:paraId="1C62BF2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&lt;h2&gt;Main Panel&lt;/h2&gt;</w:t>
      </w:r>
    </w:p>
    <w:p w14:paraId="134B79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main panel&lt;/p&gt;</w:t>
      </w:r>
    </w:p>
    <w:p w14:paraId="51908B1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31354BC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id="fixed-panel"</w:t>
      </w:r>
      <w:r>
        <w:rPr>
          <w:rFonts w:ascii="Consolas" w:hAnsi="Consolas"/>
          <w:color w:val="000000"/>
        </w:rPr>
        <w:t>&gt;</w:t>
      </w:r>
    </w:p>
    <w:p w14:paraId="64A8B0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&lt;h2&gt;Fixed Panel&lt;/h2&gt;</w:t>
      </w:r>
    </w:p>
    <w:p w14:paraId="3697CD8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panel does not move when your scroll up/down.&lt;/p&gt;</w:t>
      </w:r>
    </w:p>
    <w:p w14:paraId="78B3DF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2792F5B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0145AFF9" w14:textId="7F479CE6" w:rsidR="008027B9" w:rsidRDefault="001805C3" w:rsidP="001805C3">
      <w:pPr>
        <w:pStyle w:val="Heading4"/>
      </w:pPr>
      <w:r>
        <w:t xml:space="preserve">Float </w:t>
      </w:r>
    </w:p>
    <w:p w14:paraId="7B77311B" w14:textId="705E8B5B" w:rsidR="007704C4" w:rsidRDefault="0094265A" w:rsidP="00D82E36">
      <w:r>
        <w:t xml:space="preserve">If </w:t>
      </w:r>
      <w:r w:rsidR="00B469C3">
        <w:t>y</w:t>
      </w:r>
      <w:r w:rsidR="00760EFF">
        <w:t>ou want to insert a picture between two paragraph</w:t>
      </w:r>
      <w:r w:rsidR="00CD23C0">
        <w:t>s</w:t>
      </w:r>
      <w:r w:rsidR="00760EFF">
        <w:t xml:space="preserve"> so that the </w:t>
      </w:r>
      <w:r w:rsidR="0076203B">
        <w:t>text surround</w:t>
      </w:r>
      <w:r w:rsidR="00CD23C0">
        <w:t>s</w:t>
      </w:r>
      <w:r w:rsidR="0076203B">
        <w:t xml:space="preserve"> the picture</w:t>
      </w:r>
      <w:r>
        <w:t xml:space="preserve">, it’s likely that you will end up </w:t>
      </w:r>
      <w:r w:rsidR="001B7559">
        <w:t xml:space="preserve">in: </w:t>
      </w:r>
      <w:r w:rsidR="00E05F69">
        <w:t xml:space="preserve">either </w:t>
      </w:r>
      <w:r w:rsidR="001B7559">
        <w:t xml:space="preserve">(1) </w:t>
      </w:r>
      <w:r w:rsidR="00186937">
        <w:t>the picture is a block</w:t>
      </w:r>
      <w:r w:rsidR="001B7559">
        <w:t xml:space="preserve"> element</w:t>
      </w:r>
      <w:r w:rsidR="00186937">
        <w:t xml:space="preserve"> separat</w:t>
      </w:r>
      <w:r w:rsidR="001B7559">
        <w:t>ing</w:t>
      </w:r>
      <w:r w:rsidR="00186937">
        <w:t xml:space="preserve"> two paragraphs </w:t>
      </w:r>
      <w:r w:rsidR="001B7559">
        <w:t xml:space="preserve">or (2) </w:t>
      </w:r>
      <w:r w:rsidR="006B0E2E">
        <w:t xml:space="preserve">both paragraph 1 and the picture are an inline elements </w:t>
      </w:r>
      <w:r w:rsidR="00E22340">
        <w:t>and they make a gap between lines in paragraph 1.</w:t>
      </w:r>
    </w:p>
    <w:p w14:paraId="4CFBFB51" w14:textId="36B1A478" w:rsidR="00722665" w:rsidRDefault="00722665" w:rsidP="00D82E36">
      <w:r>
        <w:lastRenderedPageBreak/>
        <w:t>“float” property solve this situation by letting the picture to occupy the space it needs and push paragraph 2 to the right.</w:t>
      </w:r>
    </w:p>
    <w:p w14:paraId="3309566F" w14:textId="50CA1DC4" w:rsidR="00111502" w:rsidRDefault="00111502" w:rsidP="00D82E36">
      <w:r>
        <w:rPr>
          <w:noProof/>
        </w:rPr>
        <w:drawing>
          <wp:inline distT="0" distB="0" distL="0" distR="0" wp14:anchorId="3828608F" wp14:editId="49F0D58A">
            <wp:extent cx="1747520" cy="14890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362" cy="1523877"/>
                    </a:xfrm>
                    <a:prstGeom prst="rect">
                      <a:avLst/>
                    </a:prstGeom>
                  </pic:spPr>
                </pic:pic>
              </a:graphicData>
            </a:graphic>
          </wp:inline>
        </w:drawing>
      </w:r>
      <w:r w:rsidR="005726BB">
        <w:rPr>
          <w:noProof/>
        </w:rPr>
        <w:drawing>
          <wp:inline distT="0" distB="0" distL="0" distR="0" wp14:anchorId="7D431871" wp14:editId="7113C651">
            <wp:extent cx="3007360" cy="1527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4801" cy="1567152"/>
                    </a:xfrm>
                    <a:prstGeom prst="rect">
                      <a:avLst/>
                    </a:prstGeom>
                  </pic:spPr>
                </pic:pic>
              </a:graphicData>
            </a:graphic>
          </wp:inline>
        </w:drawing>
      </w:r>
      <w:r w:rsidR="0076553B">
        <w:rPr>
          <w:noProof/>
        </w:rPr>
        <w:drawing>
          <wp:inline distT="0" distB="0" distL="0" distR="0" wp14:anchorId="74E4DB5D" wp14:editId="59B1A641">
            <wp:extent cx="2143760" cy="1466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6802" cy="1509986"/>
                    </a:xfrm>
                    <a:prstGeom prst="rect">
                      <a:avLst/>
                    </a:prstGeom>
                  </pic:spPr>
                </pic:pic>
              </a:graphicData>
            </a:graphic>
          </wp:inline>
        </w:drawing>
      </w:r>
    </w:p>
    <w:p w14:paraId="08305574" w14:textId="77777777" w:rsidR="00065532" w:rsidRDefault="00065532" w:rsidP="00065532">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code-new"/>
          <w:rFonts w:ascii="Consolas" w:eastAsiaTheme="majorEastAsia" w:hAnsi="Consolas" w:cs="Segoe UI"/>
          <w:color w:val="E31B23"/>
          <w:sz w:val="23"/>
          <w:szCs w:val="23"/>
        </w:rPr>
        <w:t>float: left|right|</w:t>
      </w:r>
      <w:r>
        <w:rPr>
          <w:rStyle w:val="underline"/>
          <w:rFonts w:ascii="Consolas" w:eastAsiaTheme="majorEastAsia" w:hAnsi="Consolas" w:cs="Segoe UI"/>
          <w:color w:val="E31B23"/>
          <w:sz w:val="23"/>
          <w:szCs w:val="23"/>
          <w:u w:val="single"/>
        </w:rPr>
        <w:t>none</w:t>
      </w:r>
    </w:p>
    <w:p w14:paraId="6D58D166" w14:textId="29A0F351" w:rsidR="002935F3" w:rsidRDefault="009A71C0" w:rsidP="00D82E36">
      <w:r>
        <w:t xml:space="preserve">If an element </w:t>
      </w:r>
      <w:r w:rsidR="004F4B1F">
        <w:t>is set</w:t>
      </w:r>
      <w:r>
        <w:t xml:space="preserve"> “float: left”, </w:t>
      </w:r>
      <w:r w:rsidR="004F4B1F">
        <w:t xml:space="preserve">then </w:t>
      </w:r>
      <w:r w:rsidR="003C17CA">
        <w:t>the element below it</w:t>
      </w:r>
      <w:r w:rsidR="004F4B1F">
        <w:t>,</w:t>
      </w:r>
      <w:r w:rsidR="003C17CA">
        <w:t xml:space="preserve"> is pushed to the right so that </w:t>
      </w:r>
      <w:r w:rsidR="00A424E2">
        <w:t xml:space="preserve">the </w:t>
      </w:r>
      <w:r w:rsidR="00C05E81">
        <w:t>“</w:t>
      </w:r>
      <w:r w:rsidR="00A424E2">
        <w:t>float</w:t>
      </w:r>
      <w:r w:rsidR="00C05E81">
        <w:t>”</w:t>
      </w:r>
      <w:r w:rsidR="00A424E2">
        <w:t xml:space="preserve"> element </w:t>
      </w:r>
      <w:r w:rsidR="00B57C35">
        <w:t xml:space="preserve">can stand </w:t>
      </w:r>
      <w:r w:rsidR="002935F3">
        <w:t xml:space="preserve">on the left of </w:t>
      </w:r>
      <w:r w:rsidR="00B57C35">
        <w:t xml:space="preserve">the </w:t>
      </w:r>
      <w:r w:rsidR="002935F3">
        <w:t>element below.</w:t>
      </w:r>
      <w:r w:rsidR="00C05E81">
        <w:t xml:space="preserve"> Note that the element above the “float”</w:t>
      </w:r>
      <w:r w:rsidR="00545493">
        <w:t xml:space="preserve"> element is not affected; only the element below is.</w:t>
      </w:r>
    </w:p>
    <w:p w14:paraId="1AFD4C7E" w14:textId="1FBC4D6C" w:rsidR="00E641D3" w:rsidRPr="00E641D3" w:rsidRDefault="00E641D3" w:rsidP="00E641D3">
      <w:r>
        <w:t xml:space="preserve">An element can be </w:t>
      </w:r>
      <w:r w:rsidRPr="00E641D3">
        <w:t xml:space="preserve">float </w:t>
      </w:r>
      <w:r>
        <w:t xml:space="preserve">only </w:t>
      </w:r>
      <w:r w:rsidRPr="00E641D3">
        <w:t>horizontally (i.e., left and right), not up and down. Other than images, a float element shall have the width and height explicitly specified. Float elements are actually taken out of the normal flow. The following element acts as if the floated element is not there, but the enclosing texts would wrap around the floated element.</w:t>
      </w:r>
    </w:p>
    <w:p w14:paraId="6FFE629F" w14:textId="5FC12FAF" w:rsidR="003E49B2" w:rsidRDefault="003E49B2" w:rsidP="003E49B2">
      <w:pPr>
        <w:pStyle w:val="NormalWeb"/>
        <w:shd w:val="clear" w:color="auto" w:fill="FFFFFF"/>
        <w:spacing w:before="0" w:beforeAutospacing="0" w:after="0" w:afterAutospacing="0"/>
        <w:jc w:val="both"/>
        <w:rPr>
          <w:rStyle w:val="line-heading-code-new"/>
          <w:rFonts w:ascii="Consolas" w:eastAsiaTheme="majorEastAsia" w:hAnsi="Consolas" w:cs="Segoe UI"/>
          <w:color w:val="E31B23"/>
          <w:sz w:val="23"/>
          <w:szCs w:val="23"/>
        </w:rPr>
      </w:pPr>
      <w:r>
        <w:rPr>
          <w:rStyle w:val="line-heading-code-new"/>
          <w:rFonts w:ascii="Consolas" w:eastAsiaTheme="majorEastAsia" w:hAnsi="Consolas" w:cs="Segoe UI"/>
          <w:color w:val="E31B23"/>
          <w:sz w:val="23"/>
          <w:szCs w:val="23"/>
        </w:rPr>
        <w:t>clear: left|right|both|none</w:t>
      </w:r>
    </w:p>
    <w:p w14:paraId="2B55BBE9" w14:textId="4068DB5C" w:rsidR="003E49B2" w:rsidRDefault="007428CB" w:rsidP="003E49B2">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3360" behindDoc="1" locked="0" layoutInCell="1" allowOverlap="1" wp14:anchorId="26AF57D1" wp14:editId="698AA1B1">
            <wp:simplePos x="0" y="0"/>
            <wp:positionH relativeFrom="column">
              <wp:posOffset>3611765</wp:posOffset>
            </wp:positionH>
            <wp:positionV relativeFrom="paragraph">
              <wp:posOffset>30423</wp:posOffset>
            </wp:positionV>
            <wp:extent cx="3266408" cy="1679314"/>
            <wp:effectExtent l="0" t="0" r="0" b="0"/>
            <wp:wrapTight wrapText="bothSides">
              <wp:wrapPolygon edited="0">
                <wp:start x="0" y="0"/>
                <wp:lineTo x="0" y="21322"/>
                <wp:lineTo x="21419" y="21322"/>
                <wp:lineTo x="214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6408" cy="1679314"/>
                    </a:xfrm>
                    <a:prstGeom prst="rect">
                      <a:avLst/>
                    </a:prstGeom>
                  </pic:spPr>
                </pic:pic>
              </a:graphicData>
            </a:graphic>
            <wp14:sizeRelH relativeFrom="page">
              <wp14:pctWidth>0</wp14:pctWidth>
            </wp14:sizeRelH>
            <wp14:sizeRelV relativeFrom="page">
              <wp14:pctHeight>0</wp14:pctHeight>
            </wp14:sizeRelV>
          </wp:anchor>
        </w:drawing>
      </w:r>
      <w:r w:rsidR="003E49B2">
        <w:rPr>
          <w:rFonts w:ascii="Segoe UI" w:hAnsi="Segoe UI" w:cs="Segoe UI"/>
          <w:color w:val="000000"/>
          <w:sz w:val="21"/>
          <w:szCs w:val="21"/>
        </w:rPr>
        <w:t>If an element is set “clear: left”,</w:t>
      </w:r>
      <w:r w:rsidR="00444518">
        <w:rPr>
          <w:rFonts w:ascii="Segoe UI" w:hAnsi="Segoe UI" w:cs="Segoe UI"/>
          <w:color w:val="000000"/>
          <w:sz w:val="21"/>
          <w:szCs w:val="21"/>
        </w:rPr>
        <w:t xml:space="preserve"> it doesn’t allow </w:t>
      </w:r>
      <w:r w:rsidR="00472EA6">
        <w:rPr>
          <w:rFonts w:ascii="Segoe UI" w:hAnsi="Segoe UI" w:cs="Segoe UI"/>
          <w:color w:val="000000"/>
          <w:sz w:val="21"/>
          <w:szCs w:val="21"/>
        </w:rPr>
        <w:t>the element above it to float on the left</w:t>
      </w:r>
      <w:r w:rsidR="008D203B">
        <w:rPr>
          <w:rFonts w:ascii="Segoe UI" w:hAnsi="Segoe UI" w:cs="Segoe UI"/>
          <w:color w:val="000000"/>
          <w:sz w:val="21"/>
          <w:szCs w:val="21"/>
        </w:rPr>
        <w:t xml:space="preserve">. As a result, </w:t>
      </w:r>
      <w:r w:rsidR="005802AA">
        <w:rPr>
          <w:rFonts w:ascii="Segoe UI" w:hAnsi="Segoe UI" w:cs="Segoe UI"/>
          <w:color w:val="000000"/>
          <w:sz w:val="21"/>
          <w:szCs w:val="21"/>
        </w:rPr>
        <w:t>the “clear:left” element always stays on the left</w:t>
      </w:r>
      <w:r w:rsidR="00DC729A">
        <w:rPr>
          <w:rFonts w:ascii="Segoe UI" w:hAnsi="Segoe UI" w:cs="Segoe UI"/>
          <w:color w:val="000000"/>
          <w:sz w:val="21"/>
          <w:szCs w:val="21"/>
        </w:rPr>
        <w:t xml:space="preserve"> </w:t>
      </w:r>
      <w:r w:rsidR="005802AA">
        <w:rPr>
          <w:rFonts w:ascii="Segoe UI" w:hAnsi="Segoe UI" w:cs="Segoe UI"/>
          <w:color w:val="000000"/>
          <w:sz w:val="21"/>
          <w:szCs w:val="21"/>
        </w:rPr>
        <w:t>margin of its parent</w:t>
      </w:r>
    </w:p>
    <w:p w14:paraId="7A180C16" w14:textId="71B36934" w:rsidR="00E523FB" w:rsidRDefault="00DC729A" w:rsidP="003E49B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Example: </w:t>
      </w:r>
      <w:r w:rsidR="00E45D1D">
        <w:rPr>
          <w:rFonts w:ascii="Segoe UI" w:hAnsi="Segoe UI" w:cs="Segoe UI"/>
          <w:color w:val="000000"/>
          <w:sz w:val="21"/>
          <w:szCs w:val="21"/>
        </w:rPr>
        <w:t xml:space="preserve">a document </w:t>
      </w:r>
      <w:r w:rsidR="00401A75">
        <w:rPr>
          <w:rFonts w:ascii="Segoe UI" w:hAnsi="Segoe UI" w:cs="Segoe UI"/>
          <w:color w:val="000000"/>
          <w:sz w:val="21"/>
          <w:szCs w:val="21"/>
        </w:rPr>
        <w:t xml:space="preserve">that </w:t>
      </w:r>
      <w:r w:rsidR="00E45D1D">
        <w:rPr>
          <w:rFonts w:ascii="Segoe UI" w:hAnsi="Segoe UI" w:cs="Segoe UI"/>
          <w:color w:val="000000"/>
          <w:sz w:val="21"/>
          <w:szCs w:val="21"/>
        </w:rPr>
        <w:t>has the</w:t>
      </w:r>
      <w:r w:rsidR="00401A75">
        <w:rPr>
          <w:rFonts w:ascii="Segoe UI" w:hAnsi="Segoe UI" w:cs="Segoe UI"/>
          <w:color w:val="000000"/>
          <w:sz w:val="21"/>
          <w:szCs w:val="21"/>
        </w:rPr>
        <w:t xml:space="preserve"> following</w:t>
      </w:r>
      <w:r w:rsidR="00E45D1D">
        <w:rPr>
          <w:rFonts w:ascii="Segoe UI" w:hAnsi="Segoe UI" w:cs="Segoe UI"/>
          <w:color w:val="000000"/>
          <w:sz w:val="21"/>
          <w:szCs w:val="21"/>
        </w:rPr>
        <w:t xml:space="preserve"> flow</w:t>
      </w:r>
      <w:r w:rsidR="00401A75">
        <w:rPr>
          <w:rFonts w:ascii="Segoe UI" w:hAnsi="Segoe UI" w:cs="Segoe UI"/>
          <w:color w:val="000000"/>
          <w:sz w:val="21"/>
          <w:szCs w:val="21"/>
        </w:rPr>
        <w:t xml:space="preserve"> will be presented as the figure</w:t>
      </w:r>
    </w:p>
    <w:p w14:paraId="6E0444AB" w14:textId="049C2A96"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1, </w:t>
      </w:r>
    </w:p>
    <w:p w14:paraId="77D08180" w14:textId="5A09AE19"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box 1 with </w:t>
      </w:r>
      <w:r w:rsidR="00403DA1">
        <w:rPr>
          <w:rFonts w:ascii="Segoe UI" w:hAnsi="Segoe UI" w:cs="Segoe UI"/>
          <w:color w:val="000000"/>
          <w:sz w:val="21"/>
          <w:szCs w:val="21"/>
        </w:rPr>
        <w:t>“float:</w:t>
      </w:r>
      <w:r w:rsidR="00494E96">
        <w:rPr>
          <w:rFonts w:ascii="Segoe UI" w:hAnsi="Segoe UI" w:cs="Segoe UI"/>
          <w:color w:val="000000"/>
          <w:sz w:val="21"/>
          <w:szCs w:val="21"/>
        </w:rPr>
        <w:t xml:space="preserve"> </w:t>
      </w:r>
      <w:r w:rsidR="00403DA1">
        <w:rPr>
          <w:rFonts w:ascii="Segoe UI" w:hAnsi="Segoe UI" w:cs="Segoe UI"/>
          <w:color w:val="000000"/>
          <w:sz w:val="21"/>
          <w:szCs w:val="21"/>
        </w:rPr>
        <w:t xml:space="preserve">right”, </w:t>
      </w:r>
    </w:p>
    <w:p w14:paraId="7AD8CA01" w14:textId="72F3B669"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2, </w:t>
      </w:r>
    </w:p>
    <w:p w14:paraId="1725B42F" w14:textId="77777777"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box 2 with “float: left</w:t>
      </w:r>
      <w:r w:rsidR="00350DD7">
        <w:rPr>
          <w:rFonts w:ascii="Segoe UI" w:hAnsi="Segoe UI" w:cs="Segoe UI"/>
          <w:color w:val="000000"/>
          <w:sz w:val="21"/>
          <w:szCs w:val="21"/>
        </w:rPr>
        <w:t xml:space="preserve">”, </w:t>
      </w:r>
    </w:p>
    <w:p w14:paraId="31DA4089" w14:textId="583EC214" w:rsidR="00E523FB" w:rsidRDefault="00350DD7"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3, </w:t>
      </w:r>
    </w:p>
    <w:p w14:paraId="016ABD30" w14:textId="1BC5B863" w:rsidR="00DC729A" w:rsidRDefault="005F4BDF"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paragraph 4 with “clear: left”.</w:t>
      </w:r>
    </w:p>
    <w:p w14:paraId="504A27A1" w14:textId="16CF09F6" w:rsidR="00401A75" w:rsidRDefault="00F53B3D" w:rsidP="001E66AB">
      <w:pPr>
        <w:pStyle w:val="Heading3"/>
      </w:pPr>
      <w:r>
        <w:t>Flexbox</w:t>
      </w:r>
    </w:p>
    <w:p w14:paraId="5324631E" w14:textId="3B1E22DF" w:rsidR="00F53B3D" w:rsidRDefault="00F53B3D" w:rsidP="00CC6C7E">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Flexible Box Module, usually referred to as flexbox, was designed as a one-dimensional layout model, and as a method that could offer space distribution between items in an interface and powerful alignment capabilities. </w:t>
      </w:r>
      <w:r w:rsidR="00CC6C7E">
        <w:rPr>
          <w:rFonts w:ascii="Arial" w:hAnsi="Arial" w:cs="Arial"/>
          <w:color w:val="212121"/>
          <w:spacing w:val="-1"/>
        </w:rPr>
        <w:t>(O</w:t>
      </w:r>
      <w:r>
        <w:rPr>
          <w:rFonts w:ascii="Arial" w:hAnsi="Arial" w:cs="Arial"/>
          <w:color w:val="212121"/>
          <w:spacing w:val="-1"/>
        </w:rPr>
        <w:t xml:space="preserve">ne dimensional layout </w:t>
      </w:r>
      <w:r w:rsidR="00CC6C7E">
        <w:rPr>
          <w:rFonts w:ascii="Arial" w:hAnsi="Arial" w:cs="Arial"/>
          <w:color w:val="212121"/>
          <w:spacing w:val="-1"/>
        </w:rPr>
        <w:t xml:space="preserve">means </w:t>
      </w:r>
      <w:r w:rsidR="00BD1E6B">
        <w:rPr>
          <w:rFonts w:ascii="Arial" w:hAnsi="Arial" w:cs="Arial"/>
          <w:color w:val="212121"/>
          <w:spacing w:val="-1"/>
        </w:rPr>
        <w:t xml:space="preserve">laying out elements </w:t>
      </w:r>
      <w:r>
        <w:rPr>
          <w:rFonts w:ascii="Arial" w:hAnsi="Arial" w:cs="Arial"/>
          <w:color w:val="212121"/>
          <w:spacing w:val="-1"/>
        </w:rPr>
        <w:t>either as a row or as a column</w:t>
      </w:r>
      <w:r w:rsidR="00BD1E6B">
        <w:rPr>
          <w:rFonts w:ascii="Arial" w:hAnsi="Arial" w:cs="Arial"/>
          <w:color w:val="212121"/>
          <w:spacing w:val="-1"/>
        </w:rPr>
        <w:t xml:space="preserve">, which is contrasted with </w:t>
      </w:r>
      <w:r>
        <w:rPr>
          <w:rFonts w:ascii="Arial" w:hAnsi="Arial" w:cs="Arial"/>
          <w:color w:val="212121"/>
          <w:spacing w:val="-1"/>
        </w:rPr>
        <w:t>the two-dimensional model of </w:t>
      </w:r>
      <w:hyperlink r:id="rId36" w:history="1">
        <w:r>
          <w:rPr>
            <w:rStyle w:val="Hyperlink"/>
            <w:rFonts w:ascii="Arial" w:eastAsiaTheme="majorEastAsia" w:hAnsi="Arial" w:cs="Arial"/>
            <w:color w:val="00458B"/>
            <w:spacing w:val="-1"/>
          </w:rPr>
          <w:t>CSS Grid Layout</w:t>
        </w:r>
      </w:hyperlink>
      <w:r>
        <w:rPr>
          <w:rFonts w:ascii="Arial" w:hAnsi="Arial" w:cs="Arial"/>
          <w:color w:val="212121"/>
          <w:spacing w:val="-1"/>
        </w:rPr>
        <w:t>, which controls columns and rows together</w:t>
      </w:r>
      <w:r w:rsidR="00734282">
        <w:rPr>
          <w:rFonts w:ascii="Arial" w:hAnsi="Arial" w:cs="Arial"/>
          <w:color w:val="212121"/>
          <w:spacing w:val="-1"/>
        </w:rPr>
        <w:t>)</w:t>
      </w:r>
    </w:p>
    <w:p w14:paraId="66AE38A7" w14:textId="4A248E29" w:rsidR="00E358AA" w:rsidRPr="00E358AA" w:rsidRDefault="00D74D2B" w:rsidP="001E66AB">
      <w:pPr>
        <w:pStyle w:val="Heading4"/>
      </w:pPr>
      <w:r>
        <w:t>m</w:t>
      </w:r>
      <w:r w:rsidR="00E8560D">
        <w:t>ain axis, cross axis</w:t>
      </w:r>
      <w:r>
        <w:t>, start, end</w:t>
      </w:r>
    </w:p>
    <w:p w14:paraId="44C03F7A" w14:textId="374C89EA" w:rsidR="00E358AA" w:rsidRDefault="00605161"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flexbox features properties that align and justify content along </w:t>
      </w:r>
      <w:r w:rsidR="00E358AA">
        <w:rPr>
          <w:rFonts w:ascii="Arial" w:hAnsi="Arial" w:cs="Arial"/>
          <w:color w:val="212121"/>
          <w:spacing w:val="-1"/>
        </w:rPr>
        <w:t>two axes — the main axis and the cross axis. The main axis is defined by the </w:t>
      </w:r>
      <w:hyperlink r:id="rId37" w:history="1">
        <w:r w:rsidR="00E358AA">
          <w:rPr>
            <w:rStyle w:val="HTMLCode"/>
            <w:rFonts w:ascii="Consolas" w:eastAsiaTheme="majorEastAsia" w:hAnsi="Consolas"/>
            <w:color w:val="00458B"/>
            <w:spacing w:val="-1"/>
            <w:shd w:val="clear" w:color="auto" w:fill="EEEEEE"/>
          </w:rPr>
          <w:t>flex-direction</w:t>
        </w:r>
      </w:hyperlink>
      <w:r w:rsidR="00E358AA">
        <w:rPr>
          <w:rFonts w:ascii="Arial" w:hAnsi="Arial" w:cs="Arial"/>
          <w:color w:val="212121"/>
          <w:spacing w:val="-1"/>
        </w:rPr>
        <w:t xml:space="preserve"> property, and the cross axis runs perpendicular to it. </w:t>
      </w:r>
    </w:p>
    <w:p w14:paraId="7D0B5CC6" w14:textId="77777777"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main axis is defined by </w:t>
      </w:r>
      <w:r>
        <w:rPr>
          <w:rStyle w:val="HTMLCode"/>
          <w:rFonts w:ascii="Consolas" w:eastAsiaTheme="majorEastAsia" w:hAnsi="Consolas"/>
          <w:color w:val="212121"/>
          <w:spacing w:val="-1"/>
          <w:shd w:val="clear" w:color="auto" w:fill="EEEEEE"/>
        </w:rPr>
        <w:t>flex-direction</w:t>
      </w:r>
      <w:r>
        <w:rPr>
          <w:rFonts w:ascii="Arial" w:hAnsi="Arial" w:cs="Arial"/>
          <w:color w:val="212121"/>
          <w:spacing w:val="-1"/>
        </w:rPr>
        <w:t>, which has four possible values:</w:t>
      </w:r>
    </w:p>
    <w:p w14:paraId="37F308FF"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w:t>
      </w:r>
    </w:p>
    <w:p w14:paraId="01ACFC3A"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row-reverse</w:t>
      </w:r>
    </w:p>
    <w:p w14:paraId="6454EB86"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w:t>
      </w:r>
    </w:p>
    <w:p w14:paraId="28DC6533"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column-reverse</w:t>
      </w:r>
    </w:p>
    <w:p w14:paraId="2A232720" w14:textId="275B34AF"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Should you choose </w:t>
      </w:r>
      <w:r>
        <w:rPr>
          <w:rStyle w:val="HTMLCode"/>
          <w:rFonts w:ascii="Consolas" w:eastAsiaTheme="majorEastAsia" w:hAnsi="Consolas"/>
          <w:color w:val="212121"/>
          <w:spacing w:val="-1"/>
          <w:shd w:val="clear" w:color="auto" w:fill="EEEEEE"/>
        </w:rPr>
        <w:t>row</w:t>
      </w:r>
      <w:r>
        <w:rPr>
          <w:rFonts w:ascii="Arial" w:hAnsi="Arial" w:cs="Arial"/>
          <w:color w:val="212121"/>
          <w:spacing w:val="-1"/>
        </w:rPr>
        <w:t> or </w:t>
      </w:r>
      <w:r>
        <w:rPr>
          <w:rStyle w:val="HTMLCode"/>
          <w:rFonts w:ascii="Consolas" w:eastAsiaTheme="majorEastAsia" w:hAnsi="Consolas"/>
          <w:color w:val="212121"/>
          <w:spacing w:val="-1"/>
          <w:shd w:val="clear" w:color="auto" w:fill="EEEEEE"/>
        </w:rPr>
        <w:t>row-reverse</w:t>
      </w:r>
      <w:r>
        <w:rPr>
          <w:rFonts w:ascii="Arial" w:hAnsi="Arial" w:cs="Arial"/>
          <w:color w:val="212121"/>
          <w:spacing w:val="-1"/>
        </w:rPr>
        <w:t>, your main axis will run along the row in the </w:t>
      </w:r>
      <w:r>
        <w:rPr>
          <w:rStyle w:val="Strong"/>
          <w:rFonts w:ascii="Arial" w:hAnsi="Arial" w:cs="Arial"/>
          <w:color w:val="212121"/>
          <w:spacing w:val="-1"/>
        </w:rPr>
        <w:t>inline direction</w:t>
      </w:r>
      <w:r w:rsidR="002808F4">
        <w:rPr>
          <w:rFonts w:ascii="Arial" w:hAnsi="Arial" w:cs="Arial"/>
          <w:color w:val="212121"/>
          <w:spacing w:val="-1"/>
        </w:rPr>
        <w:t>, and the cross axis runs down the columns.</w:t>
      </w:r>
    </w:p>
    <w:p w14:paraId="21A0C90C" w14:textId="2F36A3F5"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lastRenderedPageBreak/>
        <w:drawing>
          <wp:inline distT="0" distB="0" distL="0" distR="0" wp14:anchorId="6FA4C8C9" wp14:editId="28B078F0">
            <wp:extent cx="2743200" cy="798378"/>
            <wp:effectExtent l="0" t="0" r="0" b="1905"/>
            <wp:docPr id="24" name="Picture 24" descr="If flex-direction is set to row the main axis runs along the row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flex-direction is set to row the main axis runs along the row in the inline dir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3073" cy="809983"/>
                    </a:xfrm>
                    <a:prstGeom prst="rect">
                      <a:avLst/>
                    </a:prstGeom>
                    <a:noFill/>
                    <a:ln>
                      <a:noFill/>
                    </a:ln>
                  </pic:spPr>
                </pic:pic>
              </a:graphicData>
            </a:graphic>
          </wp:inline>
        </w:drawing>
      </w:r>
      <w:r w:rsidR="007E4DBE" w:rsidRPr="007E4DBE">
        <w:rPr>
          <w:rFonts w:ascii="Arial" w:hAnsi="Arial" w:cs="Arial"/>
          <w:noProof/>
          <w:color w:val="212121"/>
          <w:spacing w:val="-1"/>
        </w:rPr>
        <w:t xml:space="preserve"> </w:t>
      </w:r>
      <w:r w:rsidR="007E4DBE">
        <w:rPr>
          <w:rFonts w:ascii="Arial" w:hAnsi="Arial" w:cs="Arial"/>
          <w:noProof/>
          <w:color w:val="212121"/>
          <w:spacing w:val="-1"/>
        </w:rPr>
        <w:drawing>
          <wp:inline distT="0" distB="0" distL="0" distR="0" wp14:anchorId="5DFF1C50" wp14:editId="0BDA0134">
            <wp:extent cx="3749040" cy="704117"/>
            <wp:effectExtent l="0" t="0" r="3810" b="1270"/>
            <wp:docPr id="22" name="Picture 22" descr="If flex-direction is set to row then the cross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flex-direction is set to row then the cross axis runs in the block dir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0433" cy="738185"/>
                    </a:xfrm>
                    <a:prstGeom prst="rect">
                      <a:avLst/>
                    </a:prstGeom>
                    <a:noFill/>
                    <a:ln>
                      <a:noFill/>
                    </a:ln>
                  </pic:spPr>
                </pic:pic>
              </a:graphicData>
            </a:graphic>
          </wp:inline>
        </w:drawing>
      </w:r>
    </w:p>
    <w:p w14:paraId="304DA3B5" w14:textId="0471CAF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Choose </w:t>
      </w:r>
      <w:r>
        <w:rPr>
          <w:rStyle w:val="HTMLCode"/>
          <w:rFonts w:ascii="Consolas" w:eastAsiaTheme="majorEastAsia" w:hAnsi="Consolas"/>
          <w:color w:val="212121"/>
          <w:spacing w:val="-1"/>
          <w:shd w:val="clear" w:color="auto" w:fill="EEEEEE"/>
        </w:rPr>
        <w:t>column</w:t>
      </w:r>
      <w:r>
        <w:rPr>
          <w:rFonts w:ascii="Arial" w:hAnsi="Arial" w:cs="Arial"/>
          <w:color w:val="212121"/>
          <w:spacing w:val="-1"/>
        </w:rPr>
        <w:t> or </w:t>
      </w:r>
      <w:r>
        <w:rPr>
          <w:rStyle w:val="HTMLCode"/>
          <w:rFonts w:ascii="Consolas" w:eastAsiaTheme="majorEastAsia" w:hAnsi="Consolas"/>
          <w:color w:val="212121"/>
          <w:spacing w:val="-1"/>
          <w:shd w:val="clear" w:color="auto" w:fill="EEEEEE"/>
        </w:rPr>
        <w:t>column-reverse</w:t>
      </w:r>
      <w:r>
        <w:rPr>
          <w:rFonts w:ascii="Arial" w:hAnsi="Arial" w:cs="Arial"/>
          <w:color w:val="212121"/>
          <w:spacing w:val="-1"/>
        </w:rPr>
        <w:t> and your main axis will run from the top of the page to the bottom — in the </w:t>
      </w:r>
      <w:r>
        <w:rPr>
          <w:rStyle w:val="Strong"/>
          <w:rFonts w:ascii="Arial" w:hAnsi="Arial" w:cs="Arial"/>
          <w:color w:val="212121"/>
          <w:spacing w:val="-1"/>
        </w:rPr>
        <w:t>block direction</w:t>
      </w:r>
      <w:r w:rsidR="002741B4">
        <w:rPr>
          <w:rFonts w:ascii="Arial" w:hAnsi="Arial" w:cs="Arial"/>
          <w:color w:val="212121"/>
          <w:spacing w:val="-1"/>
        </w:rPr>
        <w:t xml:space="preserve"> and the cross axis runs along the rows.</w:t>
      </w:r>
    </w:p>
    <w:p w14:paraId="7FE620C7" w14:textId="6AAD4AB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1FB7AFEC" wp14:editId="3C52EB28">
            <wp:extent cx="3705642" cy="1185513"/>
            <wp:effectExtent l="0" t="0" r="0" b="0"/>
            <wp:docPr id="23" name="Picture 23" descr="If flex-direction is set to column the main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flex-direction is set to column the main axis runs in the block dir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3858" cy="1242528"/>
                    </a:xfrm>
                    <a:prstGeom prst="rect">
                      <a:avLst/>
                    </a:prstGeom>
                    <a:noFill/>
                    <a:ln>
                      <a:noFill/>
                    </a:ln>
                  </pic:spPr>
                </pic:pic>
              </a:graphicData>
            </a:graphic>
          </wp:inline>
        </w:drawing>
      </w:r>
      <w:r w:rsidR="007E4DBE">
        <w:rPr>
          <w:rFonts w:ascii="Arial" w:hAnsi="Arial" w:cs="Arial"/>
          <w:noProof/>
          <w:color w:val="212121"/>
          <w:spacing w:val="-1"/>
        </w:rPr>
        <w:drawing>
          <wp:inline distT="0" distB="0" distL="0" distR="0" wp14:anchorId="1777A397" wp14:editId="014781AC">
            <wp:extent cx="2727960" cy="1273025"/>
            <wp:effectExtent l="0" t="0" r="0" b="3810"/>
            <wp:docPr id="21" name="Picture 21" descr="If flex-direction is set to column then the cross axis runs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flex-direction is set to column then the cross axis runs in the inline direc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7280" cy="1291374"/>
                    </a:xfrm>
                    <a:prstGeom prst="rect">
                      <a:avLst/>
                    </a:prstGeom>
                    <a:noFill/>
                    <a:ln>
                      <a:noFill/>
                    </a:ln>
                  </pic:spPr>
                </pic:pic>
              </a:graphicData>
            </a:graphic>
          </wp:inline>
        </w:drawing>
      </w:r>
    </w:p>
    <w:p w14:paraId="151823E7" w14:textId="2E253FD5" w:rsidR="009E690D" w:rsidRDefault="008F07D9"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start </w:t>
      </w:r>
      <w:r w:rsidR="004B29D5">
        <w:rPr>
          <w:rFonts w:ascii="Arial" w:hAnsi="Arial" w:cs="Arial"/>
          <w:color w:val="212121"/>
          <w:spacing w:val="-1"/>
        </w:rPr>
        <w:t xml:space="preserve">and end of the main axis is decided by the language </w:t>
      </w:r>
      <w:r w:rsidR="0050263D">
        <w:rPr>
          <w:rFonts w:ascii="Arial" w:hAnsi="Arial" w:cs="Arial"/>
          <w:color w:val="212121"/>
          <w:spacing w:val="-1"/>
        </w:rPr>
        <w:t>the html uses, so for English</w:t>
      </w:r>
      <w:r w:rsidR="005434C3">
        <w:rPr>
          <w:rFonts w:ascii="Arial" w:hAnsi="Arial" w:cs="Arial"/>
          <w:color w:val="212121"/>
          <w:spacing w:val="-1"/>
        </w:rPr>
        <w:t xml:space="preserve"> and flex-direction=</w:t>
      </w:r>
      <w:r w:rsidR="005D3D70">
        <w:rPr>
          <w:rFonts w:ascii="Arial" w:hAnsi="Arial" w:cs="Arial"/>
          <w:color w:val="212121"/>
          <w:spacing w:val="-1"/>
        </w:rPr>
        <w:t>row, the start is the left, the end is the right.</w:t>
      </w:r>
      <w:r w:rsidR="002A5C64">
        <w:rPr>
          <w:rFonts w:ascii="Arial" w:hAnsi="Arial" w:cs="Arial"/>
          <w:color w:val="212121"/>
          <w:spacing w:val="-1"/>
        </w:rPr>
        <w:t xml:space="preserve"> But for </w:t>
      </w:r>
      <w:r w:rsidR="00BF1702">
        <w:rPr>
          <w:rFonts w:ascii="Arial" w:hAnsi="Arial" w:cs="Arial"/>
          <w:color w:val="212121"/>
          <w:spacing w:val="-1"/>
        </w:rPr>
        <w:t>Arabic, flex-direction=row, the start is the right, the end is left.</w:t>
      </w:r>
    </w:p>
    <w:p w14:paraId="1C6A5465" w14:textId="110CE748" w:rsidR="00CB42FC" w:rsidRPr="00BA2E8C" w:rsidRDefault="00CB42FC" w:rsidP="001E66AB">
      <w:pPr>
        <w:pStyle w:val="Heading4"/>
      </w:pPr>
      <w:r w:rsidRPr="00BA2E8C">
        <w:t>The flex container</w:t>
      </w:r>
    </w:p>
    <w:p w14:paraId="363476F1" w14:textId="502674CE" w:rsidR="00CB42FC" w:rsidRDefault="00116409" w:rsidP="00CB42FC">
      <w:pPr>
        <w:pStyle w:val="NormalWeb"/>
        <w:shd w:val="clear" w:color="auto" w:fill="FFFFFF"/>
        <w:spacing w:before="0" w:beforeAutospacing="0" w:after="360" w:afterAutospacing="0"/>
        <w:rPr>
          <w:rFonts w:ascii="Arial" w:hAnsi="Arial" w:cs="Arial"/>
          <w:color w:val="212121"/>
          <w:spacing w:val="-1"/>
        </w:rPr>
      </w:pPr>
      <w:r>
        <w:rPr>
          <w:noProof/>
        </w:rPr>
        <w:drawing>
          <wp:anchor distT="0" distB="0" distL="114300" distR="114300" simplePos="0" relativeHeight="251665408" behindDoc="1" locked="0" layoutInCell="1" allowOverlap="1" wp14:anchorId="4978BEEB" wp14:editId="15BB89F8">
            <wp:simplePos x="0" y="0"/>
            <wp:positionH relativeFrom="column">
              <wp:posOffset>4787900</wp:posOffset>
            </wp:positionH>
            <wp:positionV relativeFrom="paragraph">
              <wp:posOffset>406400</wp:posOffset>
            </wp:positionV>
            <wp:extent cx="2260600" cy="2260600"/>
            <wp:effectExtent l="0" t="0" r="6350" b="6350"/>
            <wp:wrapTight wrapText="bothSides">
              <wp:wrapPolygon edited="0">
                <wp:start x="0" y="0"/>
                <wp:lineTo x="0" y="21479"/>
                <wp:lineTo x="21479" y="21479"/>
                <wp:lineTo x="21479" y="0"/>
                <wp:lineTo x="0" y="0"/>
              </wp:wrapPolygon>
            </wp:wrapTight>
            <wp:docPr id="26" name="Picture 26" descr="Day 10: flex-wrap | SamanthaM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y 10: flex-wrap | SamanthaMing.co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2FC">
        <w:rPr>
          <w:rFonts w:ascii="Arial" w:hAnsi="Arial" w:cs="Arial"/>
          <w:color w:val="212121"/>
          <w:spacing w:val="-1"/>
        </w:rPr>
        <w:t>An area of a document laid out using flexbox is called a </w:t>
      </w:r>
      <w:r w:rsidR="00CB42FC">
        <w:rPr>
          <w:rStyle w:val="Strong"/>
          <w:rFonts w:ascii="Arial" w:eastAsiaTheme="majorEastAsia" w:hAnsi="Arial" w:cs="Arial"/>
          <w:color w:val="212121"/>
          <w:spacing w:val="-1"/>
        </w:rPr>
        <w:t>flex container</w:t>
      </w:r>
      <w:r w:rsidR="00CB42FC">
        <w:rPr>
          <w:rFonts w:ascii="Arial" w:hAnsi="Arial" w:cs="Arial"/>
          <w:color w:val="212121"/>
          <w:spacing w:val="-1"/>
        </w:rPr>
        <w:t>. To create a flex container, we set the value of the area's container's </w:t>
      </w:r>
      <w:hyperlink r:id="rId43" w:history="1">
        <w:r w:rsidR="00CB42FC">
          <w:rPr>
            <w:rStyle w:val="HTMLCode"/>
            <w:rFonts w:ascii="Consolas" w:hAnsi="Consolas"/>
            <w:color w:val="00458B"/>
            <w:spacing w:val="-1"/>
            <w:shd w:val="clear" w:color="auto" w:fill="EEEEEE"/>
          </w:rPr>
          <w:t>displ</w:t>
        </w:r>
        <w:r w:rsidR="00C36CBE">
          <w:rPr>
            <w:rStyle w:val="HTMLCode"/>
            <w:rFonts w:ascii="Consolas" w:hAnsi="Consolas"/>
            <w:color w:val="00458B"/>
            <w:spacing w:val="-1"/>
            <w:shd w:val="clear" w:color="auto" w:fill="EEEEEE"/>
          </w:rPr>
          <w:t>ay</w:t>
        </w:r>
      </w:hyperlink>
      <w:r w:rsidR="00CB42FC">
        <w:rPr>
          <w:rFonts w:ascii="Arial" w:hAnsi="Arial" w:cs="Arial"/>
          <w:color w:val="212121"/>
          <w:spacing w:val="-1"/>
        </w:rPr>
        <w:t> property to </w:t>
      </w:r>
      <w:r w:rsidR="00CB42FC">
        <w:rPr>
          <w:rStyle w:val="HTMLCode"/>
          <w:rFonts w:ascii="Consolas" w:hAnsi="Consolas"/>
          <w:color w:val="212121"/>
          <w:spacing w:val="-1"/>
          <w:shd w:val="clear" w:color="auto" w:fill="EEEEEE"/>
        </w:rPr>
        <w:t>flex</w:t>
      </w:r>
      <w:r w:rsidR="00CB42FC">
        <w:rPr>
          <w:rFonts w:ascii="Arial" w:hAnsi="Arial" w:cs="Arial"/>
          <w:color w:val="212121"/>
          <w:spacing w:val="-1"/>
        </w:rPr>
        <w:t> </w:t>
      </w:r>
      <w:r w:rsidR="00F47180">
        <w:rPr>
          <w:rFonts w:ascii="Arial" w:hAnsi="Arial" w:cs="Arial"/>
          <w:color w:val="212121"/>
          <w:spacing w:val="-1"/>
        </w:rPr>
        <w:t xml:space="preserve">(block element) </w:t>
      </w:r>
      <w:r w:rsidR="00CB42FC">
        <w:rPr>
          <w:rFonts w:ascii="Arial" w:hAnsi="Arial" w:cs="Arial"/>
          <w:color w:val="212121"/>
          <w:spacing w:val="-1"/>
        </w:rPr>
        <w:t>or </w:t>
      </w:r>
      <w:r w:rsidR="00CB42FC">
        <w:rPr>
          <w:rStyle w:val="HTMLCode"/>
          <w:rFonts w:ascii="Consolas" w:hAnsi="Consolas"/>
          <w:color w:val="212121"/>
          <w:spacing w:val="-1"/>
          <w:shd w:val="clear" w:color="auto" w:fill="EEEEEE"/>
        </w:rPr>
        <w:t>inline-flex</w:t>
      </w:r>
      <w:r w:rsidR="00CB42FC">
        <w:rPr>
          <w:rFonts w:ascii="Arial" w:hAnsi="Arial" w:cs="Arial"/>
          <w:color w:val="212121"/>
          <w:spacing w:val="-1"/>
        </w:rPr>
        <w:t xml:space="preserve"> </w:t>
      </w:r>
      <w:r w:rsidR="00F47180">
        <w:rPr>
          <w:rFonts w:ascii="Arial" w:hAnsi="Arial" w:cs="Arial"/>
          <w:color w:val="212121"/>
          <w:spacing w:val="-1"/>
        </w:rPr>
        <w:t xml:space="preserve">(inline-element). </w:t>
      </w:r>
      <w:r w:rsidR="00CB42FC">
        <w:rPr>
          <w:rFonts w:ascii="Arial" w:hAnsi="Arial" w:cs="Arial"/>
          <w:color w:val="212121"/>
          <w:spacing w:val="-1"/>
        </w:rPr>
        <w:t xml:space="preserve">As soon as we do this the </w:t>
      </w:r>
      <w:r w:rsidR="005C7167" w:rsidRPr="005C7167">
        <w:rPr>
          <w:rFonts w:ascii="Arial" w:hAnsi="Arial" w:cs="Arial"/>
          <w:b/>
          <w:bCs/>
          <w:color w:val="212121"/>
          <w:spacing w:val="-1"/>
        </w:rPr>
        <w:t>immediate</w:t>
      </w:r>
      <w:r w:rsidR="00CB42FC" w:rsidRPr="005C7167">
        <w:rPr>
          <w:rFonts w:ascii="Arial" w:hAnsi="Arial" w:cs="Arial"/>
          <w:b/>
          <w:bCs/>
          <w:color w:val="212121"/>
          <w:spacing w:val="-1"/>
        </w:rPr>
        <w:t xml:space="preserve"> children</w:t>
      </w:r>
      <w:r w:rsidR="00CB42FC">
        <w:rPr>
          <w:rFonts w:ascii="Arial" w:hAnsi="Arial" w:cs="Arial"/>
          <w:color w:val="212121"/>
          <w:spacing w:val="-1"/>
        </w:rPr>
        <w:t xml:space="preserve"> of that container become </w:t>
      </w:r>
      <w:r w:rsidR="00CB42FC">
        <w:rPr>
          <w:rStyle w:val="Strong"/>
          <w:rFonts w:ascii="Arial" w:eastAsiaTheme="majorEastAsia" w:hAnsi="Arial" w:cs="Arial"/>
          <w:color w:val="212121"/>
          <w:spacing w:val="-1"/>
        </w:rPr>
        <w:t>flex items</w:t>
      </w:r>
      <w:r w:rsidR="00CB42FC">
        <w:rPr>
          <w:rFonts w:ascii="Arial" w:hAnsi="Arial" w:cs="Arial"/>
          <w:color w:val="212121"/>
          <w:spacing w:val="-1"/>
        </w:rPr>
        <w:t>. As with all properties in CSS, some initial values are defined, so when creating a flex container all of the contained flex items will behave in the following way.</w:t>
      </w:r>
    </w:p>
    <w:p w14:paraId="15C3C3A2" w14:textId="3741F9C4"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Items display in a row (the </w:t>
      </w:r>
      <w:r>
        <w:rPr>
          <w:rStyle w:val="HTMLCode"/>
          <w:rFonts w:ascii="Consolas" w:eastAsiaTheme="minorHAnsi" w:hAnsi="Consolas"/>
          <w:color w:val="212121"/>
          <w:spacing w:val="-1"/>
          <w:shd w:val="clear" w:color="auto" w:fill="EEEEEE"/>
        </w:rPr>
        <w:t>flex-direction</w:t>
      </w:r>
      <w:r>
        <w:rPr>
          <w:rFonts w:ascii="Arial" w:hAnsi="Arial" w:cs="Arial"/>
          <w:color w:val="212121"/>
          <w:spacing w:val="-1"/>
        </w:rPr>
        <w:t> property's default is </w:t>
      </w:r>
      <w:r>
        <w:rPr>
          <w:rStyle w:val="HTMLCode"/>
          <w:rFonts w:ascii="Consolas" w:eastAsiaTheme="minorHAnsi" w:hAnsi="Consolas"/>
          <w:color w:val="212121"/>
          <w:spacing w:val="-1"/>
          <w:shd w:val="clear" w:color="auto" w:fill="EEEEEE"/>
        </w:rPr>
        <w:t>row</w:t>
      </w:r>
      <w:r>
        <w:rPr>
          <w:rFonts w:ascii="Arial" w:hAnsi="Arial" w:cs="Arial"/>
          <w:color w:val="212121"/>
          <w:spacing w:val="-1"/>
        </w:rPr>
        <w:t>).</w:t>
      </w:r>
    </w:p>
    <w:p w14:paraId="1234EDA7"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start from the start edge of the main axis.</w:t>
      </w:r>
    </w:p>
    <w:p w14:paraId="138DE44E" w14:textId="31A458BF"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 xml:space="preserve">The items do not stretch on the main </w:t>
      </w:r>
      <w:r w:rsidR="00421912">
        <w:rPr>
          <w:rFonts w:ascii="Arial" w:hAnsi="Arial" w:cs="Arial"/>
          <w:color w:val="212121"/>
          <w:spacing w:val="-1"/>
        </w:rPr>
        <w:t>axis</w:t>
      </w:r>
      <w:r>
        <w:rPr>
          <w:rFonts w:ascii="Arial" w:hAnsi="Arial" w:cs="Arial"/>
          <w:color w:val="212121"/>
          <w:spacing w:val="-1"/>
        </w:rPr>
        <w:t>, but can shrink.</w:t>
      </w:r>
    </w:p>
    <w:p w14:paraId="457C467F" w14:textId="2E072B19"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will stretch to fill the size of the cross axis.</w:t>
      </w:r>
    </w:p>
    <w:p w14:paraId="4BA95EE3"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44" w:history="1">
        <w:r>
          <w:rPr>
            <w:rStyle w:val="HTMLCode"/>
            <w:rFonts w:ascii="Consolas" w:eastAsiaTheme="minorHAnsi" w:hAnsi="Consolas"/>
            <w:color w:val="00458B"/>
            <w:spacing w:val="-1"/>
            <w:shd w:val="clear" w:color="auto" w:fill="EEEEEE"/>
          </w:rPr>
          <w:t>flex-basis</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auto</w:t>
      </w:r>
      <w:r>
        <w:rPr>
          <w:rFonts w:ascii="Arial" w:hAnsi="Arial" w:cs="Arial"/>
          <w:color w:val="212121"/>
          <w:spacing w:val="-1"/>
        </w:rPr>
        <w:t>.</w:t>
      </w:r>
    </w:p>
    <w:p w14:paraId="3BAA01C2"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45" w:history="1">
        <w:r>
          <w:rPr>
            <w:rStyle w:val="HTMLCode"/>
            <w:rFonts w:ascii="Consolas" w:eastAsiaTheme="minorHAnsi" w:hAnsi="Consolas"/>
            <w:color w:val="00458B"/>
            <w:spacing w:val="-1"/>
            <w:shd w:val="clear" w:color="auto" w:fill="EEEEEE"/>
          </w:rPr>
          <w:t>flex-wrap</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nowrap</w:t>
      </w:r>
      <w:r>
        <w:rPr>
          <w:rFonts w:ascii="Arial" w:hAnsi="Arial" w:cs="Arial"/>
          <w:color w:val="212121"/>
          <w:spacing w:val="-1"/>
        </w:rPr>
        <w:t>.</w:t>
      </w:r>
    </w:p>
    <w:p w14:paraId="04123A69" w14:textId="3A5B2D7B" w:rsidR="00CB42FC" w:rsidRDefault="00CB42FC" w:rsidP="00CB42FC">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result of this is that your items will all line up in a </w:t>
      </w:r>
      <w:r w:rsidRPr="007D22B2">
        <w:rPr>
          <w:rFonts w:ascii="Arial" w:hAnsi="Arial" w:cs="Arial"/>
          <w:i/>
          <w:iCs/>
          <w:color w:val="212121"/>
          <w:spacing w:val="-1"/>
        </w:rPr>
        <w:t>row</w:t>
      </w:r>
      <w:r>
        <w:rPr>
          <w:rFonts w:ascii="Arial" w:hAnsi="Arial" w:cs="Arial"/>
          <w:color w:val="212121"/>
          <w:spacing w:val="-1"/>
        </w:rPr>
        <w:t xml:space="preserve">, using the size of the content as their size in the main axis. If there are more items than can fit in the container, they will not wrap but will instead </w:t>
      </w:r>
      <w:r w:rsidRPr="00057C47">
        <w:rPr>
          <w:rFonts w:ascii="Arial" w:hAnsi="Arial" w:cs="Arial"/>
          <w:b/>
          <w:bCs/>
          <w:color w:val="212121"/>
          <w:spacing w:val="-1"/>
        </w:rPr>
        <w:t>overflow</w:t>
      </w:r>
      <w:r>
        <w:rPr>
          <w:rFonts w:ascii="Arial" w:hAnsi="Arial" w:cs="Arial"/>
          <w:color w:val="212121"/>
          <w:spacing w:val="-1"/>
        </w:rPr>
        <w:t>. If some items are taller than others, all items will stretch along the cross axis to fill its full size.</w:t>
      </w:r>
    </w:p>
    <w:p w14:paraId="18F061FF" w14:textId="68F8E6AA" w:rsidR="00A44427" w:rsidRPr="00A44427" w:rsidRDefault="00A44427" w:rsidP="00A44427">
      <w:pPr>
        <w:pStyle w:val="Code"/>
      </w:pPr>
      <w:r w:rsidRPr="00A44427">
        <w:t>.box {</w:t>
      </w:r>
    </w:p>
    <w:p w14:paraId="58EC4070" w14:textId="4932369F" w:rsidR="00A44427" w:rsidRPr="00A44427" w:rsidRDefault="00A44427" w:rsidP="00A44427">
      <w:pPr>
        <w:pStyle w:val="Code"/>
      </w:pPr>
      <w:r>
        <w:t xml:space="preserve">    </w:t>
      </w:r>
      <w:r w:rsidRPr="00A44427">
        <w:t>display: flex;</w:t>
      </w:r>
    </w:p>
    <w:p w14:paraId="5A25BB51" w14:textId="68F2D6D1" w:rsidR="00A44427" w:rsidRDefault="00A44427" w:rsidP="00A44427">
      <w:pPr>
        <w:pStyle w:val="Code"/>
      </w:pPr>
      <w:r w:rsidRPr="00A44427">
        <w:t>}</w:t>
      </w:r>
    </w:p>
    <w:p w14:paraId="0283E3AB" w14:textId="51391157" w:rsidR="00A44427" w:rsidRPr="00A44427" w:rsidRDefault="00631516" w:rsidP="00A44427">
      <w:pPr>
        <w:pStyle w:val="Code"/>
      </w:pPr>
      <w:r>
        <w:rPr>
          <w:noProof/>
        </w:rPr>
        <w:drawing>
          <wp:anchor distT="0" distB="0" distL="114300" distR="114300" simplePos="0" relativeHeight="251664384" behindDoc="0" locked="0" layoutInCell="1" allowOverlap="1" wp14:anchorId="78B2DDDC" wp14:editId="7BBB41E6">
            <wp:simplePos x="0" y="0"/>
            <wp:positionH relativeFrom="page">
              <wp:posOffset>2419350</wp:posOffset>
            </wp:positionH>
            <wp:positionV relativeFrom="paragraph">
              <wp:posOffset>4989</wp:posOffset>
            </wp:positionV>
            <wp:extent cx="4887595" cy="960755"/>
            <wp:effectExtent l="0" t="0" r="8255" b="0"/>
            <wp:wrapThrough wrapText="bothSides">
              <wp:wrapPolygon edited="0">
                <wp:start x="0" y="0"/>
                <wp:lineTo x="0" y="20986"/>
                <wp:lineTo x="21552" y="20986"/>
                <wp:lineTo x="215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87595" cy="960755"/>
                    </a:xfrm>
                    <a:prstGeom prst="rect">
                      <a:avLst/>
                    </a:prstGeom>
                  </pic:spPr>
                </pic:pic>
              </a:graphicData>
            </a:graphic>
            <wp14:sizeRelH relativeFrom="page">
              <wp14:pctWidth>0</wp14:pctWidth>
            </wp14:sizeRelH>
            <wp14:sizeRelV relativeFrom="page">
              <wp14:pctHeight>0</wp14:pctHeight>
            </wp14:sizeRelV>
          </wp:anchor>
        </w:drawing>
      </w:r>
      <w:r w:rsidR="00A44427" w:rsidRPr="00A44427">
        <w:t>&lt;div class="box"&gt;</w:t>
      </w:r>
    </w:p>
    <w:p w14:paraId="18C1BB3D" w14:textId="439C9DF3" w:rsidR="00A44427" w:rsidRPr="00A44427" w:rsidRDefault="00AB4CEB" w:rsidP="00A44427">
      <w:pPr>
        <w:pStyle w:val="Code"/>
      </w:pPr>
      <w:r>
        <w:t xml:space="preserve">    </w:t>
      </w:r>
      <w:r w:rsidR="00A44427" w:rsidRPr="00A44427">
        <w:t>&lt;div&gt;One&lt;/div&gt;</w:t>
      </w:r>
    </w:p>
    <w:p w14:paraId="5B38DBC4" w14:textId="08C61AD7" w:rsidR="00A44427" w:rsidRPr="00A44427" w:rsidRDefault="00AB4CEB" w:rsidP="00A44427">
      <w:pPr>
        <w:pStyle w:val="Code"/>
      </w:pPr>
      <w:r>
        <w:t xml:space="preserve">    </w:t>
      </w:r>
      <w:r w:rsidR="00A44427" w:rsidRPr="00A44427">
        <w:t>&lt;div&gt;Two&lt;/div&gt;</w:t>
      </w:r>
    </w:p>
    <w:p w14:paraId="2F53DF6C" w14:textId="6B9A9345" w:rsidR="00A44427" w:rsidRPr="00A44427" w:rsidRDefault="00AB4CEB" w:rsidP="00A44427">
      <w:pPr>
        <w:pStyle w:val="Code"/>
      </w:pPr>
      <w:r>
        <w:t xml:space="preserve">    </w:t>
      </w:r>
      <w:r w:rsidR="00A44427" w:rsidRPr="00A44427">
        <w:t>&lt;div&gt;Three</w:t>
      </w:r>
    </w:p>
    <w:p w14:paraId="3FAEF752" w14:textId="02714DB9" w:rsidR="00A44427" w:rsidRPr="00A44427" w:rsidRDefault="00A44427" w:rsidP="00A44427">
      <w:pPr>
        <w:pStyle w:val="Code"/>
      </w:pPr>
      <w:r>
        <w:t xml:space="preserve"> </w:t>
      </w:r>
      <w:r w:rsidRPr="00A44427">
        <w:t xml:space="preserve">   </w:t>
      </w:r>
      <w:r w:rsidR="00AB4CEB">
        <w:t xml:space="preserve">    </w:t>
      </w:r>
      <w:r w:rsidRPr="00A44427">
        <w:t>&lt;br&gt;has</w:t>
      </w:r>
    </w:p>
    <w:p w14:paraId="3652CA66" w14:textId="6A2D5E95" w:rsidR="00A44427" w:rsidRPr="00A44427" w:rsidRDefault="00A44427" w:rsidP="00A44427">
      <w:pPr>
        <w:pStyle w:val="Code"/>
      </w:pPr>
      <w:r w:rsidRPr="00A44427">
        <w:t xml:space="preserve">    </w:t>
      </w:r>
      <w:r w:rsidR="00AB4CEB">
        <w:t xml:space="preserve">    </w:t>
      </w:r>
      <w:r w:rsidRPr="00A44427">
        <w:t>&lt;br&gt;extra</w:t>
      </w:r>
    </w:p>
    <w:p w14:paraId="212B7B15" w14:textId="0B222E12" w:rsidR="00A44427" w:rsidRPr="00A44427" w:rsidRDefault="00A44427" w:rsidP="00A44427">
      <w:pPr>
        <w:pStyle w:val="Code"/>
      </w:pPr>
      <w:r w:rsidRPr="00A44427">
        <w:t xml:space="preserve">    </w:t>
      </w:r>
      <w:r w:rsidR="00AB4CEB">
        <w:t xml:space="preserve">    </w:t>
      </w:r>
      <w:r w:rsidRPr="00A44427">
        <w:t>&lt;br&gt;text</w:t>
      </w:r>
    </w:p>
    <w:p w14:paraId="1C1D87CF" w14:textId="2A6DB1CA" w:rsidR="00A44427" w:rsidRPr="00A44427" w:rsidRDefault="00AB4CEB" w:rsidP="00A44427">
      <w:pPr>
        <w:pStyle w:val="Code"/>
      </w:pPr>
      <w:r>
        <w:t xml:space="preserve">    </w:t>
      </w:r>
      <w:r w:rsidR="00A44427" w:rsidRPr="00A44427">
        <w:t>&lt;/div&gt;</w:t>
      </w:r>
    </w:p>
    <w:p w14:paraId="4454CF0F" w14:textId="4DF93C3C" w:rsidR="00986FBD" w:rsidRPr="00A45BD2" w:rsidRDefault="00A44427" w:rsidP="00A45BD2">
      <w:pPr>
        <w:pStyle w:val="Code"/>
      </w:pPr>
      <w:r w:rsidRPr="00A44427">
        <w:t>&lt;/div&gt;</w:t>
      </w:r>
    </w:p>
    <w:p w14:paraId="7B87A035" w14:textId="1E88A03D" w:rsidR="0014571D" w:rsidRDefault="0014571D" w:rsidP="0014571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The flex-wrap: wrap|nowrap will f</w:t>
      </w:r>
      <w:r w:rsidR="00C006EF">
        <w:rPr>
          <w:rFonts w:ascii="Arial" w:hAnsi="Arial" w:cs="Arial"/>
          <w:color w:val="212121"/>
          <w:spacing w:val="-1"/>
        </w:rPr>
        <w:t xml:space="preserve">orce all </w:t>
      </w:r>
      <w:r w:rsidR="00711D0E">
        <w:rPr>
          <w:rFonts w:ascii="Arial" w:hAnsi="Arial" w:cs="Arial"/>
          <w:color w:val="212121"/>
          <w:spacing w:val="-1"/>
        </w:rPr>
        <w:t xml:space="preserve">the flex items into one row accepting overflow </w:t>
      </w:r>
      <w:r w:rsidR="00773691">
        <w:rPr>
          <w:rFonts w:ascii="Arial" w:hAnsi="Arial" w:cs="Arial"/>
          <w:color w:val="212121"/>
          <w:spacing w:val="-1"/>
        </w:rPr>
        <w:t xml:space="preserve">if the items cannot shrink enough </w:t>
      </w:r>
      <w:r w:rsidR="00811D46">
        <w:rPr>
          <w:rFonts w:ascii="Arial" w:hAnsi="Arial" w:cs="Arial"/>
          <w:color w:val="212121"/>
          <w:spacing w:val="-1"/>
        </w:rPr>
        <w:t xml:space="preserve">(nowrap) </w:t>
      </w:r>
      <w:r w:rsidR="00711D0E">
        <w:rPr>
          <w:rFonts w:ascii="Arial" w:hAnsi="Arial" w:cs="Arial"/>
          <w:color w:val="212121"/>
          <w:spacing w:val="-1"/>
        </w:rPr>
        <w:t xml:space="preserve">or </w:t>
      </w:r>
      <w:r w:rsidR="00BA14C7">
        <w:rPr>
          <w:rFonts w:ascii="Arial" w:hAnsi="Arial" w:cs="Arial"/>
          <w:color w:val="212121"/>
          <w:spacing w:val="-1"/>
        </w:rPr>
        <w:t>let the items to flow into multiple rows (wrap)</w:t>
      </w:r>
      <w:r w:rsidR="001F0935">
        <w:rPr>
          <w:rFonts w:ascii="Arial" w:hAnsi="Arial" w:cs="Arial"/>
          <w:color w:val="212121"/>
          <w:spacing w:val="-1"/>
        </w:rPr>
        <w:t xml:space="preserve"> – see the figure above.</w:t>
      </w:r>
    </w:p>
    <w:p w14:paraId="6821B159" w14:textId="77777777" w:rsidR="00510E3E" w:rsidRDefault="00510E3E" w:rsidP="00C173E1">
      <w:pPr>
        <w:pStyle w:val="Heading5"/>
      </w:pPr>
      <w:r w:rsidRPr="00A6446B">
        <w:t>Alignment, justification and distribution of free space between items</w:t>
      </w:r>
    </w:p>
    <w:p w14:paraId="6F9D9FA3" w14:textId="77777777" w:rsidR="00510E3E" w:rsidRPr="00A6446B" w:rsidRDefault="00510E3E" w:rsidP="00510E3E">
      <w:r>
        <w:rPr>
          <w:rFonts w:ascii="Arial" w:hAnsi="Arial" w:cs="Arial"/>
          <w:color w:val="212121"/>
          <w:spacing w:val="-1"/>
          <w:shd w:val="clear" w:color="auto" w:fill="FFFFFF"/>
        </w:rPr>
        <w:t xml:space="preserve">A key feature of flexbox is the ability to align and justify items on the main- and cross-axes, and to distribute space between flex items. Note that these properties are to be set on the </w:t>
      </w:r>
      <w:r w:rsidRPr="00A759DE">
        <w:rPr>
          <w:rFonts w:ascii="Arial" w:hAnsi="Arial" w:cs="Arial"/>
          <w:b/>
          <w:bCs/>
          <w:color w:val="212121"/>
          <w:spacing w:val="-1"/>
          <w:shd w:val="clear" w:color="auto" w:fill="FFFFFF"/>
        </w:rPr>
        <w:t>flex container, not on the items</w:t>
      </w:r>
      <w:r>
        <w:rPr>
          <w:rFonts w:ascii="Arial" w:hAnsi="Arial" w:cs="Arial"/>
          <w:color w:val="212121"/>
          <w:spacing w:val="-1"/>
          <w:shd w:val="clear" w:color="auto" w:fill="FFFFFF"/>
        </w:rPr>
        <w:t xml:space="preserve"> themselves.</w:t>
      </w:r>
    </w:p>
    <w:p w14:paraId="243F9647" w14:textId="2C0C7036" w:rsidR="00510E3E" w:rsidRPr="00837364" w:rsidRDefault="00510E3E" w:rsidP="00C173E1">
      <w:pPr>
        <w:rPr>
          <w:rFonts w:ascii="Arial" w:hAnsi="Arial" w:cs="Arial"/>
          <w:color w:val="212121"/>
          <w:spacing w:val="-1"/>
        </w:rPr>
      </w:pPr>
      <w:r w:rsidRPr="00C173E1">
        <w:rPr>
          <w:b/>
          <w:bCs/>
        </w:rPr>
        <w:t>align-items for cross axis</w:t>
      </w:r>
      <w:r w:rsidR="00C173E1">
        <w:rPr>
          <w:b/>
          <w:bCs/>
        </w:rPr>
        <w:t xml:space="preserve">: </w:t>
      </w:r>
      <w:r>
        <w:rPr>
          <w:rFonts w:ascii="Arial" w:hAnsi="Arial" w:cs="Arial"/>
          <w:color w:val="212121"/>
          <w:spacing w:val="-1"/>
        </w:rPr>
        <w:t>The </w:t>
      </w:r>
      <w:hyperlink r:id="rId47" w:history="1">
        <w:r>
          <w:rPr>
            <w:rStyle w:val="HTMLCode"/>
            <w:rFonts w:ascii="Consolas" w:eastAsiaTheme="minorHAnsi" w:hAnsi="Consolas"/>
            <w:color w:val="00458B"/>
            <w:spacing w:val="-1"/>
            <w:shd w:val="clear" w:color="auto" w:fill="EEEEEE"/>
          </w:rPr>
          <w:t>align-items</w:t>
        </w:r>
      </w:hyperlink>
      <w:r>
        <w:rPr>
          <w:rFonts w:ascii="Arial" w:hAnsi="Arial" w:cs="Arial"/>
          <w:color w:val="212121"/>
          <w:spacing w:val="-1"/>
        </w:rPr>
        <w:t xml:space="preserve"> property will align the items on the </w:t>
      </w:r>
      <w:r w:rsidRPr="004514A4">
        <w:rPr>
          <w:rFonts w:ascii="Arial" w:hAnsi="Arial" w:cs="Arial"/>
          <w:b/>
          <w:bCs/>
          <w:color w:val="212121"/>
          <w:spacing w:val="-1"/>
        </w:rPr>
        <w:t>cross axis</w:t>
      </w:r>
      <w:r>
        <w:rPr>
          <w:rFonts w:ascii="Arial" w:hAnsi="Arial" w:cs="Arial"/>
          <w:color w:val="212121"/>
          <w:spacing w:val="-1"/>
        </w:rPr>
        <w:t xml:space="preserve">. The </w:t>
      </w:r>
      <w:r w:rsidR="00821FED">
        <w:rPr>
          <w:rFonts w:ascii="Arial" w:hAnsi="Arial" w:cs="Arial"/>
          <w:color w:val="212121"/>
          <w:spacing w:val="-1"/>
        </w:rPr>
        <w:t>default</w:t>
      </w:r>
      <w:r>
        <w:rPr>
          <w:rFonts w:ascii="Arial" w:hAnsi="Arial" w:cs="Arial"/>
          <w:color w:val="212121"/>
          <w:spacing w:val="-1"/>
        </w:rPr>
        <w:t xml:space="preserve"> value for this property is </w:t>
      </w:r>
      <w:r>
        <w:rPr>
          <w:rStyle w:val="HTMLCode"/>
          <w:rFonts w:ascii="Consolas" w:eastAsiaTheme="minorHAnsi" w:hAnsi="Consolas"/>
          <w:color w:val="212121"/>
          <w:spacing w:val="-1"/>
          <w:shd w:val="clear" w:color="auto" w:fill="EEEEEE"/>
        </w:rPr>
        <w:t>stretch</w:t>
      </w:r>
      <w:r>
        <w:rPr>
          <w:rFonts w:ascii="Arial" w:hAnsi="Arial" w:cs="Arial"/>
          <w:color w:val="212121"/>
          <w:spacing w:val="-1"/>
        </w:rPr>
        <w:t xml:space="preserve"> and this is why </w:t>
      </w:r>
      <w:r w:rsidRPr="00852F59">
        <w:rPr>
          <w:rFonts w:ascii="Arial" w:hAnsi="Arial" w:cs="Arial"/>
          <w:b/>
          <w:bCs/>
          <w:color w:val="212121"/>
          <w:spacing w:val="-1"/>
        </w:rPr>
        <w:t>flex items stretch to the height of the flex container by default</w:t>
      </w:r>
      <w:r>
        <w:rPr>
          <w:rFonts w:ascii="Arial" w:hAnsi="Arial" w:cs="Arial"/>
          <w:color w:val="212121"/>
          <w:spacing w:val="-1"/>
        </w:rPr>
        <w:t>. This might be dictated by the height of the tallest item in the container, or by a size set on the flex container itself.</w:t>
      </w:r>
    </w:p>
    <w:p w14:paraId="3674EA79" w14:textId="77777777" w:rsidR="00510E3E" w:rsidRPr="007E241C" w:rsidRDefault="00510E3E" w:rsidP="00510E3E">
      <w:r>
        <w:rPr>
          <w:noProof/>
        </w:rPr>
        <w:drawing>
          <wp:inline distT="0" distB="0" distL="0" distR="0" wp14:anchorId="2E734475" wp14:editId="17160869">
            <wp:extent cx="28575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p w14:paraId="3856001C" w14:textId="7AA7EEDB" w:rsidR="00510E3E" w:rsidRPr="00837364" w:rsidRDefault="00510E3E" w:rsidP="00510E3E">
      <w:r w:rsidRPr="00C173E1">
        <w:rPr>
          <w:b/>
          <w:bCs/>
        </w:rPr>
        <w:t>justify-content for main axis</w:t>
      </w:r>
      <w:r w:rsidR="00C173E1">
        <w:rPr>
          <w:b/>
          <w:bCs/>
        </w:rPr>
        <w:t xml:space="preserve">: </w:t>
      </w:r>
      <w:r>
        <w:rPr>
          <w:rFonts w:ascii="Arial" w:hAnsi="Arial" w:cs="Arial"/>
          <w:color w:val="212121"/>
          <w:spacing w:val="-1"/>
          <w:shd w:val="clear" w:color="auto" w:fill="FFFFFF"/>
        </w:rPr>
        <w:t>The </w:t>
      </w:r>
      <w:hyperlink r:id="rId49" w:history="1">
        <w:r>
          <w:rPr>
            <w:rStyle w:val="HTMLCode"/>
            <w:rFonts w:ascii="Consolas" w:eastAsiaTheme="majorEastAsia" w:hAnsi="Consolas"/>
            <w:color w:val="00458B"/>
            <w:spacing w:val="-1"/>
            <w:shd w:val="clear" w:color="auto" w:fill="EEEEEE"/>
          </w:rPr>
          <w:t>justify-content</w:t>
        </w:r>
      </w:hyperlink>
      <w:r>
        <w:rPr>
          <w:rFonts w:ascii="Arial" w:hAnsi="Arial" w:cs="Arial"/>
          <w:color w:val="212121"/>
          <w:spacing w:val="-1"/>
          <w:shd w:val="clear" w:color="auto" w:fill="FFFFFF"/>
        </w:rPr>
        <w:t xml:space="preserve"> property is used to align the items on the </w:t>
      </w:r>
      <w:r w:rsidRPr="004514A4">
        <w:rPr>
          <w:rFonts w:ascii="Arial" w:hAnsi="Arial" w:cs="Arial"/>
          <w:b/>
          <w:bCs/>
          <w:color w:val="212121"/>
          <w:spacing w:val="-1"/>
          <w:shd w:val="clear" w:color="auto" w:fill="FFFFFF"/>
        </w:rPr>
        <w:t>main axis</w:t>
      </w:r>
      <w:r>
        <w:rPr>
          <w:rFonts w:ascii="Arial" w:hAnsi="Arial" w:cs="Arial"/>
          <w:color w:val="212121"/>
          <w:spacing w:val="-1"/>
          <w:shd w:val="clear" w:color="auto" w:fill="FFFFFF"/>
        </w:rPr>
        <w:t>, the direction in which </w:t>
      </w:r>
      <w:r>
        <w:rPr>
          <w:rStyle w:val="HTMLCode"/>
          <w:rFonts w:ascii="Consolas" w:eastAsiaTheme="majorEastAsia" w:hAnsi="Consolas"/>
          <w:color w:val="212121"/>
          <w:spacing w:val="-1"/>
          <w:sz w:val="24"/>
          <w:szCs w:val="24"/>
          <w:shd w:val="clear" w:color="auto" w:fill="EEEEEE"/>
        </w:rPr>
        <w:t>flex-direction</w:t>
      </w:r>
      <w:r>
        <w:rPr>
          <w:rFonts w:ascii="Arial" w:hAnsi="Arial" w:cs="Arial"/>
          <w:color w:val="212121"/>
          <w:spacing w:val="-1"/>
          <w:shd w:val="clear" w:color="auto" w:fill="FFFFFF"/>
        </w:rPr>
        <w:t> has set the flow. The initial value is </w:t>
      </w:r>
      <w:r>
        <w:rPr>
          <w:rStyle w:val="HTMLCode"/>
          <w:rFonts w:ascii="Consolas" w:eastAsiaTheme="majorEastAsia" w:hAnsi="Consolas"/>
          <w:color w:val="212121"/>
          <w:spacing w:val="-1"/>
          <w:sz w:val="24"/>
          <w:szCs w:val="24"/>
          <w:shd w:val="clear" w:color="auto" w:fill="EEEEEE"/>
        </w:rPr>
        <w:t>flex-start</w:t>
      </w:r>
      <w:r>
        <w:rPr>
          <w:rFonts w:ascii="Arial" w:hAnsi="Arial" w:cs="Arial"/>
          <w:color w:val="212121"/>
          <w:spacing w:val="-1"/>
          <w:shd w:val="clear" w:color="auto" w:fill="FFFFFF"/>
        </w:rPr>
        <w:t> which will line the items up at the start edge of the container.</w:t>
      </w:r>
    </w:p>
    <w:p w14:paraId="564EF754" w14:textId="77777777" w:rsidR="00510E3E" w:rsidRDefault="00510E3E" w:rsidP="00510E3E">
      <w:r>
        <w:rPr>
          <w:noProof/>
        </w:rPr>
        <w:drawing>
          <wp:inline distT="0" distB="0" distL="0" distR="0" wp14:anchorId="434D57B2" wp14:editId="092A204F">
            <wp:extent cx="2927350" cy="1562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7350" cy="1562100"/>
                    </a:xfrm>
                    <a:prstGeom prst="rect">
                      <a:avLst/>
                    </a:prstGeom>
                    <a:noFill/>
                    <a:ln>
                      <a:noFill/>
                    </a:ln>
                  </pic:spPr>
                </pic:pic>
              </a:graphicData>
            </a:graphic>
          </wp:inline>
        </w:drawing>
      </w:r>
    </w:p>
    <w:p w14:paraId="360456F4" w14:textId="567F0359" w:rsidR="00B138F5" w:rsidRDefault="00B138F5" w:rsidP="001E66AB">
      <w:pPr>
        <w:pStyle w:val="Heading4"/>
      </w:pPr>
      <w:r w:rsidRPr="00BA2E8C">
        <w:t xml:space="preserve">The flex </w:t>
      </w:r>
      <w:r>
        <w:t>items</w:t>
      </w:r>
    </w:p>
    <w:p w14:paraId="61B04A17" w14:textId="2C3D7D85" w:rsidR="00B138F5" w:rsidRPr="00CC7664" w:rsidRDefault="00657A7D" w:rsidP="00CC7664">
      <w:r w:rsidRPr="00CC7664">
        <w:t>The 3 properties</w:t>
      </w:r>
      <w:r w:rsidR="009276C3" w:rsidRPr="00CC7664">
        <w:t xml:space="preserve"> flex-grow, flex-shrink, flex-basis defines how</w:t>
      </w:r>
      <w:r w:rsidR="00CC7664" w:rsidRPr="00CC7664">
        <w:t xml:space="preserve"> to distribute the </w:t>
      </w:r>
      <w:r w:rsidR="00CC7664" w:rsidRPr="00974770">
        <w:rPr>
          <w:b/>
          <w:bCs/>
        </w:rPr>
        <w:t>leftover space</w:t>
      </w:r>
      <w:r w:rsidR="00CC7664" w:rsidRPr="00CC7664">
        <w:t xml:space="preserve"> between the items</w:t>
      </w:r>
      <w:r w:rsidR="00174BEE">
        <w:t>.</w:t>
      </w:r>
    </w:p>
    <w:p w14:paraId="537997B5" w14:textId="14A696B5" w:rsidR="007B4FAD" w:rsidRDefault="00324B1E"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What is available space? </w:t>
      </w:r>
      <w:r w:rsidR="007B4FAD">
        <w:rPr>
          <w:rFonts w:ascii="Arial" w:hAnsi="Arial" w:cs="Arial"/>
          <w:color w:val="212121"/>
          <w:spacing w:val="-1"/>
        </w:rPr>
        <w:t>If we have three 100 pixel-wide items in a container which is 500 pixels wide, then the space we need to lay out our items is 300 pixels</w:t>
      </w:r>
      <w:r>
        <w:rPr>
          <w:rFonts w:ascii="Arial" w:hAnsi="Arial" w:cs="Arial"/>
          <w:color w:val="212121"/>
          <w:spacing w:val="-1"/>
        </w:rPr>
        <w:t xml:space="preserve">, </w:t>
      </w:r>
      <w:r w:rsidR="00B43BE2">
        <w:rPr>
          <w:rFonts w:ascii="Arial" w:hAnsi="Arial" w:cs="Arial"/>
          <w:color w:val="212121"/>
          <w:spacing w:val="-1"/>
        </w:rPr>
        <w:t>which</w:t>
      </w:r>
      <w:r w:rsidR="007B4FAD">
        <w:rPr>
          <w:rFonts w:ascii="Arial" w:hAnsi="Arial" w:cs="Arial"/>
          <w:color w:val="212121"/>
          <w:spacing w:val="-1"/>
        </w:rPr>
        <w:t xml:space="preserve"> leaves 200 pixels of available space. If we don’t change the initial values then flexbox will put that space after the last item.</w:t>
      </w:r>
    </w:p>
    <w:p w14:paraId="7ABDD8C9" w14:textId="2057DF62" w:rsidR="007B4FAD" w:rsidRDefault="007B4FAD"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lastRenderedPageBreak/>
        <w:drawing>
          <wp:inline distT="0" distB="0" distL="0" distR="0" wp14:anchorId="6420A57D" wp14:editId="71DC0279">
            <wp:extent cx="5029200" cy="1885950"/>
            <wp:effectExtent l="0" t="0" r="0" b="0"/>
            <wp:docPr id="27" name="Picture 27" descr="This flex container has available space after laying out th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flex container has available space after laying out the item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6421A295" w14:textId="2C1A1333" w:rsidR="00084FE9" w:rsidRPr="00084FE9" w:rsidRDefault="00084FE9" w:rsidP="001E66AB">
      <w:pPr>
        <w:pStyle w:val="Heading5"/>
      </w:pPr>
      <w:r w:rsidRPr="00084FE9">
        <w:t>The flex-basis property</w:t>
      </w:r>
    </w:p>
    <w:p w14:paraId="7967106F" w14:textId="6576028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defines the size of </w:t>
      </w:r>
      <w:r w:rsidR="00BE0DAE">
        <w:rPr>
          <w:rFonts w:ascii="Arial" w:hAnsi="Arial" w:cs="Arial"/>
          <w:color w:val="212121"/>
          <w:spacing w:val="-1"/>
        </w:rPr>
        <w:t>an</w:t>
      </w:r>
      <w:r>
        <w:rPr>
          <w:rFonts w:ascii="Arial" w:hAnsi="Arial" w:cs="Arial"/>
          <w:color w:val="212121"/>
          <w:spacing w:val="-1"/>
        </w:rPr>
        <w:t xml:space="preserve"> item. </w:t>
      </w:r>
      <w:r w:rsidRPr="00A819BE">
        <w:rPr>
          <w:rFonts w:ascii="Arial" w:hAnsi="Arial" w:cs="Arial"/>
          <w:b/>
          <w:bCs/>
          <w:color w:val="212121"/>
          <w:spacing w:val="-1"/>
        </w:rPr>
        <w:t>The initial value of this property is </w:t>
      </w:r>
      <w:r w:rsidRPr="00A819BE">
        <w:rPr>
          <w:rStyle w:val="HTMLCode"/>
          <w:rFonts w:ascii="Consolas" w:eastAsiaTheme="majorEastAsia" w:hAnsi="Consolas"/>
          <w:b/>
          <w:bCs/>
          <w:color w:val="212121"/>
          <w:spacing w:val="-1"/>
          <w:shd w:val="clear" w:color="auto" w:fill="EEEEEE"/>
        </w:rPr>
        <w:t>auto</w:t>
      </w:r>
      <w:r w:rsidRPr="00A819BE">
        <w:rPr>
          <w:rFonts w:ascii="Arial" w:hAnsi="Arial" w:cs="Arial"/>
          <w:b/>
          <w:bCs/>
          <w:color w:val="212121"/>
          <w:spacing w:val="-1"/>
        </w:rPr>
        <w:t> — in this case the browser looks to see if the items have a size.</w:t>
      </w:r>
      <w:r>
        <w:rPr>
          <w:rFonts w:ascii="Arial" w:hAnsi="Arial" w:cs="Arial"/>
          <w:color w:val="212121"/>
          <w:spacing w:val="-1"/>
        </w:rPr>
        <w:t xml:space="preserve"> In the example above, all of the items have a width of 100 pixels and so this is used as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w:t>
      </w:r>
    </w:p>
    <w:p w14:paraId="01EE5828"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sidRPr="00B368DC">
        <w:rPr>
          <w:rFonts w:ascii="Arial" w:hAnsi="Arial" w:cs="Arial"/>
          <w:b/>
          <w:bCs/>
          <w:color w:val="212121"/>
          <w:spacing w:val="-1"/>
        </w:rPr>
        <w:t>If the items don’t have a size then the content's size is used as the flex-basis.</w:t>
      </w:r>
      <w:r>
        <w:rPr>
          <w:rFonts w:ascii="Arial" w:hAnsi="Arial" w:cs="Arial"/>
          <w:color w:val="212121"/>
          <w:spacing w:val="-1"/>
        </w:rPr>
        <w:t xml:space="preserve"> This is why when we just declare </w:t>
      </w:r>
      <w:r>
        <w:rPr>
          <w:rStyle w:val="HTMLCode"/>
          <w:rFonts w:ascii="Consolas" w:eastAsiaTheme="majorEastAsia" w:hAnsi="Consolas"/>
          <w:color w:val="212121"/>
          <w:spacing w:val="-1"/>
          <w:shd w:val="clear" w:color="auto" w:fill="EEEEEE"/>
        </w:rPr>
        <w:t>display: flex</w:t>
      </w:r>
      <w:r>
        <w:rPr>
          <w:rFonts w:ascii="Arial" w:hAnsi="Arial" w:cs="Arial"/>
          <w:color w:val="212121"/>
          <w:spacing w:val="-1"/>
        </w:rPr>
        <w:t> on the parent to create flex items, the items all move into a row and take only as much space as they need to display their contents.</w:t>
      </w:r>
    </w:p>
    <w:p w14:paraId="2FB8A450" w14:textId="27469A86" w:rsidR="00084FE9" w:rsidRPr="00AB4033" w:rsidRDefault="00084FE9" w:rsidP="001E66AB">
      <w:pPr>
        <w:pStyle w:val="Heading5"/>
      </w:pPr>
      <w:r w:rsidRPr="00AB4033">
        <w:t>The flex-grow property</w:t>
      </w:r>
    </w:p>
    <w:p w14:paraId="59846A3A"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With 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property set to a positive integer, flex items can grow along the main axis from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This will cause the item to </w:t>
      </w:r>
      <w:r w:rsidRPr="00723BDB">
        <w:rPr>
          <w:rFonts w:ascii="Arial" w:hAnsi="Arial" w:cs="Arial"/>
          <w:b/>
          <w:bCs/>
          <w:color w:val="212121"/>
          <w:spacing w:val="-1"/>
        </w:rPr>
        <w:t>stretch</w:t>
      </w:r>
      <w:r>
        <w:rPr>
          <w:rFonts w:ascii="Arial" w:hAnsi="Arial" w:cs="Arial"/>
          <w:color w:val="212121"/>
          <w:spacing w:val="-1"/>
        </w:rPr>
        <w:t xml:space="preserve"> and take up any available space on that axis, or a proportion of the available space if other items are allowed to grow too.</w:t>
      </w:r>
    </w:p>
    <w:p w14:paraId="47EC29C2"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gave all of our items in the example above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1 then the available space in the flex container would be equally shared between our items and they would stretch to fill the container on the main axis.</w:t>
      </w:r>
    </w:p>
    <w:p w14:paraId="4A0AC687"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flex-grow property can be used to distribute space in proportion. If we give our first item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2, and the other items a value of 1 each, 2 parts will be given to the first item (100px out of 200px in the case of the example above), 1 part each the other two (50px each out of the 200px total).</w:t>
      </w:r>
    </w:p>
    <w:p w14:paraId="1A6EF4B9" w14:textId="2874D3DA" w:rsidR="00084FE9" w:rsidRPr="0029555A" w:rsidRDefault="00084FE9" w:rsidP="001E66AB">
      <w:pPr>
        <w:pStyle w:val="Heading5"/>
      </w:pPr>
      <w:r w:rsidRPr="0029555A">
        <w:t>The flex-shrink property</w:t>
      </w:r>
    </w:p>
    <w:p w14:paraId="2DAF2238" w14:textId="75B7C8E4"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do not have enough space in the container to lay out our items, and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set to a positive integer, then the item can become smaller than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As with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different values can be assigned in order to cause one item to shrink faster than others — an item with a higher value set for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will shrink faster than its siblings that have lower values.</w:t>
      </w:r>
    </w:p>
    <w:p w14:paraId="10586FEF" w14:textId="27324647" w:rsidR="003B40DF" w:rsidRPr="003B40DF" w:rsidRDefault="003B40DF" w:rsidP="001E66AB">
      <w:pPr>
        <w:pStyle w:val="Heading5"/>
      </w:pPr>
      <w:r w:rsidRPr="003B40DF">
        <w:t>Shorthand values for the flex properties</w:t>
      </w:r>
    </w:p>
    <w:p w14:paraId="2BCAD02F" w14:textId="1B4CB687" w:rsidR="003B40DF" w:rsidRDefault="003B40DF"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and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properties are often combined into the </w:t>
      </w:r>
      <w:hyperlink r:id="rId52" w:history="1">
        <w:r>
          <w:rPr>
            <w:rStyle w:val="HTMLCode"/>
            <w:rFonts w:ascii="Consolas" w:eastAsiaTheme="majorEastAsia" w:hAnsi="Consolas"/>
            <w:color w:val="00458B"/>
            <w:spacing w:val="-1"/>
            <w:shd w:val="clear" w:color="auto" w:fill="EEEEEE"/>
          </w:rPr>
          <w:t>flex</w:t>
        </w:r>
      </w:hyperlink>
      <w:r>
        <w:rPr>
          <w:rFonts w:ascii="Arial" w:hAnsi="Arial" w:cs="Arial"/>
          <w:color w:val="212121"/>
          <w:spacing w:val="-1"/>
        </w:rPr>
        <w:t> shorthand</w:t>
      </w:r>
      <w:r w:rsidR="009A232C">
        <w:rPr>
          <w:rFonts w:ascii="Arial" w:hAnsi="Arial" w:cs="Arial"/>
          <w:color w:val="212121"/>
          <w:spacing w:val="-1"/>
        </w:rPr>
        <w:t>, like:</w:t>
      </w:r>
    </w:p>
    <w:p w14:paraId="6903229F" w14:textId="4023F093" w:rsidR="00B60FA0" w:rsidRDefault="00B60FA0" w:rsidP="003B40DF">
      <w:pPr>
        <w:pStyle w:val="NormalWeb"/>
        <w:shd w:val="clear" w:color="auto" w:fill="FFFFFF"/>
        <w:spacing w:before="0" w:beforeAutospacing="0" w:after="360" w:afterAutospacing="0"/>
        <w:rPr>
          <w:rFonts w:ascii="Arial" w:hAnsi="Arial" w:cs="Arial"/>
          <w:color w:val="212121"/>
          <w:spacing w:val="-1"/>
        </w:rPr>
      </w:pPr>
      <w:r>
        <w:rPr>
          <w:rFonts w:ascii="Consolas" w:hAnsi="Consolas"/>
          <w:color w:val="212121"/>
          <w:spacing w:val="-1"/>
          <w:shd w:val="clear" w:color="auto" w:fill="EEEEEE"/>
        </w:rPr>
        <w:t>flex: 1 2 auto</w:t>
      </w:r>
    </w:p>
    <w:p w14:paraId="700E457E" w14:textId="512A6E15" w:rsidR="00655009" w:rsidRDefault="00655009" w:rsidP="003B40DF">
      <w:pPr>
        <w:pStyle w:val="NormalWeb"/>
        <w:shd w:val="clear" w:color="auto" w:fill="FFFFFF"/>
        <w:spacing w:before="0" w:beforeAutospacing="0" w:after="360" w:afterAutospacing="0"/>
        <w:rPr>
          <w:rFonts w:ascii="Arial" w:hAnsi="Arial" w:cs="Arial"/>
          <w:color w:val="212121"/>
          <w:spacing w:val="-1"/>
        </w:rPr>
      </w:pPr>
      <w:r>
        <w:rPr>
          <w:noProof/>
        </w:rPr>
        <w:lastRenderedPageBreak/>
        <w:drawing>
          <wp:inline distT="0" distB="0" distL="0" distR="0" wp14:anchorId="2B94A484" wp14:editId="76CBF28E">
            <wp:extent cx="4107403" cy="31019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5432" cy="3123143"/>
                    </a:xfrm>
                    <a:prstGeom prst="rect">
                      <a:avLst/>
                    </a:prstGeom>
                  </pic:spPr>
                </pic:pic>
              </a:graphicData>
            </a:graphic>
          </wp:inline>
        </w:drawing>
      </w:r>
      <w:r>
        <w:rPr>
          <w:rFonts w:ascii="Arial" w:hAnsi="Arial" w:cs="Arial"/>
          <w:color w:val="212121"/>
          <w:spacing w:val="-1"/>
        </w:rPr>
        <w:t xml:space="preserve"> </w:t>
      </w:r>
    </w:p>
    <w:p w14:paraId="63CDFF48" w14:textId="6B1012B2" w:rsidR="00AF485D" w:rsidRDefault="00AF485D"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also some predefined shorthand values which cover most of the use cases:</w:t>
      </w:r>
    </w:p>
    <w:p w14:paraId="72EE65DF" w14:textId="3C6CD206" w:rsidR="00F21F4F" w:rsidRPr="002969FA" w:rsidRDefault="00AF485D" w:rsidP="002969FA">
      <w:pPr>
        <w:pStyle w:val="ListParagraph"/>
        <w:numPr>
          <w:ilvl w:val="0"/>
          <w:numId w:val="18"/>
        </w:numPr>
        <w:rPr>
          <w:rStyle w:val="HTMLCode"/>
          <w:rFonts w:ascii="Consolas" w:eastAsiaTheme="majorEastAsia" w:hAnsi="Consolas"/>
          <w:color w:val="212121"/>
          <w:spacing w:val="-1"/>
          <w:shd w:val="clear" w:color="auto" w:fill="EEEEEE"/>
        </w:rPr>
      </w:pPr>
      <w:r w:rsidRPr="002969FA">
        <w:rPr>
          <w:rStyle w:val="HTMLCode"/>
          <w:rFonts w:ascii="Consolas" w:eastAsiaTheme="majorEastAsia" w:hAnsi="Consolas"/>
          <w:color w:val="212121"/>
          <w:spacing w:val="-1"/>
          <w:shd w:val="clear" w:color="auto" w:fill="EEEEEE"/>
        </w:rPr>
        <w:t>flex: initial</w:t>
      </w:r>
      <w:r w:rsidR="00B70516" w:rsidRPr="002969FA">
        <w:rPr>
          <w:rStyle w:val="HTMLCode"/>
          <w:rFonts w:ascii="Consolas" w:eastAsiaTheme="majorEastAsia" w:hAnsi="Consolas"/>
          <w:color w:val="212121"/>
          <w:spacing w:val="-1"/>
          <w:shd w:val="clear" w:color="auto" w:fill="EEEEEE"/>
        </w:rPr>
        <w:t xml:space="preserve"> /* flex: 0 1 auto */</w:t>
      </w:r>
      <w:r w:rsidR="00A142FA">
        <w:rPr>
          <w:rStyle w:val="HTMLCode"/>
          <w:rFonts w:ascii="Consolas" w:eastAsiaTheme="majorEastAsia" w:hAnsi="Consolas"/>
          <w:color w:val="212121"/>
          <w:spacing w:val="-1"/>
          <w:shd w:val="clear" w:color="auto" w:fill="EEEEEE"/>
        </w:rPr>
        <w:t xml:space="preserve"> </w:t>
      </w:r>
    </w:p>
    <w:p w14:paraId="6568C9CA" w14:textId="77777777" w:rsidR="00E6330B" w:rsidRDefault="00F21F4F"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flex-grow</w:t>
      </w:r>
      <w:r>
        <w:rPr>
          <w:rFonts w:ascii="Arial" w:hAnsi="Arial" w:cs="Arial"/>
          <w:color w:val="212121"/>
          <w:spacing w:val="-1"/>
        </w:rPr>
        <w:t> is 0, so items will not grow larger than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size.</w:t>
      </w:r>
    </w:p>
    <w:p w14:paraId="50423C74" w14:textId="4CCEC40D" w:rsidR="00E6330B" w:rsidRDefault="00E6330B"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1, so items can shrink if they need to rather than overflowing</w:t>
      </w:r>
    </w:p>
    <w:p w14:paraId="555A4904" w14:textId="77777777" w:rsidR="00E6330B" w:rsidRDefault="00E6330B" w:rsidP="00E6330B">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is </w:t>
      </w:r>
      <w:r>
        <w:rPr>
          <w:rStyle w:val="HTMLCode"/>
          <w:rFonts w:ascii="Consolas" w:eastAsiaTheme="majorEastAsia" w:hAnsi="Consolas"/>
          <w:color w:val="212121"/>
          <w:spacing w:val="-1"/>
          <w:shd w:val="clear" w:color="auto" w:fill="EEEEEE"/>
        </w:rPr>
        <w:t>auto</w:t>
      </w:r>
      <w:r>
        <w:rPr>
          <w:rFonts w:ascii="Arial" w:hAnsi="Arial" w:cs="Arial"/>
          <w:color w:val="212121"/>
          <w:spacing w:val="-1"/>
        </w:rPr>
        <w:t>. Items will either use any size set on the item in the main dimension, or they will get their size from the content size.</w:t>
      </w:r>
    </w:p>
    <w:p w14:paraId="519BBF79" w14:textId="3A722240" w:rsidR="00FF32E6" w:rsidRPr="00CC3728" w:rsidRDefault="00AF485D" w:rsidP="00FF32E6">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aut</w:t>
      </w:r>
      <w:r w:rsidR="00FF32E6">
        <w:rPr>
          <w:rStyle w:val="HTMLCode"/>
          <w:rFonts w:ascii="Consolas" w:eastAsiaTheme="majorEastAsia" w:hAnsi="Consolas"/>
          <w:color w:val="212121"/>
          <w:spacing w:val="-1"/>
          <w:shd w:val="clear" w:color="auto" w:fill="EEEEEE"/>
        </w:rPr>
        <w:t>o    /*</w:t>
      </w:r>
      <w:r w:rsidR="00FF32E6" w:rsidRPr="00B70516">
        <w:rPr>
          <w:rStyle w:val="HTMLCode"/>
          <w:rFonts w:ascii="Consolas" w:eastAsiaTheme="majorEastAsia" w:hAnsi="Consolas"/>
          <w:color w:val="212121"/>
          <w:spacing w:val="-1"/>
          <w:shd w:val="clear" w:color="auto" w:fill="EEEEEE"/>
        </w:rPr>
        <w:t xml:space="preserve"> </w:t>
      </w:r>
      <w:r w:rsidR="00FF32E6">
        <w:rPr>
          <w:rStyle w:val="HTMLCode"/>
          <w:rFonts w:ascii="Consolas" w:eastAsiaTheme="majorEastAsia" w:hAnsi="Consolas"/>
          <w:color w:val="212121"/>
          <w:spacing w:val="-1"/>
          <w:shd w:val="clear" w:color="auto" w:fill="EEEEEE"/>
        </w:rPr>
        <w:t xml:space="preserve">flex: 1 1 auto */ </w:t>
      </w:r>
    </w:p>
    <w:p w14:paraId="4798B489" w14:textId="4852C9F4" w:rsidR="00CC3728" w:rsidRPr="002969FA" w:rsidRDefault="00CC3728" w:rsidP="00CC3728">
      <w:pPr>
        <w:shd w:val="clear" w:color="auto" w:fill="FFFFFF"/>
        <w:spacing w:after="0" w:line="240" w:lineRule="auto"/>
        <w:rPr>
          <w:rStyle w:val="HTMLCode"/>
          <w:rFonts w:ascii="Arial" w:eastAsiaTheme="minorHAnsi" w:hAnsi="Arial" w:cs="Arial"/>
          <w:color w:val="212121"/>
          <w:spacing w:val="-1"/>
          <w:sz w:val="22"/>
          <w:szCs w:val="22"/>
        </w:rPr>
      </w:pPr>
      <w:r>
        <w:rPr>
          <w:rFonts w:ascii="Arial" w:hAnsi="Arial" w:cs="Arial"/>
          <w:color w:val="212121"/>
          <w:spacing w:val="-1"/>
        </w:rPr>
        <w:t>everything is as with </w:t>
      </w:r>
      <w:r>
        <w:rPr>
          <w:rStyle w:val="HTMLCode"/>
          <w:rFonts w:ascii="Consolas" w:eastAsiaTheme="majorEastAsia" w:hAnsi="Consolas"/>
          <w:color w:val="212121"/>
          <w:spacing w:val="-1"/>
          <w:shd w:val="clear" w:color="auto" w:fill="EEEEEE"/>
        </w:rPr>
        <w:t>flex:initial</w:t>
      </w:r>
      <w:r>
        <w:rPr>
          <w:rFonts w:ascii="Arial" w:hAnsi="Arial" w:cs="Arial"/>
          <w:color w:val="212121"/>
          <w:spacing w:val="-1"/>
        </w:rPr>
        <w:t> but in this case the items can grow and fill the container as well as shrink if required</w:t>
      </w:r>
    </w:p>
    <w:p w14:paraId="586A66EB" w14:textId="77777777" w:rsidR="002969FA" w:rsidRDefault="002969FA" w:rsidP="002969FA">
      <w:pPr>
        <w:shd w:val="clear" w:color="auto" w:fill="FFFFFF"/>
        <w:spacing w:after="0" w:line="240" w:lineRule="auto"/>
        <w:rPr>
          <w:rFonts w:ascii="Arial" w:hAnsi="Arial" w:cs="Arial"/>
          <w:color w:val="212121"/>
          <w:spacing w:val="-1"/>
        </w:rPr>
      </w:pPr>
    </w:p>
    <w:p w14:paraId="780DA5EF" w14:textId="590B2368" w:rsidR="00AF485D" w:rsidRPr="00CC3728" w:rsidRDefault="00AF485D" w:rsidP="00AF485D">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none</w:t>
      </w:r>
      <w:r w:rsidR="00B40118">
        <w:rPr>
          <w:rStyle w:val="HTMLCode"/>
          <w:rFonts w:ascii="Consolas" w:eastAsiaTheme="majorEastAsia" w:hAnsi="Consolas"/>
          <w:color w:val="212121"/>
          <w:spacing w:val="-1"/>
          <w:shd w:val="clear" w:color="auto" w:fill="EEEEEE"/>
        </w:rPr>
        <w:t xml:space="preserve">    /*</w:t>
      </w:r>
      <w:r w:rsidR="00B40118" w:rsidRPr="00B70516">
        <w:rPr>
          <w:rStyle w:val="HTMLCode"/>
          <w:rFonts w:ascii="Consolas" w:eastAsiaTheme="majorEastAsia" w:hAnsi="Consolas"/>
          <w:color w:val="212121"/>
          <w:spacing w:val="-1"/>
          <w:shd w:val="clear" w:color="auto" w:fill="EEEEEE"/>
        </w:rPr>
        <w:t xml:space="preserve"> </w:t>
      </w:r>
      <w:r w:rsidR="00B40118">
        <w:rPr>
          <w:rStyle w:val="HTMLCode"/>
          <w:rFonts w:ascii="Consolas" w:eastAsiaTheme="majorEastAsia" w:hAnsi="Consolas"/>
          <w:color w:val="212121"/>
          <w:spacing w:val="-1"/>
          <w:shd w:val="clear" w:color="auto" w:fill="EEEEEE"/>
        </w:rPr>
        <w:t>flex: 0 0 auto */</w:t>
      </w:r>
    </w:p>
    <w:p w14:paraId="6E4E9EFF" w14:textId="77777777" w:rsidR="00CC3728" w:rsidRDefault="00CC3728" w:rsidP="00CC372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items cannot grow or shrink but will be laid out using flexbox with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w:t>
      </w:r>
      <w:r>
        <w:rPr>
          <w:rStyle w:val="HTMLCode"/>
          <w:rFonts w:ascii="Consolas" w:eastAsiaTheme="majorEastAsia" w:hAnsi="Consolas"/>
          <w:color w:val="212121"/>
          <w:spacing w:val="-1"/>
          <w:shd w:val="clear" w:color="auto" w:fill="EEEEEE"/>
        </w:rPr>
        <w:t>auto</w:t>
      </w:r>
      <w:r>
        <w:rPr>
          <w:rFonts w:ascii="Arial" w:hAnsi="Arial" w:cs="Arial"/>
          <w:color w:val="212121"/>
          <w:spacing w:val="-1"/>
        </w:rPr>
        <w:t>.</w:t>
      </w:r>
    </w:p>
    <w:p w14:paraId="3EA3CACB" w14:textId="77777777" w:rsidR="00AF485D" w:rsidRDefault="00AF485D" w:rsidP="00AF485D">
      <w:pPr>
        <w:numPr>
          <w:ilvl w:val="0"/>
          <w:numId w:val="43"/>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flex: &lt;positive-number&gt;</w:t>
      </w:r>
    </w:p>
    <w:p w14:paraId="62AA2C99" w14:textId="0C41DCF6" w:rsidR="00AF485D" w:rsidRDefault="00772574" w:rsidP="003B40DF">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Exp: flex: 1</w:t>
      </w:r>
      <w:r>
        <w:rPr>
          <w:rFonts w:ascii="Arial" w:hAnsi="Arial" w:cs="Arial"/>
          <w:color w:val="212121"/>
          <w:spacing w:val="-1"/>
        </w:rPr>
        <w:t> or </w:t>
      </w:r>
      <w:r>
        <w:rPr>
          <w:rStyle w:val="HTMLCode"/>
          <w:rFonts w:ascii="Consolas" w:eastAsiaTheme="majorEastAsia" w:hAnsi="Consolas"/>
          <w:color w:val="212121"/>
          <w:spacing w:val="-1"/>
          <w:shd w:val="clear" w:color="auto" w:fill="EEEEEE"/>
        </w:rPr>
        <w:t>flex: 2</w:t>
      </w:r>
      <w:r>
        <w:rPr>
          <w:rFonts w:ascii="Arial" w:hAnsi="Arial" w:cs="Arial"/>
          <w:color w:val="212121"/>
          <w:spacing w:val="-1"/>
        </w:rPr>
        <w:t> and so on. This is as if you used </w:t>
      </w:r>
      <w:r>
        <w:rPr>
          <w:rStyle w:val="HTMLCode"/>
          <w:rFonts w:ascii="Consolas" w:eastAsiaTheme="majorEastAsia" w:hAnsi="Consolas"/>
          <w:color w:val="212121"/>
          <w:spacing w:val="-1"/>
          <w:shd w:val="clear" w:color="auto" w:fill="EEEEEE"/>
        </w:rPr>
        <w:t>flex: 1 1 0</w:t>
      </w:r>
      <w:r>
        <w:rPr>
          <w:rFonts w:ascii="Arial" w:hAnsi="Arial" w:cs="Arial"/>
          <w:color w:val="212121"/>
          <w:spacing w:val="-1"/>
        </w:rPr>
        <w:t>. The items can grow and shrink from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0.</w:t>
      </w:r>
    </w:p>
    <w:p w14:paraId="60125997" w14:textId="53FC738C" w:rsidR="00AF6F4E" w:rsidRDefault="00DE1F42" w:rsidP="00DE1F42">
      <w:pPr>
        <w:pStyle w:val="Heading3"/>
      </w:pPr>
      <w:r>
        <w:t>Other topics</w:t>
      </w:r>
      <w:r w:rsidR="001E7021">
        <w:t>:</w:t>
      </w:r>
      <w:r>
        <w:t xml:space="preserve"> </w:t>
      </w:r>
      <w:r w:rsidR="00D76132">
        <w:t>negative margin</w:t>
      </w:r>
      <w:r>
        <w:t xml:space="preserve">, </w:t>
      </w:r>
      <w:r w:rsidR="00D76132">
        <w:t>z-index</w:t>
      </w:r>
      <w:r>
        <w:t>, css grid</w:t>
      </w:r>
    </w:p>
    <w:p w14:paraId="1F28C41C" w14:textId="77777777" w:rsidR="00F42AAA" w:rsidRDefault="00CA067D" w:rsidP="00F42AAA">
      <w:pPr>
        <w:pStyle w:val="q-text"/>
        <w:shd w:val="clear" w:color="auto" w:fill="FFFFFF"/>
        <w:spacing w:before="0" w:beforeAutospacing="0" w:after="240" w:afterAutospacing="0"/>
        <w:rPr>
          <w:rFonts w:ascii="Segoe UI" w:hAnsi="Segoe UI" w:cs="Segoe UI"/>
          <w:color w:val="282829"/>
          <w:sz w:val="23"/>
          <w:szCs w:val="23"/>
        </w:rPr>
      </w:pPr>
      <w:hyperlink r:id="rId54" w:history="1">
        <w:r w:rsidR="00F42AAA" w:rsidRPr="00DD39D1">
          <w:rPr>
            <w:rStyle w:val="Hyperlink"/>
            <w:rFonts w:ascii="Segoe UI" w:hAnsi="Segoe UI" w:cs="Segoe UI"/>
            <w:sz w:val="23"/>
            <w:szCs w:val="23"/>
          </w:rPr>
          <w:t>https://www.taniarascia.com/overview-of-css-concepts/</w:t>
        </w:r>
      </w:hyperlink>
    </w:p>
    <w:p w14:paraId="79F82B2D" w14:textId="77777777" w:rsidR="00F42AAA" w:rsidRDefault="00F42AAA" w:rsidP="00F42AAA">
      <w:pPr>
        <w:pStyle w:val="q-text"/>
        <w:shd w:val="clear" w:color="auto" w:fill="FFFFFF"/>
        <w:spacing w:before="0" w:beforeAutospacing="0" w:after="240" w:afterAutospacing="0"/>
        <w:rPr>
          <w:rFonts w:ascii="Segoe UI" w:hAnsi="Segoe UI" w:cs="Segoe UI"/>
          <w:color w:val="282829"/>
          <w:sz w:val="23"/>
          <w:szCs w:val="23"/>
        </w:rPr>
      </w:pPr>
      <w:r w:rsidRPr="00C3043A">
        <w:rPr>
          <w:rFonts w:ascii="Segoe UI" w:hAnsi="Segoe UI" w:cs="Segoe UI"/>
          <w:color w:val="282829"/>
          <w:sz w:val="23"/>
          <w:szCs w:val="23"/>
        </w:rPr>
        <w:t>This guide covers all the fundamentals of CSS - from syntax, selectors, and specificity to layouts and responsive media queries.</w:t>
      </w:r>
    </w:p>
    <w:p w14:paraId="409D68B7" w14:textId="77777777" w:rsidR="00F42AAA" w:rsidRDefault="00CA067D" w:rsidP="00F42AAA">
      <w:pPr>
        <w:pStyle w:val="q-text"/>
        <w:shd w:val="clear" w:color="auto" w:fill="FFFFFF"/>
        <w:spacing w:before="0" w:beforeAutospacing="0" w:after="240" w:afterAutospacing="0"/>
        <w:rPr>
          <w:rFonts w:ascii="Segoe UI" w:hAnsi="Segoe UI" w:cs="Segoe UI"/>
          <w:color w:val="282829"/>
          <w:sz w:val="23"/>
          <w:szCs w:val="23"/>
        </w:rPr>
      </w:pPr>
      <w:hyperlink r:id="rId55" w:history="1">
        <w:r w:rsidR="00F42AAA" w:rsidRPr="00DC6EC8">
          <w:rPr>
            <w:rStyle w:val="Hyperlink"/>
            <w:rFonts w:ascii="Segoe UI" w:hAnsi="Segoe UI" w:cs="Segoe UI"/>
            <w:sz w:val="23"/>
            <w:szCs w:val="23"/>
          </w:rPr>
          <w:t>https://zellwk.com/blog/9-important-css-properties-you-must-know/</w:t>
        </w:r>
      </w:hyperlink>
    </w:p>
    <w:p w14:paraId="7BA2BB49" w14:textId="77777777" w:rsidR="00F42AAA" w:rsidRDefault="00F42AAA" w:rsidP="00F42AAA">
      <w:pPr>
        <w:pStyle w:val="q-text"/>
        <w:shd w:val="clear" w:color="auto" w:fill="FFFFFF"/>
        <w:spacing w:before="0" w:beforeAutospacing="0" w:after="240" w:afterAutospacing="0"/>
        <w:rPr>
          <w:rFonts w:ascii="Segoe UI" w:hAnsi="Segoe UI" w:cs="Segoe UI"/>
          <w:color w:val="282829"/>
          <w:sz w:val="23"/>
          <w:szCs w:val="23"/>
        </w:rPr>
      </w:pPr>
      <w:r w:rsidRPr="00BC7750">
        <w:rPr>
          <w:rFonts w:ascii="Segoe UI" w:hAnsi="Segoe UI" w:cs="Segoe UI"/>
          <w:color w:val="282829"/>
          <w:sz w:val="23"/>
          <w:szCs w:val="23"/>
        </w:rPr>
        <w:t>https://www.quora.com/What-are-the-important-concepts-in-CSS</w:t>
      </w:r>
    </w:p>
    <w:p w14:paraId="2CF7E5B8" w14:textId="77777777" w:rsidR="00F42AAA" w:rsidRDefault="00F42AAA" w:rsidP="00F42AAA">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The most important concepts which i see are as follows and they would help you in understanding the layout. The colors, fonts, background etc. can be learned once these concepts are understood properly.</w:t>
      </w:r>
    </w:p>
    <w:p w14:paraId="3D34839C"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lastRenderedPageBreak/>
        <w:t>Position(fixed, relative etc.)</w:t>
      </w:r>
    </w:p>
    <w:p w14:paraId="22A9C141"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Float concept(left, right, no float, inheritance in float)</w:t>
      </w:r>
    </w:p>
    <w:p w14:paraId="65679C53"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Concept of margin and padding</w:t>
      </w:r>
    </w:p>
    <w:p w14:paraId="52E50174"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Negative margins</w:t>
      </w:r>
    </w:p>
    <w:p w14:paraId="3675AF29"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Z-index</w:t>
      </w:r>
    </w:p>
    <w:p w14:paraId="5BCD8093" w14:textId="77777777" w:rsidR="00F42AAA" w:rsidRDefault="00F42AAA" w:rsidP="00F42AAA">
      <w:pPr>
        <w:pStyle w:val="NormalWeb"/>
        <w:shd w:val="clear" w:color="auto" w:fill="FFFFFF"/>
        <w:spacing w:before="144" w:beforeAutospacing="0" w:after="96" w:afterAutospacing="0"/>
        <w:jc w:val="both"/>
      </w:pPr>
    </w:p>
    <w:p w14:paraId="75CA6895" w14:textId="77777777" w:rsidR="00F42AAA" w:rsidRPr="00960AE5" w:rsidRDefault="00F42AAA" w:rsidP="00F42AAA">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I would start with the</w:t>
      </w:r>
    </w:p>
    <w:p w14:paraId="711B0C85"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Selectors</w:t>
      </w:r>
    </w:p>
    <w:p w14:paraId="35BC35D7"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box model</w:t>
      </w:r>
    </w:p>
    <w:p w14:paraId="106A45C3"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 Queries and breakpoints</w:t>
      </w:r>
    </w:p>
    <w:p w14:paraId="5802F659"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Flexbox</w:t>
      </w:r>
    </w:p>
    <w:p w14:paraId="04B18A21"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grids or tables</w:t>
      </w:r>
    </w:p>
    <w:p w14:paraId="2A0CC6A4"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Block, inline elements</w:t>
      </w:r>
    </w:p>
    <w:p w14:paraId="472D5353"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Floats and clear floats</w:t>
      </w:r>
    </w:p>
    <w:p w14:paraId="30E27783"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Responsive images</w:t>
      </w:r>
    </w:p>
    <w:p w14:paraId="7B0FA6B1"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Web fonts</w:t>
      </w:r>
    </w:p>
    <w:p w14:paraId="227AC6CB" w14:textId="77777777" w:rsidR="00F42AAA" w:rsidRPr="00960AE5" w:rsidRDefault="00F42AAA" w:rsidP="00F42AAA">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Categories -</w:t>
      </w:r>
    </w:p>
    <w:p w14:paraId="5B292233" w14:textId="77777777" w:rsidR="00F42AAA" w:rsidRPr="00960AE5" w:rsidRDefault="00F42AAA" w:rsidP="00F42AAA">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Text styling</w:t>
      </w:r>
    </w:p>
    <w:p w14:paraId="5411F12B" w14:textId="77777777" w:rsidR="00F42AAA" w:rsidRPr="00960AE5" w:rsidRDefault="00F42AAA" w:rsidP="00F42AAA">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Element styling</w:t>
      </w:r>
    </w:p>
    <w:p w14:paraId="4F5DD503" w14:textId="77777777" w:rsidR="00F42AAA" w:rsidRPr="00960AE5" w:rsidRDefault="00F42AAA" w:rsidP="00F42AAA">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w:t>
      </w:r>
    </w:p>
    <w:p w14:paraId="5DC1BE7D" w14:textId="77777777" w:rsidR="00F42AAA" w:rsidRPr="00DC3A80" w:rsidRDefault="00F42AAA" w:rsidP="00F42AAA">
      <w:pPr>
        <w:shd w:val="clear" w:color="auto" w:fill="FFFFFF"/>
        <w:spacing w:after="240" w:line="240" w:lineRule="auto"/>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The important principles of CSS are as follows:</w:t>
      </w:r>
    </w:p>
    <w:p w14:paraId="6CB5988D"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Float Property.</w:t>
      </w:r>
    </w:p>
    <w:p w14:paraId="0DAA3C95"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Negative Margins.</w:t>
      </w:r>
    </w:p>
    <w:p w14:paraId="56E2CE35"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Equal Height Column Layouts With Borders And Negative Margins In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w:t>
      </w:r>
    </w:p>
    <w:p w14:paraId="560DBC4A"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Z-Index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Property.</w:t>
      </w:r>
    </w:p>
    <w:p w14:paraId="67FD5871"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Specificity And Inheritance.</w:t>
      </w:r>
    </w:p>
    <w:p w14:paraId="7D36E706"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w:t>
      </w:r>
      <w:r w:rsidRPr="00DC3A80">
        <w:rPr>
          <w:rFonts w:ascii="Segoe UI" w:eastAsia="Times New Roman" w:hAnsi="Segoe UI" w:cs="Segoe UI"/>
          <w:b/>
          <w:bCs/>
          <w:color w:val="282829"/>
          <w:sz w:val="23"/>
          <w:szCs w:val="23"/>
        </w:rPr>
        <w:t>important CSS</w:t>
      </w:r>
      <w:r w:rsidRPr="00DC3A80">
        <w:rPr>
          <w:rFonts w:ascii="Segoe UI" w:eastAsia="Times New Roman" w:hAnsi="Segoe UI" w:cs="Segoe UI"/>
          <w:color w:val="282829"/>
          <w:sz w:val="23"/>
          <w:szCs w:val="23"/>
        </w:rPr>
        <w:t> Declarations.</w:t>
      </w:r>
    </w:p>
    <w:p w14:paraId="3E49DAAC"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Advanced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Selectors.</w:t>
      </w:r>
    </w:p>
    <w:p w14:paraId="16E9B746" w14:textId="4B3F26B6" w:rsidR="00F42AAA" w:rsidRPr="00F42AAA"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Mastering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Part 1: Styling Design Elements.</w:t>
      </w:r>
    </w:p>
    <w:p w14:paraId="595281B3" w14:textId="60768DA0" w:rsidR="002D45EF" w:rsidRDefault="004F7417" w:rsidP="009072AA">
      <w:pPr>
        <w:pStyle w:val="Heading2"/>
      </w:pPr>
      <w:r>
        <w:t xml:space="preserve">CSS and responsive web </w:t>
      </w:r>
    </w:p>
    <w:p w14:paraId="5F7120AA" w14:textId="652848C2" w:rsidR="00DA14F3" w:rsidRDefault="00BE7BE6" w:rsidP="00DA14F3">
      <w:r>
        <w:t>Viewport</w:t>
      </w:r>
    </w:p>
    <w:p w14:paraId="557C1EA8" w14:textId="48B76978" w:rsidR="00BE7BE6" w:rsidRPr="00DA14F3" w:rsidRDefault="00BE7BE6" w:rsidP="00DA14F3">
      <w:r>
        <w:rPr>
          <w:rFonts w:ascii="Arial" w:hAnsi="Arial" w:cs="Arial"/>
          <w:color w:val="242729"/>
          <w:sz w:val="20"/>
          <w:szCs w:val="20"/>
          <w:shd w:val="clear" w:color="auto" w:fill="FFFFFF"/>
        </w:rPr>
        <w:t>And to avoid any confusion, it is neither the size of the windows of your brower nor the screen resolution. For the same window size, a browser with more toolbars displayed will have a smaller viewport</w:t>
      </w:r>
    </w:p>
    <w:p w14:paraId="48F6469B" w14:textId="77777777" w:rsidR="009C197B" w:rsidRPr="009C197B" w:rsidRDefault="009C197B" w:rsidP="009C197B"/>
    <w:p w14:paraId="4435F230" w14:textId="6FA83B0C" w:rsidR="00DA14F3" w:rsidRDefault="00DA14F3">
      <w:pPr>
        <w:spacing w:line="259" w:lineRule="auto"/>
        <w:rPr>
          <w:rFonts w:ascii="Segoe UI" w:eastAsia="Times New Roman" w:hAnsi="Segoe UI" w:cs="Segoe UI"/>
          <w:color w:val="FF0000"/>
          <w:sz w:val="21"/>
          <w:szCs w:val="21"/>
        </w:rPr>
      </w:pPr>
      <w:r>
        <w:rPr>
          <w:rFonts w:ascii="Segoe UI" w:hAnsi="Segoe UI" w:cs="Segoe UI"/>
          <w:color w:val="FF0000"/>
          <w:sz w:val="21"/>
          <w:szCs w:val="21"/>
        </w:rPr>
        <w:br w:type="page"/>
      </w:r>
    </w:p>
    <w:p w14:paraId="23EE3FAF" w14:textId="77777777" w:rsidR="00BC1F94" w:rsidRDefault="00BC1F94" w:rsidP="00E27CDC">
      <w:pPr>
        <w:pStyle w:val="NormalWeb"/>
        <w:pBdr>
          <w:bottom w:val="single" w:sz="6" w:space="1" w:color="auto"/>
        </w:pBdr>
        <w:shd w:val="clear" w:color="auto" w:fill="FFFFFF"/>
        <w:spacing w:before="144" w:beforeAutospacing="0" w:after="96" w:afterAutospacing="0"/>
        <w:jc w:val="both"/>
        <w:rPr>
          <w:rFonts w:ascii="Segoe UI" w:hAnsi="Segoe UI" w:cs="Segoe UI"/>
          <w:color w:val="FF0000"/>
          <w:sz w:val="21"/>
          <w:szCs w:val="21"/>
        </w:rPr>
      </w:pPr>
    </w:p>
    <w:p w14:paraId="62504DFD" w14:textId="4023D135" w:rsidR="00836DE5" w:rsidRDefault="00AF3237" w:rsidP="00836DE5">
      <w:pPr>
        <w:pStyle w:val="Heading1"/>
      </w:pPr>
      <w:r>
        <w:t>OLD notes</w:t>
      </w:r>
      <w:r w:rsidR="00D4796A">
        <w:t xml:space="preserve"> for HTML, CSS</w:t>
      </w:r>
    </w:p>
    <w:p w14:paraId="3DCCD540" w14:textId="77777777" w:rsidR="00836DE5" w:rsidRDefault="00836DE5" w:rsidP="00836DE5">
      <w:r>
        <w:t>Shortcut key:</w:t>
      </w:r>
    </w:p>
    <w:p w14:paraId="761DD921" w14:textId="77777777" w:rsidR="00836DE5" w:rsidRDefault="00836DE5" w:rsidP="00836DE5">
      <w:r>
        <w:t>Comment out a block of code: Ctrl + /</w:t>
      </w:r>
    </w:p>
    <w:p w14:paraId="721FC1DE" w14:textId="77777777" w:rsidR="00836DE5" w:rsidRDefault="00836DE5" w:rsidP="00836DE5">
      <w:r>
        <w:t>Align code lines: Alt + Shift + F</w:t>
      </w:r>
    </w:p>
    <w:p w14:paraId="475D5DA8" w14:textId="77777777" w:rsidR="00836DE5" w:rsidRDefault="00836DE5" w:rsidP="00836DE5">
      <w:r>
        <w:t>Use tab to autofill code:</w:t>
      </w:r>
    </w:p>
    <w:p w14:paraId="63DEC12F" w14:textId="77777777" w:rsidR="00836DE5" w:rsidRDefault="00836DE5" w:rsidP="00836DE5">
      <w:r>
        <w:t xml:space="preserve">h1&lt;Tab&gt; </w:t>
      </w:r>
      <w:r>
        <w:sym w:font="Wingdings" w:char="F0E0"/>
      </w:r>
      <w:r>
        <w:t xml:space="preserve"> &lt;h1&gt;&lt;/h1&gt;</w:t>
      </w:r>
    </w:p>
    <w:p w14:paraId="73A60907" w14:textId="77777777" w:rsidR="00836DE5" w:rsidRDefault="00836DE5" w:rsidP="00836DE5">
      <w:r>
        <w:t xml:space="preserve">p&gt;lorem100&lt;Tab&gt; </w:t>
      </w:r>
      <w:r>
        <w:sym w:font="Wingdings" w:char="F0E0"/>
      </w:r>
      <w:r>
        <w:t xml:space="preserve"> &lt;p&gt;lorem100&lt;/p&gt;</w:t>
      </w:r>
    </w:p>
    <w:p w14:paraId="43B55365" w14:textId="77777777" w:rsidR="00836DE5" w:rsidRDefault="00836DE5" w:rsidP="00836DE5">
      <w:r>
        <w:t>Ctrl + Space for suggestion and one more time for further suggestion</w:t>
      </w:r>
    </w:p>
    <w:p w14:paraId="1E4D1B4A" w14:textId="77777777" w:rsidR="00836DE5" w:rsidRDefault="00836DE5" w:rsidP="00836DE5">
      <w:r>
        <w:t>#wrapper&gt;#header+#footer&lt;Tab&gt;</w:t>
      </w:r>
    </w:p>
    <w:p w14:paraId="39A74D61" w14:textId="77777777" w:rsidR="00836DE5" w:rsidRPr="00836DE5" w:rsidRDefault="00836DE5" w:rsidP="00836DE5"/>
    <w:p w14:paraId="39CBC389" w14:textId="3EF39386" w:rsidR="006D3599" w:rsidRDefault="006D3599" w:rsidP="00A25E03">
      <w:pPr>
        <w:pStyle w:val="ListParagraph"/>
        <w:numPr>
          <w:ilvl w:val="0"/>
          <w:numId w:val="3"/>
        </w:numPr>
      </w:pPr>
      <w:r>
        <w:t>2 types of HTML elements: Block vs Inline</w:t>
      </w:r>
    </w:p>
    <w:p w14:paraId="59192D98" w14:textId="77777777" w:rsidR="006D3599" w:rsidRDefault="006D3599" w:rsidP="00A25E03">
      <w:pPr>
        <w:pStyle w:val="ListParagraph"/>
        <w:numPr>
          <w:ilvl w:val="1"/>
          <w:numId w:val="3"/>
        </w:numPr>
      </w:pPr>
      <w:r>
        <w:t>Block Elements: A block element (such as &lt;p&gt;, &lt;h1&gt; to &lt;h6&gt; and &lt;div&gt;) starts on a new line, takes the full width, and ends with a new line. It is rectangular in shape with a line-break before and after the element.</w:t>
      </w:r>
    </w:p>
    <w:p w14:paraId="35F6FD5B" w14:textId="77777777" w:rsidR="006D3599" w:rsidRDefault="006D3599" w:rsidP="00A25E03">
      <w:pPr>
        <w:pStyle w:val="ListParagraph"/>
        <w:numPr>
          <w:ilvl w:val="1"/>
          <w:numId w:val="3"/>
        </w:numPr>
      </w:pPr>
      <w:r>
        <w:t>Inline Elements (or Character Elements): An inline element (such as &lt;em&gt;, &lt;strong&gt;, &lt;code&gt; and &lt;span&gt;) takes up as much space as it needs. It does not force a line-break before and after the element, although it can span a few lines.</w:t>
      </w:r>
    </w:p>
    <w:p w14:paraId="5F625D6E" w14:textId="77777777" w:rsidR="006D3599" w:rsidRDefault="006D3599" w:rsidP="006D3599">
      <w:pPr>
        <w:pStyle w:val="ListParagraph"/>
      </w:pPr>
      <w:r>
        <w:t>In brief, a block element is always rectangular in shape, while an inline element spans a continuous run of characters.</w:t>
      </w:r>
    </w:p>
    <w:p w14:paraId="5BA728D7" w14:textId="77777777" w:rsidR="006D3599" w:rsidRDefault="006D3599" w:rsidP="00A25E03">
      <w:pPr>
        <w:pStyle w:val="ListParagraph"/>
        <w:numPr>
          <w:ilvl w:val="0"/>
          <w:numId w:val="3"/>
        </w:numPr>
      </w:pPr>
      <w:r>
        <w:t>Headings helps Google to understand the importance of your website’s content.</w:t>
      </w:r>
    </w:p>
    <w:p w14:paraId="36D69ED1" w14:textId="77777777" w:rsidR="006D3599" w:rsidRDefault="006D3599" w:rsidP="00A25E03">
      <w:pPr>
        <w:pStyle w:val="ListParagraph"/>
        <w:numPr>
          <w:ilvl w:val="0"/>
          <w:numId w:val="3"/>
        </w:numPr>
      </w:pPr>
      <w:r>
        <w:t>Image tag:</w:t>
      </w:r>
    </w:p>
    <w:p w14:paraId="6297822E" w14:textId="77777777" w:rsidR="006D3599" w:rsidRDefault="006D3599" w:rsidP="006D3599">
      <w:pPr>
        <w:pStyle w:val="ListParagraph"/>
      </w:pPr>
      <w:r>
        <w:t>&lt;img src=”path/to/img” alt=”message when the file is not loaded” title=””&gt;</w:t>
      </w:r>
      <w:r>
        <w:br/>
        <w:t>title will show up when you hover your mouse on the image</w:t>
      </w:r>
    </w:p>
    <w:p w14:paraId="6969F8C6" w14:textId="77777777" w:rsidR="006D3599" w:rsidRDefault="006D3599" w:rsidP="00A25E03">
      <w:pPr>
        <w:pStyle w:val="ListParagraph"/>
        <w:numPr>
          <w:ilvl w:val="0"/>
          <w:numId w:val="3"/>
        </w:numPr>
      </w:pPr>
      <w:r>
        <w:t>Link to other pages (this is why web pages are called hypertext – texts linking to other texts)</w:t>
      </w:r>
    </w:p>
    <w:p w14:paraId="2179AA82" w14:textId="77777777" w:rsidR="006D3599" w:rsidRDefault="006D3599" w:rsidP="006D3599">
      <w:pPr>
        <w:pStyle w:val="ListParagraph"/>
      </w:pPr>
      <w:r>
        <w:t>&lt;a href=”path/to/something”&gt; the title of the link &lt;/a&gt;</w:t>
      </w:r>
      <w:r>
        <w:br/>
        <w:t>&lt;a href=”path/to/something” target=”blank”&gt; the title of the link &lt;/a&gt;</w:t>
      </w:r>
      <w:r>
        <w:br/>
        <w:t xml:space="preserve">Note the target=”blank”: open the link in a NEW tab. </w:t>
      </w:r>
    </w:p>
    <w:p w14:paraId="538F0A41" w14:textId="77777777" w:rsidR="006D3599" w:rsidRDefault="006D3599" w:rsidP="006D3599">
      <w:pPr>
        <w:pStyle w:val="ListParagraph"/>
      </w:pPr>
      <w:r>
        <w:t xml:space="preserve">href = hypertext reference </w:t>
      </w:r>
    </w:p>
    <w:p w14:paraId="31892EF7" w14:textId="77777777" w:rsidR="006D3599" w:rsidRDefault="006D3599" w:rsidP="00A25E03">
      <w:pPr>
        <w:pStyle w:val="ListParagraph"/>
        <w:numPr>
          <w:ilvl w:val="0"/>
          <w:numId w:val="3"/>
        </w:numPr>
      </w:pPr>
      <w:r>
        <w:t>List</w:t>
      </w:r>
    </w:p>
    <w:p w14:paraId="76DB7AEA" w14:textId="77777777" w:rsidR="006D3599" w:rsidRDefault="006D3599" w:rsidP="00A25E03">
      <w:pPr>
        <w:pStyle w:val="ListParagraph"/>
        <w:numPr>
          <w:ilvl w:val="1"/>
          <w:numId w:val="3"/>
        </w:numPr>
      </w:pPr>
      <w:r>
        <w:t>Unordered list</w:t>
      </w:r>
    </w:p>
    <w:p w14:paraId="5D076442" w14:textId="77777777" w:rsidR="006D3599" w:rsidRDefault="006D3599" w:rsidP="006D3599">
      <w:pPr>
        <w:pStyle w:val="ListParagraph"/>
        <w:ind w:left="2160"/>
      </w:pPr>
      <w:r>
        <w:t>&lt;ul type=”square”&gt;</w:t>
      </w:r>
    </w:p>
    <w:p w14:paraId="7F9E1E8D" w14:textId="77777777" w:rsidR="006D3599" w:rsidRDefault="006D3599" w:rsidP="006D3599">
      <w:pPr>
        <w:pStyle w:val="ListParagraph"/>
        <w:ind w:left="2160"/>
      </w:pPr>
      <w:r>
        <w:tab/>
        <w:t>&lt;li&gt; list item 1&lt;/li&gt;</w:t>
      </w:r>
    </w:p>
    <w:p w14:paraId="7006FA9C" w14:textId="77777777" w:rsidR="006D3599" w:rsidRDefault="006D3599" w:rsidP="006D3599">
      <w:pPr>
        <w:pStyle w:val="ListParagraph"/>
        <w:ind w:left="2160"/>
      </w:pPr>
      <w:r>
        <w:tab/>
        <w:t>&lt;li&gt; list item 2&lt;/li&gt;</w:t>
      </w:r>
    </w:p>
    <w:p w14:paraId="56C92862" w14:textId="77777777" w:rsidR="006D3599" w:rsidRDefault="006D3599" w:rsidP="006D3599">
      <w:pPr>
        <w:pStyle w:val="ListParagraph"/>
        <w:ind w:left="2160"/>
      </w:pPr>
      <w:r>
        <w:t>&lt;/ul&gt;</w:t>
      </w:r>
    </w:p>
    <w:p w14:paraId="7E1F1F39" w14:textId="77777777" w:rsidR="006D3599" w:rsidRDefault="006D3599" w:rsidP="00A25E03">
      <w:pPr>
        <w:pStyle w:val="ListParagraph"/>
        <w:numPr>
          <w:ilvl w:val="1"/>
          <w:numId w:val="3"/>
        </w:numPr>
      </w:pPr>
      <w:r>
        <w:t>Ordered list</w:t>
      </w:r>
    </w:p>
    <w:p w14:paraId="0AFDD5EE" w14:textId="77777777" w:rsidR="006D3599" w:rsidRDefault="006D3599" w:rsidP="006D3599">
      <w:pPr>
        <w:ind w:left="2160"/>
      </w:pPr>
      <w:r>
        <w:t>&lt;ol type="a" start="3"&gt;  &lt;!—start at “c”, but have to use number instead of letter</w:t>
      </w:r>
    </w:p>
    <w:p w14:paraId="4704C7A1" w14:textId="77777777" w:rsidR="006D3599" w:rsidRDefault="006D3599" w:rsidP="006D3599">
      <w:pPr>
        <w:ind w:left="2160"/>
      </w:pPr>
      <w:r>
        <w:t>        &lt;li&gt;Ann&lt;/li&gt;</w:t>
      </w:r>
    </w:p>
    <w:p w14:paraId="1D6B3FDC" w14:textId="77777777" w:rsidR="006D3599" w:rsidRDefault="006D3599" w:rsidP="006D3599">
      <w:pPr>
        <w:ind w:left="2160"/>
      </w:pPr>
      <w:r>
        <w:t>        &lt;li&gt;Bob&lt;/li&gt;</w:t>
      </w:r>
    </w:p>
    <w:p w14:paraId="367DA2A1" w14:textId="77777777" w:rsidR="006D3599" w:rsidRDefault="006D3599" w:rsidP="006D3599">
      <w:pPr>
        <w:ind w:left="2160"/>
      </w:pPr>
      <w:r>
        <w:t>        &lt;li&gt;Cindy&lt;/li&gt;</w:t>
      </w:r>
    </w:p>
    <w:p w14:paraId="0CD4CDD0" w14:textId="77777777" w:rsidR="006D3599" w:rsidRDefault="006D3599" w:rsidP="006D3599">
      <w:pPr>
        <w:ind w:left="2160"/>
      </w:pPr>
      <w:r>
        <w:t>&lt;/ol&gt;</w:t>
      </w:r>
    </w:p>
    <w:p w14:paraId="5AE85770" w14:textId="77777777" w:rsidR="006D3599" w:rsidRDefault="006D3599" w:rsidP="00A25E03">
      <w:pPr>
        <w:pStyle w:val="ListParagraph"/>
        <w:numPr>
          <w:ilvl w:val="0"/>
          <w:numId w:val="3"/>
        </w:numPr>
      </w:pPr>
      <w:r>
        <w:lastRenderedPageBreak/>
        <w:t>Span and div. HTML tags often apply some meaning to the content, like &lt;p&gt; (paragraph), &lt;h1&gt; (heading). The purpose of span tag and div tag are to group HTML chunks into “class” or “id” CSS selectors.</w:t>
      </w:r>
    </w:p>
    <w:p w14:paraId="1E6F4A57" w14:textId="77777777" w:rsidR="006D3599" w:rsidRDefault="006D3599" w:rsidP="006D3599">
      <w:pPr>
        <w:pStyle w:val="ListParagraph"/>
      </w:pPr>
      <w:r>
        <w:t>Span is for supplementary info like number of comments, quantity, price of a product.</w:t>
      </w:r>
    </w:p>
    <w:p w14:paraId="2E83BF9A" w14:textId="77777777" w:rsidR="006D3599" w:rsidRDefault="006D3599" w:rsidP="00A25E03">
      <w:pPr>
        <w:pStyle w:val="ListParagraph"/>
        <w:numPr>
          <w:ilvl w:val="0"/>
          <w:numId w:val="3"/>
        </w:numPr>
      </w:pPr>
      <w:r>
        <w:t>Table:</w:t>
      </w:r>
    </w:p>
    <w:p w14:paraId="0F5A422D" w14:textId="77777777" w:rsidR="006D3599" w:rsidRDefault="006D3599" w:rsidP="006D3599">
      <w:pPr>
        <w:pStyle w:val="ListParagraph"/>
      </w:pPr>
      <w:r>
        <w:t>&lt;table&gt; and then &lt;tr&gt; (row) and &lt;td&gt; (data – cell)</w:t>
      </w:r>
    </w:p>
    <w:p w14:paraId="14A979EA" w14:textId="77777777" w:rsidR="006D3599" w:rsidRDefault="006D3599" w:rsidP="006D3599">
      <w:pPr>
        <w:pStyle w:val="ListParagraph"/>
      </w:pPr>
      <w:r>
        <w:t>One can set 3 parts: head, body and foot &lt;thead&gt;, &lt;tbody&gt;, &lt;tfoot&gt;</w:t>
      </w:r>
    </w:p>
    <w:p w14:paraId="44B6B703" w14:textId="77777777" w:rsidR="006D3599" w:rsidRDefault="006D3599" w:rsidP="006D3599">
      <w:pPr>
        <w:pStyle w:val="ListParagraph"/>
      </w:pPr>
      <w:r>
        <w:t xml:space="preserve">In order to merge columns, rows, one use colspan or rowspan </w:t>
      </w:r>
    </w:p>
    <w:p w14:paraId="3097BFFD" w14:textId="77777777" w:rsidR="006D3599" w:rsidRDefault="006D3599" w:rsidP="00A25E03">
      <w:pPr>
        <w:pStyle w:val="ListParagraph"/>
        <w:numPr>
          <w:ilvl w:val="0"/>
          <w:numId w:val="3"/>
        </w:numPr>
      </w:pPr>
      <w:r>
        <w:t>Id vs name attributes of html tag</w:t>
      </w:r>
    </w:p>
    <w:p w14:paraId="48AD14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name</w:t>
      </w:r>
      <w:r>
        <w:rPr>
          <w:rFonts w:ascii="Arial" w:hAnsi="Arial" w:cs="Arial"/>
          <w:color w:val="242729"/>
          <w:sz w:val="23"/>
          <w:szCs w:val="23"/>
        </w:rPr>
        <w:t> attributes for form controls (such as </w:t>
      </w:r>
      <w:r>
        <w:rPr>
          <w:rStyle w:val="HTMLCode"/>
          <w:rFonts w:ascii="Consolas" w:eastAsiaTheme="majorEastAsia" w:hAnsi="Consolas"/>
          <w:color w:val="242729"/>
          <w:bdr w:val="none" w:sz="0" w:space="0" w:color="auto" w:frame="1"/>
        </w:rPr>
        <w:t>&lt;input&gt;</w:t>
      </w:r>
      <w:r>
        <w:rPr>
          <w:rFonts w:ascii="Arial" w:hAnsi="Arial" w:cs="Arial"/>
          <w:color w:val="242729"/>
          <w:sz w:val="23"/>
          <w:szCs w:val="23"/>
        </w:rPr>
        <w:t> and </w:t>
      </w:r>
      <w:r>
        <w:rPr>
          <w:rStyle w:val="HTMLCode"/>
          <w:rFonts w:ascii="Consolas" w:eastAsiaTheme="majorEastAsia" w:hAnsi="Consolas"/>
          <w:color w:val="242729"/>
          <w:bdr w:val="none" w:sz="0" w:space="0" w:color="auto" w:frame="1"/>
        </w:rPr>
        <w:t>&lt;select&gt;</w:t>
      </w:r>
      <w:r>
        <w:rPr>
          <w:rFonts w:ascii="Arial" w:hAnsi="Arial" w:cs="Arial"/>
          <w:color w:val="242729"/>
          <w:sz w:val="23"/>
          <w:szCs w:val="23"/>
        </w:rPr>
        <w:t>), as that's the identifier used in the </w:t>
      </w:r>
      <w:r>
        <w:rPr>
          <w:rStyle w:val="HTMLCode"/>
          <w:rFonts w:ascii="Consolas" w:eastAsiaTheme="majorEastAsia" w:hAnsi="Consolas"/>
          <w:color w:val="242729"/>
          <w:bdr w:val="none" w:sz="0" w:space="0" w:color="auto" w:frame="1"/>
        </w:rPr>
        <w:t>POST</w:t>
      </w:r>
      <w:r>
        <w:rPr>
          <w:rFonts w:ascii="Arial" w:hAnsi="Arial" w:cs="Arial"/>
          <w:color w:val="242729"/>
          <w:sz w:val="23"/>
          <w:szCs w:val="23"/>
        </w:rPr>
        <w:t> or </w:t>
      </w:r>
      <w:r>
        <w:rPr>
          <w:rStyle w:val="HTMLCode"/>
          <w:rFonts w:ascii="Consolas" w:eastAsiaTheme="majorEastAsia" w:hAnsi="Consolas"/>
          <w:color w:val="242729"/>
          <w:bdr w:val="none" w:sz="0" w:space="0" w:color="auto" w:frame="1"/>
        </w:rPr>
        <w:t>GET</w:t>
      </w:r>
      <w:r>
        <w:rPr>
          <w:rFonts w:ascii="Arial" w:hAnsi="Arial" w:cs="Arial"/>
          <w:color w:val="242729"/>
          <w:sz w:val="23"/>
          <w:szCs w:val="23"/>
        </w:rPr>
        <w:t> call that happens on form submission.</w:t>
      </w:r>
    </w:p>
    <w:p w14:paraId="33056455"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id</w:t>
      </w:r>
      <w:r>
        <w:rPr>
          <w:rFonts w:ascii="Arial" w:hAnsi="Arial" w:cs="Arial"/>
          <w:color w:val="242729"/>
          <w:sz w:val="23"/>
          <w:szCs w:val="23"/>
        </w:rPr>
        <w:t> attributes whenever you need to address a particular HTML element with CSS, JavaScript or </w:t>
      </w:r>
      <w:hyperlink r:id="rId56" w:history="1">
        <w:r>
          <w:rPr>
            <w:rStyle w:val="Hyperlink"/>
            <w:rFonts w:ascii="inherit" w:eastAsiaTheme="majorEastAsia" w:hAnsi="inherit" w:cs="Arial"/>
            <w:sz w:val="23"/>
            <w:szCs w:val="23"/>
            <w:bdr w:val="none" w:sz="0" w:space="0" w:color="auto" w:frame="1"/>
          </w:rPr>
          <w:t>a fragment identifier</w:t>
        </w:r>
      </w:hyperlink>
      <w:r>
        <w:rPr>
          <w:rFonts w:ascii="Arial" w:hAnsi="Arial" w:cs="Arial"/>
          <w:color w:val="242729"/>
          <w:sz w:val="23"/>
          <w:szCs w:val="23"/>
        </w:rPr>
        <w:t>. It's possible to look up elements by name, too, but it's </w:t>
      </w:r>
      <w:hyperlink r:id="rId57" w:history="1">
        <w:r>
          <w:rPr>
            <w:rStyle w:val="Hyperlink"/>
            <w:rFonts w:ascii="inherit" w:eastAsiaTheme="majorEastAsia" w:hAnsi="inherit" w:cs="Arial"/>
            <w:sz w:val="23"/>
            <w:szCs w:val="23"/>
            <w:bdr w:val="none" w:sz="0" w:space="0" w:color="auto" w:frame="1"/>
          </w:rPr>
          <w:t>simpler and more reliable</w:t>
        </w:r>
      </w:hyperlink>
      <w:r>
        <w:rPr>
          <w:rFonts w:ascii="Arial" w:hAnsi="Arial" w:cs="Arial"/>
          <w:color w:val="242729"/>
          <w:sz w:val="23"/>
          <w:szCs w:val="23"/>
        </w:rPr>
        <w:t> to look them up by ID.</w:t>
      </w:r>
    </w:p>
    <w:p w14:paraId="70E6DDC1"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attribute is used when sending data in a form submission. Different controls respond differently. For example, you may have several radio buttons with different </w:t>
      </w:r>
      <w:r>
        <w:rPr>
          <w:rStyle w:val="HTMLCode"/>
          <w:rFonts w:ascii="Consolas" w:eastAsiaTheme="majorEastAsia" w:hAnsi="Consolas"/>
          <w:color w:val="242729"/>
          <w:bdr w:val="none" w:sz="0" w:space="0" w:color="auto" w:frame="1"/>
        </w:rPr>
        <w:t>id</w:t>
      </w:r>
      <w:r>
        <w:rPr>
          <w:rFonts w:ascii="Arial" w:hAnsi="Arial" w:cs="Arial"/>
          <w:color w:val="242729"/>
          <w:sz w:val="23"/>
          <w:szCs w:val="23"/>
          <w:shd w:val="clear" w:color="auto" w:fill="FFFFFF"/>
        </w:rPr>
        <w:t> attributes, but the same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When submitted, there is just the one value in the response - the radio button you selected.</w:t>
      </w:r>
    </w:p>
    <w:p w14:paraId="63D61CE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shd w:val="clear" w:color="auto" w:fill="FFFFFF"/>
        </w:rPr>
        <w:t>Label is often associated with an id so that the autofocus function is carried out</w:t>
      </w:r>
      <w:r>
        <w:rPr>
          <w:rFonts w:ascii="Arial" w:hAnsi="Arial" w:cs="Arial"/>
          <w:color w:val="242729"/>
          <w:sz w:val="23"/>
          <w:szCs w:val="23"/>
          <w:shd w:val="clear" w:color="auto" w:fill="FFFFFF"/>
        </w:rPr>
        <w:br/>
        <w:t>&lt;label for=”passwordID”&gt;Password: &lt;/label&gt;</w:t>
      </w:r>
    </w:p>
    <w:p w14:paraId="281F205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type=”password” id=”passwordID”&gt;</w:t>
      </w:r>
    </w:p>
    <w:p w14:paraId="4D283DFC"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tag contains many types: text, password, email, number, date, radio, checkbox, and most important submit. Because of many types, Input always start by: &lt;input type=”…”&gt;</w:t>
      </w:r>
    </w:p>
    <w:p w14:paraId="1BDED5F9"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Select box: Select with option of value 0 </w:t>
      </w:r>
      <w:r>
        <w:rPr>
          <w:rFonts w:ascii="Arial" w:hAnsi="Arial" w:cs="Arial"/>
          <w:color w:val="242729"/>
          <w:sz w:val="23"/>
          <w:szCs w:val="23"/>
          <w:shd w:val="clear" w:color="auto" w:fill="FFFFFF"/>
        </w:rPr>
        <w:sym w:font="Wingdings" w:char="F0E0"/>
      </w:r>
      <w:r>
        <w:rPr>
          <w:rFonts w:ascii="Arial" w:hAnsi="Arial" w:cs="Arial"/>
          <w:color w:val="242729"/>
          <w:sz w:val="23"/>
          <w:szCs w:val="23"/>
          <w:shd w:val="clear" w:color="auto" w:fill="FFFFFF"/>
        </w:rPr>
        <w:t xml:space="preserve"> the option shown on the screen</w:t>
      </w:r>
    </w:p>
    <w:p w14:paraId="4EC37AB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3C4870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value=”0”&gt;select a city&lt;/option&gt;</w:t>
      </w:r>
    </w:p>
    <w:p w14:paraId="421E9DB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value=”1”&gt;Phoenix&lt;/option&gt;</w:t>
      </w:r>
    </w:p>
    <w:p w14:paraId="2B95174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11AAAF3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Radio, Checkbox: radio/checkbox buttons of a same group must have same name. Radio/checkbox buttons should have values for submitting to server.</w:t>
      </w:r>
    </w:p>
    <w:p w14:paraId="5C0FF80A"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value=”male”&gt;</w:t>
      </w:r>
    </w:p>
    <w:p w14:paraId="6BAB808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value=”female”&gt;</w:t>
      </w:r>
    </w:p>
    <w:p w14:paraId="2D6EC6A3"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DC71DF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value=”Fishing”&gt;</w:t>
      </w:r>
    </w:p>
    <w:p w14:paraId="2AD5D39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value=”Chess”&gt;</w:t>
      </w:r>
    </w:p>
    <w:p w14:paraId="6823248A"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Type = “textarea” is for text of more than 1 line while type=”text” for text of 1 line</w:t>
      </w:r>
    </w:p>
    <w:p w14:paraId="273DB66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textarea is not an input tag</w:t>
      </w:r>
    </w:p>
    <w:p w14:paraId="058C237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type=”text” placeholder=”type something here”&gt;</w:t>
      </w:r>
    </w:p>
    <w:p w14:paraId="6C39DBC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&lt;textarea cols=”” rows=””&gt; type something here &lt;/textarea&gt;</w:t>
      </w:r>
    </w:p>
    <w:p w14:paraId="02B1670B"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Submit to submit all the data (both in input tag &lt;input type=””&gt; and non-input tags, like textarea, select) in the &lt;form&gt; tag containing the submit button </w:t>
      </w:r>
    </w:p>
    <w:p w14:paraId="6ACACD5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Variables submitted to servers have names defined by “name=”…””</w:t>
      </w:r>
    </w:p>
    <w:p w14:paraId="0133586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There are 2 ways to submit:</w:t>
      </w:r>
    </w:p>
    <w:p w14:paraId="29D20B0E"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type=”submit”: Note that the value=”” is just the text on the submit button, not the value submitted to the server. Those values are the value in tags in &lt;form&gt; tag</w:t>
      </w:r>
    </w:p>
    <w:p w14:paraId="79FEEA0E"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type=”submit” value=”text on the submit button”&gt;</w:t>
      </w:r>
    </w:p>
    <w:p w14:paraId="43661BDA"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Button type=”submit”. Button allows non-text label on the button while input type=submit allows only tẽt</w:t>
      </w:r>
    </w:p>
    <w:p w14:paraId="3F4746B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Hidden input. When a programmer wants submit info that is not entered by users, he can put it in a hidden input.</w:t>
      </w:r>
    </w:p>
    <w:p w14:paraId="2C7005F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type=”hidden” name=”variable_name” value=”valuetosubmit”&gt;</w:t>
      </w:r>
    </w:p>
    <w:p w14:paraId="60A18C67"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 html page should be divided into divisions, e.g. “header”, “content”, “footer”. Use &lt;div id=”header”&gt; or &lt;div id=”content”&gt; to do this.</w:t>
      </w:r>
    </w:p>
    <w:p w14:paraId="309423AF"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Since &lt;div id=”header”&gt; is so common that it becomes &lt;header&gt; in HTML5.</w:t>
      </w:r>
    </w:p>
    <w:p w14:paraId="3E29C95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Note &lt;header&gt; is different from &lt;head&gt;.</w:t>
      </w:r>
    </w:p>
    <w:p w14:paraId="641ED7FD"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Websites often have a dedicated section for navigational links (like Homepage, Back, Forward, etc). Since this is so common that this section becomes a tag &lt;nav&gt;. This tag is often put in &lt;Header&gt;</w:t>
      </w:r>
    </w:p>
    <w:p w14:paraId="0E50F1A2"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Article tag </w:t>
      </w:r>
      <w:r>
        <w:rPr>
          <w:rFonts w:ascii="Verdana" w:hAnsi="Verdana"/>
          <w:color w:val="000000"/>
          <w:sz w:val="23"/>
          <w:szCs w:val="23"/>
        </w:rPr>
        <w:t>specifies independent, self-contained content. An article should make sense on its own and it should be possible to distribute it independently from the rest of the site.</w:t>
      </w:r>
    </w:p>
    <w:p w14:paraId="52529CD5" w14:textId="77777777" w:rsidR="006D3599" w:rsidRDefault="006D3599" w:rsidP="00A25E03">
      <w:pPr>
        <w:pStyle w:val="ListParagraph"/>
        <w:numPr>
          <w:ilvl w:val="0"/>
          <w:numId w:val="3"/>
        </w:numPr>
      </w:pPr>
      <w:r>
        <w:t>&lt;div&gt; Vs &lt;Section&gt;</w:t>
      </w:r>
    </w:p>
    <w:p w14:paraId="46576E12"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&lt;div&gt;:</w:t>
      </w:r>
      <w:r>
        <w:rPr>
          <w:rFonts w:ascii="Arial" w:eastAsia="Times New Roman" w:hAnsi="Arial" w:cs="Arial"/>
          <w:color w:val="242729"/>
          <w:sz w:val="23"/>
          <w:szCs w:val="23"/>
        </w:rPr>
        <w:t> The </w:t>
      </w:r>
      <w:hyperlink r:id="rId58"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element (or HTML Document Division Element) is the generic container for flow content, which does not inherently represent anything. It can be used to group elements for styling purposes (using the class or id attributes), or because they share attribute values, such as lang. It should be used only when no other semantic element (such as </w:t>
      </w:r>
      <w:r>
        <w:rPr>
          <w:rFonts w:ascii="Consolas" w:eastAsia="Times New Roman" w:hAnsi="Consolas" w:cs="Courier New"/>
          <w:color w:val="242729"/>
          <w:sz w:val="20"/>
          <w:szCs w:val="20"/>
          <w:bdr w:val="none" w:sz="0" w:space="0" w:color="auto" w:frame="1"/>
        </w:rPr>
        <w:t>&lt;article&gt;</w:t>
      </w:r>
      <w:r>
        <w:rPr>
          <w:rFonts w:ascii="Arial" w:eastAsia="Times New Roman" w:hAnsi="Arial" w:cs="Arial"/>
          <w:color w:val="242729"/>
          <w:sz w:val="23"/>
          <w:szCs w:val="23"/>
        </w:rPr>
        <w:t> or </w:t>
      </w:r>
      <w:r>
        <w:rPr>
          <w:rFonts w:ascii="Consolas" w:eastAsia="Times New Roman" w:hAnsi="Consolas" w:cs="Courier New"/>
          <w:color w:val="242729"/>
          <w:sz w:val="20"/>
          <w:szCs w:val="20"/>
          <w:bdr w:val="none" w:sz="0" w:space="0" w:color="auto" w:frame="1"/>
        </w:rPr>
        <w:t>&lt;nav&gt;</w:t>
      </w:r>
      <w:r>
        <w:rPr>
          <w:rFonts w:ascii="Arial" w:eastAsia="Times New Roman" w:hAnsi="Arial" w:cs="Arial"/>
          <w:color w:val="242729"/>
          <w:sz w:val="23"/>
          <w:szCs w:val="23"/>
        </w:rPr>
        <w:t>) is appropriate.</w:t>
      </w:r>
    </w:p>
    <w:p w14:paraId="23268873"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&lt;section&gt;:</w:t>
      </w:r>
      <w:r>
        <w:rPr>
          <w:rFonts w:ascii="Arial" w:eastAsia="Times New Roman" w:hAnsi="Arial" w:cs="Arial"/>
          <w:color w:val="242729"/>
          <w:sz w:val="23"/>
          <w:szCs w:val="23"/>
        </w:rPr>
        <w:t> The </w:t>
      </w:r>
      <w:hyperlink r:id="rId59"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Section element (</w:t>
      </w:r>
      <w:r>
        <w:rPr>
          <w:rFonts w:ascii="Consolas" w:eastAsia="Times New Roman" w:hAnsi="Consolas" w:cs="Courier New"/>
          <w:color w:val="242729"/>
          <w:sz w:val="20"/>
          <w:szCs w:val="20"/>
          <w:bdr w:val="none" w:sz="0" w:space="0" w:color="auto" w:frame="1"/>
        </w:rPr>
        <w:t>&lt;section&gt;</w:t>
      </w:r>
      <w:r>
        <w:rPr>
          <w:rFonts w:ascii="Arial" w:eastAsia="Times New Roman" w:hAnsi="Arial" w:cs="Arial"/>
          <w:color w:val="242729"/>
          <w:sz w:val="23"/>
          <w:szCs w:val="23"/>
        </w:rPr>
        <w:t>) represents a generic section of a document, i.e., a thematic grouping of content, typically with a heading. For exp: each chapter should be a section.</w:t>
      </w:r>
    </w:p>
    <w:p w14:paraId="184D6A70" w14:textId="77777777" w:rsidR="006D3599" w:rsidRDefault="006D3599" w:rsidP="00A25E03">
      <w:pPr>
        <w:pStyle w:val="ListParagraph"/>
        <w:numPr>
          <w:ilvl w:val="0"/>
          <w:numId w:val="3"/>
        </w:numPr>
      </w:pPr>
      <w:r>
        <w:t>Aside is used for example ads</w:t>
      </w:r>
    </w:p>
    <w:p w14:paraId="6CF9092D" w14:textId="77777777" w:rsidR="006D3599" w:rsidRDefault="006D3599" w:rsidP="00A25E03">
      <w:pPr>
        <w:pStyle w:val="ListParagraph"/>
        <w:numPr>
          <w:ilvl w:val="0"/>
          <w:numId w:val="3"/>
        </w:numPr>
      </w:pPr>
      <w:r>
        <w:t>A structure of a webpage: header, nav, body (articles), footer, aside</w:t>
      </w:r>
    </w:p>
    <w:p w14:paraId="28E1EFEC" w14:textId="32DFCFEC" w:rsidR="006D3599" w:rsidRDefault="006D3599" w:rsidP="006D3599">
      <w:pPr>
        <w:pStyle w:val="ListParagraph"/>
      </w:pPr>
      <w:r>
        <w:rPr>
          <w:noProof/>
        </w:rPr>
        <w:drawing>
          <wp:inline distT="0" distB="0" distL="0" distR="0" wp14:anchorId="1062BA4E" wp14:editId="58C25911">
            <wp:extent cx="4297680" cy="3246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7680" cy="3246120"/>
                    </a:xfrm>
                    <a:prstGeom prst="rect">
                      <a:avLst/>
                    </a:prstGeom>
                    <a:noFill/>
                    <a:ln>
                      <a:noFill/>
                    </a:ln>
                  </pic:spPr>
                </pic:pic>
              </a:graphicData>
            </a:graphic>
          </wp:inline>
        </w:drawing>
      </w:r>
    </w:p>
    <w:p w14:paraId="7EBDEBD9" w14:textId="77777777" w:rsidR="006D3599" w:rsidRDefault="006D3599" w:rsidP="006D3599">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570DF019" w14:textId="77777777" w:rsidR="006D3599" w:rsidRDefault="006D3599" w:rsidP="00AF3237">
      <w:pPr>
        <w:pStyle w:val="Heading2"/>
        <w:rPr>
          <w:shd w:val="clear" w:color="auto" w:fill="FFFFFF"/>
        </w:rPr>
      </w:pPr>
      <w:r>
        <w:rPr>
          <w:shd w:val="clear" w:color="auto" w:fill="FFFFFF"/>
        </w:rPr>
        <w:lastRenderedPageBreak/>
        <w:t>CSS</w:t>
      </w:r>
    </w:p>
    <w:p w14:paraId="4CC0CA1F" w14:textId="77777777" w:rsidR="006D3599" w:rsidRDefault="006D3599" w:rsidP="00A25E03">
      <w:pPr>
        <w:pStyle w:val="ListParagraph"/>
        <w:numPr>
          <w:ilvl w:val="0"/>
          <w:numId w:val="5"/>
        </w:numPr>
      </w:pPr>
      <w:r>
        <w:t>3 ways to insert CSS with Keyword = Style</w:t>
      </w:r>
    </w:p>
    <w:p w14:paraId="1B16D557" w14:textId="77777777" w:rsidR="006D3599" w:rsidRDefault="006D3599" w:rsidP="006D3599">
      <w:r>
        <w:t>Inline CSS: style=”color: red;”</w:t>
      </w:r>
    </w:p>
    <w:p w14:paraId="5603286C" w14:textId="77777777" w:rsidR="006D3599" w:rsidRDefault="006D3599" w:rsidP="006D3599">
      <w:r>
        <w:t xml:space="preserve">Internal CSS: </w:t>
      </w:r>
    </w:p>
    <w:p w14:paraId="52328B74" w14:textId="77777777" w:rsidR="006D3599" w:rsidRDefault="006D3599" w:rsidP="006D3599">
      <w:r>
        <w:t>&lt;style&gt;</w:t>
      </w:r>
    </w:p>
    <w:p w14:paraId="781CC145" w14:textId="77777777" w:rsidR="006D3599" w:rsidRDefault="006D3599" w:rsidP="006D3599">
      <w:r>
        <w:tab/>
        <w:t>h1{color: red;}</w:t>
      </w:r>
    </w:p>
    <w:p w14:paraId="022F75FF" w14:textId="77777777" w:rsidR="006D3599" w:rsidRDefault="006D3599" w:rsidP="006D3599">
      <w:r>
        <w:t>&lt;/style&gt;</w:t>
      </w:r>
    </w:p>
    <w:p w14:paraId="71CE69E9" w14:textId="77777777" w:rsidR="006D3599" w:rsidRDefault="006D3599" w:rsidP="006D3599">
      <w:r>
        <w:t>External CSS:</w:t>
      </w:r>
    </w:p>
    <w:p w14:paraId="16C20B48" w14:textId="77777777" w:rsidR="006D3599" w:rsidRDefault="006D3599" w:rsidP="006D3599">
      <w:r>
        <w:t xml:space="preserve">&lt;style&gt; </w:t>
      </w:r>
    </w:p>
    <w:p w14:paraId="2D378879" w14:textId="77777777" w:rsidR="006D3599" w:rsidRDefault="006D3599" w:rsidP="006D3599">
      <w:r>
        <w:t>&lt;link rel=”stylesheet href=”…”&gt;</w:t>
      </w:r>
    </w:p>
    <w:p w14:paraId="467B5017" w14:textId="77777777" w:rsidR="006D3599" w:rsidRDefault="006D3599" w:rsidP="006D3599">
      <w:r>
        <w:t>&lt;/style&gt;</w:t>
      </w:r>
    </w:p>
    <w:p w14:paraId="03BC5CCC" w14:textId="77777777" w:rsidR="006D3599" w:rsidRDefault="006D3599" w:rsidP="00A25E03">
      <w:pPr>
        <w:pStyle w:val="ListParagraph"/>
        <w:numPr>
          <w:ilvl w:val="0"/>
          <w:numId w:val="5"/>
        </w:numPr>
      </w:pPr>
      <w:r>
        <w:t>3 types of selectors with specificity increasing order: element, class, id (Note an id is always unique)</w:t>
      </w:r>
    </w:p>
    <w:p w14:paraId="6C40BACD" w14:textId="77777777" w:rsidR="006D3599" w:rsidRDefault="006D3599" w:rsidP="006D3599">
      <w:pPr>
        <w:pStyle w:val="ListParagraph"/>
      </w:pPr>
      <w:r>
        <w:t>Another type of selector: attribute</w:t>
      </w:r>
    </w:p>
    <w:p w14:paraId="0A4B2943" w14:textId="77777777" w:rsidR="006D3599" w:rsidRDefault="006D3599" w:rsidP="006D3599">
      <w:r>
        <w:t>An exp of Id selectors is footer.</w:t>
      </w:r>
    </w:p>
    <w:p w14:paraId="007A9A47" w14:textId="77777777" w:rsidR="006D3599" w:rsidRDefault="006D3599" w:rsidP="006D3599">
      <w:r>
        <w:t>element{</w:t>
      </w:r>
    </w:p>
    <w:p w14:paraId="7A7D4C56" w14:textId="77777777" w:rsidR="006D3599" w:rsidRDefault="006D3599" w:rsidP="006D3599">
      <w:r>
        <w:t>}</w:t>
      </w:r>
    </w:p>
    <w:p w14:paraId="33E68870" w14:textId="77777777" w:rsidR="006D3599" w:rsidRDefault="006D3599" w:rsidP="006D3599">
      <w:r>
        <w:t>.class{</w:t>
      </w:r>
    </w:p>
    <w:p w14:paraId="2E0D062F" w14:textId="77777777" w:rsidR="006D3599" w:rsidRDefault="006D3599" w:rsidP="006D3599">
      <w:r>
        <w:t>}</w:t>
      </w:r>
    </w:p>
    <w:p w14:paraId="44B2F637" w14:textId="77777777" w:rsidR="006D3599" w:rsidRDefault="006D3599" w:rsidP="006D3599">
      <w:r>
        <w:t>#id{</w:t>
      </w:r>
    </w:p>
    <w:p w14:paraId="209C7E37" w14:textId="77777777" w:rsidR="006D3599" w:rsidRDefault="006D3599" w:rsidP="006D3599">
      <w:r>
        <w:t>}</w:t>
      </w:r>
    </w:p>
    <w:p w14:paraId="2EA2BC7A" w14:textId="77777777" w:rsidR="006D3599" w:rsidRDefault="006D3599" w:rsidP="006D3599">
      <w:r>
        <w:t>[attribute]{}</w:t>
      </w:r>
    </w:p>
    <w:p w14:paraId="34256C83" w14:textId="77777777" w:rsidR="006D3599" w:rsidRDefault="006D3599" w:rsidP="00A25E03">
      <w:pPr>
        <w:pStyle w:val="ListParagraph"/>
        <w:numPr>
          <w:ilvl w:val="0"/>
          <w:numId w:val="5"/>
        </w:numPr>
      </w:pPr>
      <w:r>
        <w:t>Why redundance makes sense</w:t>
      </w:r>
    </w:p>
    <w:p w14:paraId="1AC0AF6A" w14:textId="77777777" w:rsidR="006D3599" w:rsidRDefault="006D3599" w:rsidP="006D3599">
      <w:r>
        <w:t>Exp:</w:t>
      </w:r>
    </w:p>
    <w:p w14:paraId="6D163678" w14:textId="77777777" w:rsidR="006D3599" w:rsidRDefault="006D3599" w:rsidP="006D3599">
      <w:r>
        <w:t>ul#mylist{</w:t>
      </w:r>
    </w:p>
    <w:p w14:paraId="083485F2" w14:textId="77777777" w:rsidR="006D3599" w:rsidRDefault="006D3599" w:rsidP="006D3599">
      <w:r>
        <w:t>}</w:t>
      </w:r>
    </w:p>
    <w:p w14:paraId="62033B33" w14:textId="77777777" w:rsidR="006D3599" w:rsidRDefault="006D3599" w:rsidP="006D3599">
      <w:r>
        <w:t>#mylist is enough to identify which element but one still writes ul#mylist in order to show where mylist stays at. It’s in mylist.</w:t>
      </w:r>
    </w:p>
    <w:p w14:paraId="31030CC3"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IDs are: header, footer, sidebar</w:t>
      </w:r>
    </w:p>
    <w:p w14:paraId="5D0D6AA2"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CLASSes are: external-link, highlight</w:t>
      </w:r>
    </w:p>
    <w:p w14:paraId="66C0A1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70E9366"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Priority of CSS:</w:t>
      </w:r>
    </w:p>
    <w:p w14:paraId="55396A0C"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Inline &gt; Internal &gt; External</w:t>
      </w:r>
    </w:p>
    <w:p w14:paraId="16A63ED4"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Selectors for specific elements &gt; selectors for general elements. Exp: ID &gt; CLASS</w:t>
      </w:r>
    </w:p>
    <w:p w14:paraId="02C51726"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 CSS file, selectors below will override selectors above</w:t>
      </w:r>
    </w:p>
    <w:p w14:paraId="5E15AEE5" w14:textId="77777777" w:rsidR="006D3599" w:rsidRDefault="006D3599" w:rsidP="006D359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!important increase the priority one level</w:t>
      </w:r>
    </w:p>
    <w:p w14:paraId="00E379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p>
    <w:p w14:paraId="31C5CDC7" w14:textId="77777777" w:rsidR="006D3599" w:rsidRDefault="006D3599" w:rsidP="00A25E03">
      <w:pPr>
        <w:pStyle w:val="ListParagraph"/>
        <w:numPr>
          <w:ilvl w:val="0"/>
          <w:numId w:val="5"/>
        </w:numPr>
      </w:pPr>
      <w:r>
        <w:t>CSS unit</w:t>
      </w:r>
    </w:p>
    <w:p w14:paraId="0C740644" w14:textId="77777777" w:rsidR="006D3599" w:rsidRDefault="006D3599" w:rsidP="006D3599">
      <w:pPr>
        <w:pStyle w:val="ListParagraph"/>
      </w:pPr>
      <w:r>
        <w:t>Absolute measure:</w:t>
      </w:r>
    </w:p>
    <w:p w14:paraId="5A211BCE" w14:textId="77777777" w:rsidR="006D3599" w:rsidRDefault="006D3599" w:rsidP="006D3599">
      <w:pPr>
        <w:pStyle w:val="ListParagraph"/>
      </w:pPr>
      <w:r>
        <w:lastRenderedPageBreak/>
        <w:t>Px: pixel (=1/96 in)</w:t>
      </w:r>
    </w:p>
    <w:p w14:paraId="43349FC4" w14:textId="77777777" w:rsidR="006D3599" w:rsidRDefault="006D3599" w:rsidP="006D3599">
      <w:pPr>
        <w:pStyle w:val="ListParagraph"/>
      </w:pPr>
      <w:r>
        <w:t>Pt: point (=1/72 in)</w:t>
      </w:r>
    </w:p>
    <w:p w14:paraId="54E1EFFA" w14:textId="77777777" w:rsidR="006D3599" w:rsidRDefault="006D3599" w:rsidP="006D3599">
      <w:pPr>
        <w:pStyle w:val="ListParagraph"/>
      </w:pPr>
      <w:r>
        <w:t>(note that the size of a pixel is the same for any device. The DPI (dot per in) is actually PPI (pixel per in))</w:t>
      </w:r>
    </w:p>
    <w:p w14:paraId="7AC0387C" w14:textId="77777777" w:rsidR="006D3599" w:rsidRDefault="006D3599" w:rsidP="006D3599">
      <w:pPr>
        <w:pStyle w:val="ListParagraph"/>
      </w:pPr>
      <w:r>
        <w:t>The default size for fonts in website is 16px.</w:t>
      </w:r>
    </w:p>
    <w:p w14:paraId="3B43F81D" w14:textId="77777777" w:rsidR="006D3599" w:rsidRDefault="006D3599" w:rsidP="006D3599">
      <w:pPr>
        <w:pStyle w:val="ListParagraph"/>
      </w:pPr>
      <w:r>
        <w:t>Relative measure:</w:t>
      </w:r>
    </w:p>
    <w:p w14:paraId="39924F2C" w14:textId="77777777" w:rsidR="006D3599" w:rsidRDefault="006D3599" w:rsidP="006D3599">
      <w:pPr>
        <w:pStyle w:val="ListParagraph"/>
      </w:pPr>
      <w:r>
        <w:t xml:space="preserve">Em: Relative to the font-size of the current element. </w:t>
      </w:r>
    </w:p>
    <w:p w14:paraId="3CF40E45" w14:textId="77777777" w:rsidR="006D3599" w:rsidRDefault="006D3599" w:rsidP="006D3599">
      <w:pPr>
        <w:pStyle w:val="ListParagraph"/>
      </w:pPr>
      <w:r>
        <w:t>E.g. if font-size of a tag is set 20px and then for a child element you set 2em, it will be 40px.</w:t>
      </w:r>
    </w:p>
    <w:p w14:paraId="79D44B40" w14:textId="77777777" w:rsidR="006D3599" w:rsidRDefault="006D3599" w:rsidP="006D3599">
      <w:pPr>
        <w:pStyle w:val="ListParagraph"/>
      </w:pPr>
      <w:r>
        <w:t xml:space="preserve">Rem: Relative to the font-size of the ROOT element. </w:t>
      </w:r>
    </w:p>
    <w:p w14:paraId="6057BC73" w14:textId="77777777" w:rsidR="006D3599" w:rsidRDefault="006D3599" w:rsidP="006D3599">
      <w:pPr>
        <w:pStyle w:val="ListParagraph"/>
      </w:pPr>
      <w:r>
        <w:t>I guess Root element is the default font-size of browsers, which is 16px.</w:t>
      </w:r>
    </w:p>
    <w:p w14:paraId="20E57EB1" w14:textId="77777777" w:rsidR="006D3599" w:rsidRDefault="006D3599" w:rsidP="006D3599">
      <w:pPr>
        <w:pStyle w:val="ListParagraph"/>
      </w:pPr>
      <w:r>
        <w:t>line-height: 1.5 means 1.5*font-size</w:t>
      </w:r>
    </w:p>
    <w:p w14:paraId="1F3A09E5" w14:textId="77777777" w:rsidR="006D3599" w:rsidRDefault="006D3599" w:rsidP="006D3599">
      <w:r>
        <w:t xml:space="preserve">Properties of text-decoration: </w:t>
      </w:r>
    </w:p>
    <w:p w14:paraId="109A5582" w14:textId="77777777" w:rsidR="006D3599" w:rsidRDefault="006D3599" w:rsidP="006D3599">
      <w:r>
        <w:t>overline, underline, line-through, none</w:t>
      </w:r>
    </w:p>
    <w:p w14:paraId="0BCF225D" w14:textId="77777777" w:rsidR="006D3599" w:rsidRDefault="006D3599" w:rsidP="006D3599">
      <w:r>
        <w:t>The property none is used to remove the underline for &lt;a&gt; tag that by default has underlines</w:t>
      </w:r>
    </w:p>
    <w:p w14:paraId="2465FDDD" w14:textId="77777777" w:rsidR="006D3599" w:rsidRDefault="006D3599" w:rsidP="006D3599">
      <w:r>
        <w:br w:type="page"/>
      </w:r>
    </w:p>
    <w:p w14:paraId="79230B87" w14:textId="77777777" w:rsidR="006D3599" w:rsidRDefault="006D3599" w:rsidP="006D3599">
      <w:pPr>
        <w:rPr>
          <w:b/>
          <w:bCs/>
        </w:rPr>
      </w:pPr>
      <w:r>
        <w:rPr>
          <w:b/>
          <w:bCs/>
        </w:rPr>
        <w:lastRenderedPageBreak/>
        <w:t>Section 5. properties for div</w:t>
      </w:r>
    </w:p>
    <w:p w14:paraId="507E2F15" w14:textId="77777777" w:rsidR="006D3599" w:rsidRDefault="006D3599" w:rsidP="006D3599">
      <w:r>
        <w:t xml:space="preserve">82. </w:t>
      </w:r>
    </w:p>
    <w:p w14:paraId="13E107FB" w14:textId="77777777" w:rsidR="006D3599" w:rsidRDefault="006D3599" w:rsidP="006D3599">
      <w:r>
        <w:t>width, height: The width and height of a div, which can be used as a box</w:t>
      </w:r>
    </w:p>
    <w:p w14:paraId="3AFBE95F" w14:textId="77777777" w:rsidR="006D3599" w:rsidRDefault="006D3599" w:rsidP="006D3599">
      <w:r>
        <w:t>The width, height, by default, is set to automatically fit the content (text, images) inside.</w:t>
      </w:r>
    </w:p>
    <w:p w14:paraId="6D34BC66" w14:textId="77777777" w:rsidR="006D3599" w:rsidRDefault="006D3599" w:rsidP="006D3599">
      <w:r>
        <w:t>When the content is smaller than the min-width, min-height, then min-width, min-height are applied</w:t>
      </w:r>
    </w:p>
    <w:p w14:paraId="1B2C7B8F" w14:textId="77777777" w:rsidR="006D3599" w:rsidRDefault="006D3599" w:rsidP="00A25E03">
      <w:pPr>
        <w:pStyle w:val="ListParagraph"/>
        <w:numPr>
          <w:ilvl w:val="0"/>
          <w:numId w:val="6"/>
        </w:numPr>
      </w:pPr>
      <w:r>
        <w:t>Better to set only min-width, min-height</w:t>
      </w:r>
    </w:p>
    <w:p w14:paraId="148CE303" w14:textId="77777777" w:rsidR="006D3599" w:rsidRDefault="006D3599" w:rsidP="006D3599">
      <w:r>
        <w:t>text-align: center, justify, left, right</w:t>
      </w:r>
    </w:p>
    <w:p w14:paraId="7BED9731" w14:textId="77777777" w:rsidR="006D3599" w:rsidRDefault="006D3599" w:rsidP="006D3599">
      <w:r>
        <w:t>margin:</w:t>
      </w:r>
    </w:p>
    <w:p w14:paraId="64CE4057" w14:textId="77777777" w:rsidR="006D3599" w:rsidRDefault="006D3599" w:rsidP="006D3599">
      <w:r>
        <w:t xml:space="preserve">4 values: 20px 30px 40px 24px </w:t>
      </w:r>
      <w:r>
        <w:sym w:font="Wingdings" w:char="F0E0"/>
      </w:r>
      <w:r>
        <w:t xml:space="preserve"> top, right, bottom, left</w:t>
      </w:r>
    </w:p>
    <w:p w14:paraId="57872817" w14:textId="77777777" w:rsidR="006D3599" w:rsidRDefault="006D3599" w:rsidP="006D3599">
      <w:r>
        <w:t xml:space="preserve">3 values: 20px 30px 40px </w:t>
      </w:r>
      <w:r>
        <w:sym w:font="Wingdings" w:char="F0E0"/>
      </w:r>
      <w:r>
        <w:t xml:space="preserve"> top, left and right, bottom</w:t>
      </w:r>
    </w:p>
    <w:p w14:paraId="7719D611" w14:textId="77777777" w:rsidR="006D3599" w:rsidRDefault="006D3599" w:rsidP="006D3599">
      <w:r>
        <w:t xml:space="preserve">2 values: 20px 40p </w:t>
      </w:r>
      <w:r>
        <w:sym w:font="Wingdings" w:char="F0E0"/>
      </w:r>
      <w:r>
        <w:t xml:space="preserve"> top and bottom, left and right</w:t>
      </w:r>
    </w:p>
    <w:p w14:paraId="3536309B" w14:textId="77777777" w:rsidR="006D3599" w:rsidRDefault="006D3599" w:rsidP="006D3599">
      <w:r>
        <w:t>auto: to center horizontal. Auto is used only when there are two values:</w:t>
      </w:r>
    </w:p>
    <w:p w14:paraId="7AF36978" w14:textId="77777777" w:rsidR="006D3599" w:rsidRDefault="006D3599" w:rsidP="006D3599">
      <w:r>
        <w:t xml:space="preserve">20px auto </w:t>
      </w:r>
      <w:r>
        <w:sym w:font="Wingdings" w:char="F0E0"/>
      </w:r>
      <w:r>
        <w:t xml:space="preserve"> top and bottom and horizontal center</w:t>
      </w:r>
    </w:p>
    <w:p w14:paraId="67222584" w14:textId="77777777" w:rsidR="006D3599" w:rsidRDefault="006D3599" w:rsidP="006D3599">
      <w:r>
        <w:t xml:space="preserve">83. </w:t>
      </w:r>
    </w:p>
    <w:p w14:paraId="24061BC9" w14:textId="77777777" w:rsidR="006D3599" w:rsidRDefault="006D3599" w:rsidP="006D3599">
      <w:r>
        <w:t>color: the font color</w:t>
      </w:r>
    </w:p>
    <w:p w14:paraId="1964B7E7" w14:textId="77777777" w:rsidR="006D3599" w:rsidRDefault="006D3599" w:rsidP="006D3599">
      <w:r>
        <w:t>background-color: background color</w:t>
      </w:r>
    </w:p>
    <w:p w14:paraId="47EFD024" w14:textId="77777777" w:rsidR="006D3599" w:rsidRDefault="006D3599" w:rsidP="006D3599">
      <w:r>
        <w:t>84. 85.</w:t>
      </w:r>
    </w:p>
    <w:p w14:paraId="5610C9E5" w14:textId="77777777" w:rsidR="006D3599" w:rsidRDefault="006D3599" w:rsidP="006D3599">
      <w:r>
        <w:t xml:space="preserve">background-image: url(“a link”) </w:t>
      </w:r>
      <w:r>
        <w:sym w:font="Wingdings" w:char="F0E0"/>
      </w:r>
      <w:r>
        <w:t xml:space="preserve"> set up an image at the link as the background</w:t>
      </w:r>
    </w:p>
    <w:p w14:paraId="5D1E47B5" w14:textId="77777777" w:rsidR="006D3599" w:rsidRDefault="006D3599" w:rsidP="006D3599">
      <w:r>
        <w:t>background-size: 300px 500px or auto (original size) or cover (stretch to cover) or contain (resize to fit) or 30% 60% (percentage of the parent element)</w:t>
      </w:r>
    </w:p>
    <w:p w14:paraId="6DB1CBB5" w14:textId="77777777" w:rsidR="006D3599" w:rsidRDefault="006D3599" w:rsidP="006D3599">
      <w:r>
        <w:t>background-repeat: no-repeat, repeat-x (only one horizontal line), repeat-y (only one vertical line), repeat (= repeat-x and repeat-y)</w:t>
      </w:r>
    </w:p>
    <w:p w14:paraId="58E0E09A" w14:textId="77777777" w:rsidR="006D3599" w:rsidRDefault="006D3599" w:rsidP="006D3599">
      <w:r>
        <w:t>background-position: If you only specify one keyword, the other value will be "center"</w:t>
      </w:r>
    </w:p>
    <w:p w14:paraId="46156BE8" w14:textId="77777777" w:rsidR="006D3599" w:rsidRDefault="006D3599" w:rsidP="006D3599">
      <w:r>
        <w:t>left top, left center, left bottom, right top, right center, right bottom, center top, center center, center bottom</w:t>
      </w:r>
    </w:p>
    <w:p w14:paraId="3ED975B4" w14:textId="77777777" w:rsidR="006D3599" w:rsidRDefault="006D3599" w:rsidP="006D3599">
      <w:r>
        <w:t xml:space="preserve">90. 91. </w:t>
      </w:r>
    </w:p>
    <w:p w14:paraId="37854CBD" w14:textId="77777777" w:rsidR="006D3599" w:rsidRDefault="006D3599" w:rsidP="006D3599">
      <w:r>
        <w:t>Margin – Border – Padding – Content</w:t>
      </w:r>
    </w:p>
    <w:p w14:paraId="0FDDBA0B" w14:textId="77777777" w:rsidR="006D3599" w:rsidRDefault="006D3599" w:rsidP="006D3599">
      <w:r>
        <w:t xml:space="preserve">Margin </w:t>
      </w:r>
      <w:r>
        <w:sym w:font="Wingdings" w:char="F0E0"/>
      </w:r>
      <w:r>
        <w:t xml:space="preserve"> position of the div: space from the leftmost, rightmost, bottommost, topmost point</w:t>
      </w:r>
    </w:p>
    <w:p w14:paraId="4836E122" w14:textId="77777777" w:rsidR="006D3599" w:rsidRDefault="006D3599" w:rsidP="006D3599">
      <w:r>
        <w:t>Border, Padding are additional parts to the Content they will make the div bigger.</w:t>
      </w:r>
    </w:p>
    <w:p w14:paraId="7C67A479" w14:textId="77777777" w:rsidR="006D3599" w:rsidRDefault="006D3599" w:rsidP="006D3599">
      <w:r>
        <w:t>box-sizing: content-box or border-box</w:t>
      </w:r>
    </w:p>
    <w:p w14:paraId="2F1DAEF8" w14:textId="54B2EA2A" w:rsidR="006D3599" w:rsidRDefault="006D3599" w:rsidP="006D3599">
      <w:r>
        <w:rPr>
          <w:noProof/>
        </w:rPr>
        <w:lastRenderedPageBreak/>
        <w:drawing>
          <wp:anchor distT="0" distB="0" distL="114300" distR="114300" simplePos="0" relativeHeight="251659264" behindDoc="0" locked="0" layoutInCell="1" allowOverlap="1" wp14:anchorId="1FE14341" wp14:editId="68B3CC56">
            <wp:simplePos x="0" y="0"/>
            <wp:positionH relativeFrom="margin">
              <wp:align>left</wp:align>
            </wp:positionH>
            <wp:positionV relativeFrom="paragraph">
              <wp:posOffset>10795</wp:posOffset>
            </wp:positionV>
            <wp:extent cx="2686050" cy="2076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6050" cy="2076450"/>
                    </a:xfrm>
                    <a:prstGeom prst="rect">
                      <a:avLst/>
                    </a:prstGeom>
                    <a:noFill/>
                  </pic:spPr>
                </pic:pic>
              </a:graphicData>
            </a:graphic>
            <wp14:sizeRelH relativeFrom="page">
              <wp14:pctWidth>0</wp14:pctWidth>
            </wp14:sizeRelH>
            <wp14:sizeRelV relativeFrom="page">
              <wp14:pctHeight>0</wp14:pctHeight>
            </wp14:sizeRelV>
          </wp:anchor>
        </w:drawing>
      </w:r>
      <w:r>
        <w:t>the size of the box is set for content (and hence the real size will be bigger due to the padding and margin)</w:t>
      </w:r>
    </w:p>
    <w:p w14:paraId="20CE210F" w14:textId="77777777" w:rsidR="006D3599" w:rsidRDefault="006D3599" w:rsidP="006D3599">
      <w:r>
        <w:t xml:space="preserve">or border (and hence the real size will equal to the set value) </w:t>
      </w:r>
    </w:p>
    <w:p w14:paraId="1ED7026F" w14:textId="77777777" w:rsidR="006D3599" w:rsidRDefault="006D3599" w:rsidP="006D3599">
      <w:r>
        <w:t>The width, height is the fixed size of a div; if none of them is indicated then the size will automatically fit the content.</w:t>
      </w:r>
    </w:p>
    <w:p w14:paraId="398528D4" w14:textId="77777777" w:rsidR="006D3599" w:rsidRDefault="006D3599" w:rsidP="006D3599"/>
    <w:p w14:paraId="447C11F3" w14:textId="77777777" w:rsidR="006D3599" w:rsidRDefault="006D3599" w:rsidP="006D3599">
      <w:pPr>
        <w:rPr>
          <w:b/>
          <w:bCs/>
        </w:rPr>
      </w:pPr>
      <w:r>
        <w:rPr>
          <w:b/>
          <w:bCs/>
          <w:color w:val="FF0000"/>
        </w:rPr>
        <w:t>Every HTML element is either a block-level element or an in-line element.</w:t>
      </w:r>
    </w:p>
    <w:p w14:paraId="66C9754F" w14:textId="77777777" w:rsidR="006D3599" w:rsidRDefault="006D3599" w:rsidP="006D3599">
      <w:r>
        <w:rPr>
          <w:color w:val="FF0000"/>
        </w:rPr>
        <w:t>A block-level element consumes the whole line while an in-line element consumes only what it needs so there is space for other element to stand besides an in-line element</w:t>
      </w:r>
      <w:r>
        <w:t>.</w:t>
      </w:r>
    </w:p>
    <w:p w14:paraId="59A65654" w14:textId="77777777" w:rsidR="006D3599" w:rsidRDefault="006D3599" w:rsidP="006D3599">
      <w:r>
        <w:t>Block elements: &lt;p&gt;, &lt;h1&gt;, &lt;div&gt;</w:t>
      </w:r>
    </w:p>
    <w:p w14:paraId="5D4AAD4E" w14:textId="77777777" w:rsidR="006D3599" w:rsidRDefault="006D3599" w:rsidP="006D3599">
      <w:r>
        <w:t>In-line elements: &lt;a&gt;, &lt;img&gt;, &lt;i&gt;, &lt;em&gt;, &lt;u&gt;</w:t>
      </w:r>
    </w:p>
    <w:p w14:paraId="14E76C8B" w14:textId="77777777" w:rsidR="006D3599" w:rsidRDefault="006D3599" w:rsidP="006D3599">
      <w:pPr>
        <w:rPr>
          <w:b/>
          <w:bCs/>
          <w:color w:val="4472C4" w:themeColor="accent1"/>
        </w:rPr>
      </w:pPr>
      <w:r>
        <w:rPr>
          <w:b/>
          <w:bCs/>
          <w:color w:val="4472C4" w:themeColor="accent1"/>
        </w:rPr>
        <w:t>&lt;div&gt; is a block element and &lt;span&gt; is the in-line version of &lt;div&gt;</w:t>
      </w:r>
    </w:p>
    <w:p w14:paraId="0D3BD6DB" w14:textId="77777777" w:rsidR="006D3599" w:rsidRDefault="006D3599" w:rsidP="006D3599">
      <w:r>
        <w:t>96. 97. Float and Clear</w:t>
      </w:r>
    </w:p>
    <w:p w14:paraId="4BAE588A" w14:textId="3841CC31" w:rsidR="006D3599" w:rsidRDefault="006D3599" w:rsidP="006D3599">
      <w:pPr>
        <w:rPr>
          <w:rFonts w:ascii="Arial" w:hAnsi="Arial" w:cs="Arial"/>
          <w:color w:val="333333"/>
          <w:spacing w:val="-1"/>
          <w:shd w:val="clear" w:color="auto" w:fill="FFFFFF"/>
        </w:rPr>
      </w:pPr>
      <w:r>
        <w:rPr>
          <w:noProof/>
        </w:rPr>
        <w:drawing>
          <wp:anchor distT="0" distB="0" distL="114300" distR="114300" simplePos="0" relativeHeight="251660288" behindDoc="0" locked="0" layoutInCell="1" allowOverlap="1" wp14:anchorId="1FDDDC66" wp14:editId="211EDE45">
            <wp:simplePos x="0" y="0"/>
            <wp:positionH relativeFrom="margin">
              <wp:posOffset>4961255</wp:posOffset>
            </wp:positionH>
            <wp:positionV relativeFrom="paragraph">
              <wp:posOffset>8255</wp:posOffset>
            </wp:positionV>
            <wp:extent cx="1859280" cy="145161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59280" cy="14516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333333"/>
          <w:spacing w:val="-1"/>
          <w:shd w:val="clear" w:color="auto" w:fill="FFFFFF"/>
        </w:rPr>
        <w:t>If an element is marked “float: left”, it will float on the top of the element below it on the left.</w:t>
      </w:r>
    </w:p>
    <w:p w14:paraId="7A877CD2" w14:textId="77777777" w:rsidR="006D3599" w:rsidRDefault="006D3599" w:rsidP="006D3599">
      <w:pPr>
        <w:rPr>
          <w:rFonts w:ascii="Arial" w:hAnsi="Arial" w:cs="Arial"/>
          <w:color w:val="333333"/>
          <w:spacing w:val="-1"/>
          <w:shd w:val="clear" w:color="auto" w:fill="FFFFFF"/>
        </w:rPr>
      </w:pPr>
      <w:r>
        <w:rPr>
          <w:rFonts w:ascii="Arial" w:hAnsi="Arial" w:cs="Arial"/>
          <w:color w:val="333333"/>
          <w:spacing w:val="-1"/>
          <w:shd w:val="clear" w:color="auto" w:fill="FFFFFF"/>
        </w:rPr>
        <w:t>If an element is marked “clear: left”, it will prevent any element marked “float” from floating on it on the left.</w:t>
      </w:r>
    </w:p>
    <w:p w14:paraId="3ACC8A90" w14:textId="77777777" w:rsidR="006D3599" w:rsidRDefault="006D3599" w:rsidP="006D3599">
      <w:r>
        <w:t>Exp: the “float me” element is set “float: right”.</w:t>
      </w:r>
    </w:p>
    <w:p w14:paraId="53EC7CF8" w14:textId="77777777" w:rsidR="006D3599" w:rsidRDefault="006D3599" w:rsidP="006D3599">
      <w:r>
        <w:t xml:space="preserve">A div with “clear: left” property will not reside next to any “float” element </w:t>
      </w:r>
      <w:r>
        <w:sym w:font="Wingdings" w:char="F0E0"/>
      </w:r>
      <w:r>
        <w:t xml:space="preserve"> a new “line” will be created.</w:t>
      </w:r>
    </w:p>
    <w:p w14:paraId="32831AF3" w14:textId="4BFDF29B" w:rsidR="006D3599" w:rsidRDefault="006D3599" w:rsidP="006D3599">
      <w:r>
        <w:rPr>
          <w:noProof/>
        </w:rPr>
        <w:drawing>
          <wp:anchor distT="0" distB="0" distL="114300" distR="114300" simplePos="0" relativeHeight="251661312" behindDoc="0" locked="0" layoutInCell="1" allowOverlap="1" wp14:anchorId="1D5CE8FC" wp14:editId="290550EA">
            <wp:simplePos x="0" y="0"/>
            <wp:positionH relativeFrom="column">
              <wp:posOffset>0</wp:posOffset>
            </wp:positionH>
            <wp:positionV relativeFrom="paragraph">
              <wp:posOffset>-1905</wp:posOffset>
            </wp:positionV>
            <wp:extent cx="2906395" cy="260413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06395" cy="2604135"/>
                    </a:xfrm>
                    <a:prstGeom prst="rect">
                      <a:avLst/>
                    </a:prstGeom>
                    <a:noFill/>
                  </pic:spPr>
                </pic:pic>
              </a:graphicData>
            </a:graphic>
            <wp14:sizeRelH relativeFrom="page">
              <wp14:pctWidth>0</wp14:pctWidth>
            </wp14:sizeRelH>
            <wp14:sizeRelV relativeFrom="page">
              <wp14:pctHeight>0</wp14:pctHeight>
            </wp14:sizeRelV>
          </wp:anchor>
        </w:drawing>
      </w:r>
      <w:r>
        <w:t>The order of those HTML elements:</w:t>
      </w:r>
    </w:p>
    <w:p w14:paraId="6AADA27C" w14:textId="77777777" w:rsidR="006D3599" w:rsidRDefault="006D3599" w:rsidP="006D3599">
      <w:r>
        <w:t>Paragraph 1</w:t>
      </w:r>
    </w:p>
    <w:p w14:paraId="223F5075" w14:textId="77777777" w:rsidR="006D3599" w:rsidRDefault="006D3599" w:rsidP="006D3599">
      <w:r>
        <w:t>Block 1 – float: right</w:t>
      </w:r>
      <w:r>
        <w:br/>
        <w:t>(Block 1 is on the top of Para 2 and it’s float: left)</w:t>
      </w:r>
    </w:p>
    <w:p w14:paraId="71FE5112" w14:textId="77777777" w:rsidR="006D3599" w:rsidRDefault="006D3599" w:rsidP="006D3599">
      <w:r>
        <w:t>Paragraph 2</w:t>
      </w:r>
    </w:p>
    <w:p w14:paraId="44792510" w14:textId="77777777" w:rsidR="006D3599" w:rsidRDefault="006D3599" w:rsidP="006D3599">
      <w:r>
        <w:t>Block 2 – float: left</w:t>
      </w:r>
    </w:p>
    <w:p w14:paraId="768FA4A9" w14:textId="77777777" w:rsidR="006D3599" w:rsidRDefault="006D3599" w:rsidP="006D3599">
      <w:r>
        <w:t>(Block 2 is on the top of Para 3 and it’s float: right)</w:t>
      </w:r>
    </w:p>
    <w:p w14:paraId="7FACDD07" w14:textId="77777777" w:rsidR="006D3599" w:rsidRDefault="006D3599" w:rsidP="006D3599">
      <w:r>
        <w:t>Paragraph 3</w:t>
      </w:r>
    </w:p>
    <w:p w14:paraId="25A85CA4" w14:textId="77777777" w:rsidR="006D3599" w:rsidRDefault="006D3599" w:rsidP="006D3599">
      <w:r>
        <w:t>Paragraph 4 – clear: left</w:t>
      </w:r>
      <w:r>
        <w:br/>
        <w:t>(Para 4 is clear: left so block 2 and block 1 can’t jump on it)</w:t>
      </w:r>
    </w:p>
    <w:p w14:paraId="46F6C63C" w14:textId="77777777" w:rsidR="006D3599" w:rsidRDefault="006D3599" w:rsidP="006D3599">
      <w:r>
        <w:t xml:space="preserve">98. </w:t>
      </w:r>
      <w:r>
        <w:rPr>
          <w:b/>
          <w:bCs/>
          <w:color w:val="FF0000"/>
        </w:rPr>
        <w:t>display</w:t>
      </w:r>
      <w:r>
        <w:t>: inline, inline-block, block</w:t>
      </w:r>
    </w:p>
    <w:p w14:paraId="041FD0A8" w14:textId="77777777" w:rsidR="006D3599" w:rsidRDefault="006D3599" w:rsidP="006D3599">
      <w:r>
        <w:t>When you create a heading, a new line is always created while when you mark some text italic there is no new line created. This is called “display: inline” property.</w:t>
      </w:r>
    </w:p>
    <w:p w14:paraId="53945CE0" w14:textId="77777777" w:rsidR="006D3599" w:rsidRDefault="006D3599" w:rsidP="006D3599">
      <w:r>
        <w:rPr>
          <w:b/>
          <w:bCs/>
        </w:rPr>
        <w:t>Inline</w:t>
      </w:r>
      <w:r>
        <w:t>: The element doesn’t start on a new line and only occupy just the width it needs. You can’t set the width or height.</w:t>
      </w:r>
    </w:p>
    <w:p w14:paraId="7DBBDEC7" w14:textId="3AB80B39" w:rsidR="006D3599" w:rsidRDefault="006D3599" w:rsidP="006D3599">
      <w:r>
        <w:rPr>
          <w:b/>
          <w:bCs/>
        </w:rPr>
        <w:t>inline-block</w:t>
      </w:r>
      <w:r>
        <w:t>: It’s formatted just like the inline element</w:t>
      </w:r>
      <w:r w:rsidR="00EC62E7">
        <w:t xml:space="preserve"> so </w:t>
      </w:r>
      <w:r>
        <w:t>it doesn’t start on a new line. BUT, you can set width and height values.</w:t>
      </w:r>
    </w:p>
    <w:p w14:paraId="2B5E7D98" w14:textId="77777777" w:rsidR="006D3599" w:rsidRDefault="006D3599" w:rsidP="006D3599">
      <w:r>
        <w:rPr>
          <w:b/>
          <w:bCs/>
        </w:rPr>
        <w:lastRenderedPageBreak/>
        <w:t>Block</w:t>
      </w:r>
      <w:r>
        <w:t>: The element will start on a new line and occupy the full width available. And you can set width and height values.</w:t>
      </w:r>
    </w:p>
    <w:p w14:paraId="6304E916" w14:textId="77777777" w:rsidR="006D3599" w:rsidRDefault="006D3599" w:rsidP="006D3599">
      <w:r>
        <w:t>inline: elements with default “display: inline” property &lt;i&gt;, &lt;em&gt;, &lt;u&gt;, &lt;img&gt;, &lt;a&gt;</w:t>
      </w:r>
    </w:p>
    <w:p w14:paraId="4E6EEC06" w14:textId="77777777" w:rsidR="006D3599" w:rsidRDefault="006D3599" w:rsidP="006D3599">
      <w:r>
        <w:t>block: elements with default “display: block” property &lt;p&gt;, &lt;h1&gt;, &lt;div&gt;</w:t>
      </w:r>
    </w:p>
    <w:p w14:paraId="106185C3" w14:textId="445CBB92" w:rsidR="006D3599" w:rsidRDefault="006D3599" w:rsidP="006D3599">
      <w:r>
        <w:rPr>
          <w:noProof/>
        </w:rPr>
        <w:drawing>
          <wp:inline distT="0" distB="0" distL="0" distR="0" wp14:anchorId="36920300" wp14:editId="17C03923">
            <wp:extent cx="2037080" cy="20370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1A89E77A" wp14:editId="25EA0112">
            <wp:extent cx="2037080" cy="20370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3781E9F2" wp14:editId="7CC891AB">
            <wp:extent cx="204216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08554CAE" w14:textId="77777777" w:rsidR="006D3599" w:rsidRDefault="006D3599" w:rsidP="006D3599">
      <w:r>
        <w:t>FLEX BOX</w:t>
      </w:r>
    </w:p>
    <w:p w14:paraId="4B6B6396" w14:textId="77777777" w:rsidR="006D3599" w:rsidRDefault="006D3599" w:rsidP="006D3599">
      <w:r>
        <w:t xml:space="preserve">101 102 </w:t>
      </w:r>
    </w:p>
    <w:p w14:paraId="71D84A0E" w14:textId="77777777" w:rsidR="006D3599" w:rsidRDefault="006D3599" w:rsidP="006D3599">
      <w:r>
        <w:t>Display: Flex</w:t>
      </w:r>
    </w:p>
    <w:p w14:paraId="119DEFC1" w14:textId="77777777" w:rsidR="006D3599" w:rsidRDefault="006D3599" w:rsidP="006D3599">
      <w:r>
        <w:t>2 kind of elements of FLEX mechanism:</w:t>
      </w:r>
    </w:p>
    <w:p w14:paraId="73036B8B" w14:textId="77777777" w:rsidR="006D3599" w:rsidRDefault="006D3599" w:rsidP="00A25E03">
      <w:pPr>
        <w:pStyle w:val="ListParagraph"/>
        <w:numPr>
          <w:ilvl w:val="0"/>
          <w:numId w:val="4"/>
        </w:numPr>
      </w:pPr>
      <w:r>
        <w:t>Container, aka FLEX</w:t>
      </w:r>
    </w:p>
    <w:p w14:paraId="6541A8AF" w14:textId="77777777" w:rsidR="006D3599" w:rsidRDefault="006D3599" w:rsidP="00A25E03">
      <w:pPr>
        <w:pStyle w:val="ListParagraph"/>
        <w:numPr>
          <w:ilvl w:val="0"/>
          <w:numId w:val="4"/>
        </w:numPr>
      </w:pPr>
      <w:r>
        <w:t>Items/boxes inside.</w:t>
      </w:r>
    </w:p>
    <w:p w14:paraId="22F11EB6" w14:textId="77777777" w:rsidR="006D3599" w:rsidRDefault="006D3599" w:rsidP="006D3599">
      <w:r>
        <w:t>Both FLEX and Items inside are &lt;div&gt; elements. Not only FLEX, but also its items have properties relating to FLEX.</w:t>
      </w:r>
    </w:p>
    <w:p w14:paraId="1733FD7E" w14:textId="77777777" w:rsidR="006D3599" w:rsidRDefault="006D3599" w:rsidP="006D3599">
      <w:pPr>
        <w:rPr>
          <w:color w:val="4472C4" w:themeColor="accent1"/>
        </w:rPr>
      </w:pPr>
      <w:r>
        <w:rPr>
          <w:color w:val="4472C4" w:themeColor="accent1"/>
        </w:rPr>
        <w:t>Properties for FLEX:</w:t>
      </w:r>
    </w:p>
    <w:p w14:paraId="4090884A" w14:textId="77777777" w:rsidR="006D3599" w:rsidRDefault="006D3599" w:rsidP="006D3599">
      <w:r>
        <w:rPr>
          <w:b/>
          <w:bCs/>
        </w:rPr>
        <w:t>display: flex</w:t>
      </w:r>
      <w:r>
        <w:t>: this is to mark a flex container</w:t>
      </w:r>
    </w:p>
    <w:p w14:paraId="03C95D99" w14:textId="77777777" w:rsidR="006D3599" w:rsidRDefault="006D3599" w:rsidP="006D3599">
      <w:r>
        <w:rPr>
          <w:b/>
          <w:bCs/>
        </w:rPr>
        <w:t>flex-wrap</w:t>
      </w:r>
      <w:r>
        <w:t>: use “flex-wrap: wrap” if you want a new line. When the container is not set “flex-wrap: wrap”, boxes inside it will be compressed to fit the container regardless boxes’ size being set. When the boxes cannot be compressed any more, they will break the container. Using “flex-wrap: wrap” will create a new line when the flex runs out of space for its boxes.</w:t>
      </w:r>
    </w:p>
    <w:p w14:paraId="5F185A79" w14:textId="77777777" w:rsidR="006D3599" w:rsidRDefault="006D3599" w:rsidP="006D3599">
      <w:r>
        <w:rPr>
          <w:b/>
          <w:bCs/>
        </w:rPr>
        <w:t>flex-direction</w:t>
      </w:r>
      <w:r>
        <w:t>: row, column,</w:t>
      </w:r>
    </w:p>
    <w:p w14:paraId="4453AE05" w14:textId="77777777" w:rsidR="006D3599" w:rsidRDefault="006D3599" w:rsidP="006D3599">
      <w:r>
        <w:rPr>
          <w:b/>
          <w:bCs/>
        </w:rPr>
        <w:t>justify-content</w:t>
      </w:r>
      <w:r>
        <w:t xml:space="preserve"> (align the content horizontally): center, space-between (adding space between items), space-around, </w:t>
      </w:r>
    </w:p>
    <w:p w14:paraId="5947DC64" w14:textId="77777777" w:rsidR="006D3599" w:rsidRDefault="006D3599" w:rsidP="006D3599">
      <w:r>
        <w:rPr>
          <w:b/>
          <w:bCs/>
        </w:rPr>
        <w:t>align-content</w:t>
      </w:r>
      <w:r>
        <w:t xml:space="preserve"> (align the content vertically): center, space-between (adding space between items), space-around, </w:t>
      </w:r>
    </w:p>
    <w:p w14:paraId="34DEDBB8" w14:textId="6256AA60" w:rsidR="006D3599" w:rsidRDefault="006D3599" w:rsidP="006D3599">
      <w:r>
        <w:rPr>
          <w:noProof/>
        </w:rPr>
        <w:drawing>
          <wp:inline distT="0" distB="0" distL="0" distR="0" wp14:anchorId="0DF8AC5A" wp14:editId="586CD5E5">
            <wp:extent cx="3825240"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5240" cy="2148840"/>
                    </a:xfrm>
                    <a:prstGeom prst="rect">
                      <a:avLst/>
                    </a:prstGeom>
                    <a:noFill/>
                    <a:ln>
                      <a:noFill/>
                    </a:ln>
                  </pic:spPr>
                </pic:pic>
              </a:graphicData>
            </a:graphic>
          </wp:inline>
        </w:drawing>
      </w:r>
    </w:p>
    <w:p w14:paraId="649FF131" w14:textId="77777777" w:rsidR="006D3599" w:rsidRDefault="006D3599" w:rsidP="006D3599">
      <w:r>
        <w:rPr>
          <w:color w:val="4472C4" w:themeColor="accent1"/>
        </w:rPr>
        <w:lastRenderedPageBreak/>
        <w:t>Properties for items:</w:t>
      </w:r>
    </w:p>
    <w:p w14:paraId="66F4CC5A" w14:textId="77777777" w:rsidR="006D3599" w:rsidRDefault="006D3599" w:rsidP="006D3599">
      <w:r>
        <w:rPr>
          <w:b/>
          <w:bCs/>
        </w:rPr>
        <w:t>flex-basis</w:t>
      </w:r>
      <w:r>
        <w:t>: similar to width. It can be auto. A flex-basis value set to auto sizes the element according to its size property (which can itself be the keyword auto, which sizes the element based on its contents).</w:t>
      </w:r>
    </w:p>
    <w:p w14:paraId="58507395" w14:textId="77777777" w:rsidR="006D3599" w:rsidRDefault="006D3599" w:rsidP="006D3599">
      <w:r>
        <w:rPr>
          <w:b/>
          <w:bCs/>
        </w:rPr>
        <w:t>flex-grow</w:t>
      </w:r>
      <w:r>
        <w:t>: Flex-grow is used for growing items to fill up the FLEX’s space. Flex-grow of items, e.g. 1 – 2 – 3 is the ratio for space for the items.</w:t>
      </w:r>
    </w:p>
    <w:p w14:paraId="216F01A2" w14:textId="77777777" w:rsidR="006D3599" w:rsidRDefault="006D3599" w:rsidP="006D3599">
      <w:r>
        <w:rPr>
          <w:b/>
          <w:bCs/>
        </w:rPr>
        <w:t>flex-shrink</w:t>
      </w:r>
      <w:r>
        <w:t>: flex-shrink is used for shrinking items when the screen is shrunk.</w:t>
      </w:r>
    </w:p>
    <w:p w14:paraId="3A9E69E9" w14:textId="77777777" w:rsidR="006D3599" w:rsidRDefault="006D3599" w:rsidP="006D3599">
      <w:r>
        <w:t>Those 3 properties can be written in a single line: flex: grow shrink basis.</w:t>
      </w:r>
    </w:p>
    <w:p w14:paraId="6A51E31D" w14:textId="77777777" w:rsidR="006D3599" w:rsidRDefault="006D3599" w:rsidP="006D3599">
      <w:r>
        <w:rPr>
          <w:b/>
          <w:bCs/>
        </w:rPr>
        <w:t>order</w:t>
      </w:r>
      <w:r>
        <w:t>: the order of an item in a flex can be reassigned by using “order: …”. With this the order of the position in the HTML will be overridden.</w:t>
      </w:r>
    </w:p>
    <w:p w14:paraId="6282B6B6" w14:textId="77777777" w:rsidR="006D3599" w:rsidRDefault="006D3599" w:rsidP="006D3599">
      <w:r>
        <w:rPr>
          <w:b/>
          <w:bCs/>
        </w:rPr>
        <w:t>display</w:t>
      </w:r>
      <w:r>
        <w:t xml:space="preserve">: inline, block. (see the “float” section above) </w:t>
      </w:r>
    </w:p>
    <w:p w14:paraId="4BA84287" w14:textId="77777777" w:rsidR="006D3599" w:rsidRDefault="006D3599" w:rsidP="006D3599">
      <w:r>
        <w:br w:type="page"/>
      </w:r>
    </w:p>
    <w:p w14:paraId="110D09CA" w14:textId="77777777" w:rsidR="006D3599" w:rsidRDefault="006D3599" w:rsidP="006D3599">
      <w:r>
        <w:lastRenderedPageBreak/>
        <w:t>102. 103.</w:t>
      </w:r>
    </w:p>
    <w:p w14:paraId="3C3D4E91" w14:textId="77777777" w:rsidR="006D3599" w:rsidRDefault="006D3599" w:rsidP="006D3599">
      <w:pPr>
        <w:rPr>
          <w:b/>
          <w:bCs/>
        </w:rPr>
      </w:pPr>
      <w:r>
        <w:rPr>
          <w:b/>
          <w:bCs/>
        </w:rPr>
        <w:t>“position: “</w:t>
      </w:r>
      <w:r>
        <w:t xml:space="preserve"> property goes with </w:t>
      </w:r>
      <w:r>
        <w:rPr>
          <w:b/>
          <w:bCs/>
        </w:rPr>
        <w:t>top, left, right, bottom</w:t>
      </w:r>
    </w:p>
    <w:p w14:paraId="16FBF5C2" w14:textId="77777777" w:rsidR="006D3599" w:rsidRDefault="006D3599" w:rsidP="006D3599">
      <w:r>
        <w:t xml:space="preserve">Exp: </w:t>
      </w:r>
    </w:p>
    <w:p w14:paraId="5B0FC83A" w14:textId="77777777" w:rsidR="006D3599" w:rsidRDefault="006D3599" w:rsidP="006D3599">
      <w:pPr>
        <w:rPr>
          <w:rFonts w:ascii="Consolas" w:hAnsi="Consolas"/>
          <w:color w:val="000000"/>
          <w:sz w:val="23"/>
          <w:szCs w:val="23"/>
          <w:shd w:val="clear" w:color="auto" w:fill="FFFFFF"/>
        </w:rPr>
      </w:pPr>
      <w:r>
        <w:rPr>
          <w:rFonts w:ascii="Consolas" w:hAnsi="Consolas"/>
          <w:color w:val="FF0000"/>
          <w:sz w:val="23"/>
          <w:szCs w:val="23"/>
          <w:shd w:val="clear" w:color="auto" w:fill="FFFFFF"/>
        </w:rPr>
        <w:t>  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relative</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left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30px</w:t>
      </w:r>
      <w:r>
        <w:rPr>
          <w:rStyle w:val="cssdelimitercolor"/>
          <w:rFonts w:ascii="Consolas" w:hAnsi="Consolas"/>
          <w:color w:val="000000"/>
          <w:sz w:val="23"/>
          <w:szCs w:val="23"/>
          <w:shd w:val="clear" w:color="auto" w:fill="FFFFFF"/>
        </w:rPr>
        <w:t>;</w:t>
      </w:r>
    </w:p>
    <w:p w14:paraId="07812E1E" w14:textId="77777777" w:rsidR="006D3599" w:rsidRDefault="006D3599" w:rsidP="006D3599">
      <w:r>
        <w:rPr>
          <w:b/>
          <w:bCs/>
        </w:rPr>
        <w:t>“position: relative”</w:t>
      </w:r>
      <w:r>
        <w:t xml:space="preserve"> An element with position: relative; is positioned relative to its normal position. Setting the top, right, bottom, and left properties of a relatively-positioned element will cause it to be adjusted away from its normal position. Other content will not be adjusted to fit into any gap left by the element.</w:t>
      </w:r>
    </w:p>
    <w:p w14:paraId="01D2EE99" w14:textId="77777777" w:rsidR="006D3599" w:rsidRDefault="006D3599" w:rsidP="006D3599">
      <w:r>
        <w:rPr>
          <w:b/>
          <w:bCs/>
        </w:rPr>
        <w:t>“position: absolute”</w:t>
      </w:r>
      <w:r>
        <w:t xml:space="preserve"> (this always goes with </w:t>
      </w:r>
      <w:r>
        <w:rPr>
          <w:b/>
          <w:bCs/>
        </w:rPr>
        <w:t>position: relative</w:t>
      </w:r>
      <w:r>
        <w:t xml:space="preserve"> of the parent) An element with position: absolute; is positioned relative to the nearest positioned </w:t>
      </w:r>
      <w:r>
        <w:rPr>
          <w:b/>
          <w:bCs/>
        </w:rPr>
        <w:t>ancestor</w:t>
      </w:r>
      <w:r>
        <w:t xml:space="preserve"> (instead of positioned relative to the viewport, like fixed). However; if an absolute positioned element has no positioned ancestors, it uses the document body, and moves along with page scrolling.</w:t>
      </w:r>
    </w:p>
    <w:p w14:paraId="141811D1" w14:textId="77777777" w:rsidR="006D3599" w:rsidRDefault="006D3599" w:rsidP="006D3599">
      <w:r>
        <w:t>If you want to use “position: absolute” then you need to do 2 things: a parent element containing a child element and the both are set with “position: relative” and “position: absolute”.</w:t>
      </w:r>
    </w:p>
    <w:p w14:paraId="7A70352C" w14:textId="77777777" w:rsidR="006D3599" w:rsidRDefault="006D3599" w:rsidP="006D3599">
      <w:pPr>
        <w:jc w:val="center"/>
        <w:rPr>
          <w:b/>
          <w:bCs/>
        </w:rPr>
      </w:pPr>
      <w:r>
        <w:rPr>
          <w:b/>
          <w:bCs/>
        </w:rPr>
        <w:t>The normal position of an element is not fixed and hence comes “position: relative”</w:t>
      </w:r>
    </w:p>
    <w:p w14:paraId="3DB4DD4F" w14:textId="77777777" w:rsidR="006D3599" w:rsidRDefault="006D3599" w:rsidP="006D3599">
      <w:pPr>
        <w:jc w:val="center"/>
        <w:rPr>
          <w:b/>
          <w:bCs/>
        </w:rPr>
      </w:pPr>
      <w:r>
        <w:rPr>
          <w:b/>
          <w:bCs/>
        </w:rPr>
        <w:t>The position of the parent element is fixed and hence comes “position: absolute”</w:t>
      </w:r>
    </w:p>
    <w:p w14:paraId="5E9AF125" w14:textId="77777777" w:rsidR="006D3599" w:rsidRDefault="006D3599" w:rsidP="006D3599">
      <w:r>
        <w:rPr>
          <w:b/>
          <w:bCs/>
        </w:rPr>
        <w:t>“position: fixed”</w:t>
      </w:r>
      <w:r>
        <w:t xml:space="preserve"> is used to fix a heading when you scroll the webpage.</w:t>
      </w:r>
    </w:p>
    <w:p w14:paraId="79220349" w14:textId="77777777" w:rsidR="006D3599" w:rsidRDefault="006D3599" w:rsidP="006D3599">
      <w:r>
        <w:t>10?</w:t>
      </w:r>
    </w:p>
    <w:p w14:paraId="28E50879" w14:textId="77777777" w:rsidR="006D3599" w:rsidRDefault="006D3599" w:rsidP="006D3599">
      <w:r>
        <w:t>“</w:t>
      </w:r>
      <w:r>
        <w:rPr>
          <w:b/>
          <w:bCs/>
        </w:rPr>
        <w:t>z-index: 3</w:t>
      </w:r>
      <w:r>
        <w:t>” the order of layers</w:t>
      </w:r>
    </w:p>
    <w:p w14:paraId="7582D4A8" w14:textId="77777777" w:rsidR="006D3599" w:rsidRDefault="006D3599" w:rsidP="006D3599">
      <w:r>
        <w:t>10?</w:t>
      </w:r>
    </w:p>
    <w:p w14:paraId="372534E8" w14:textId="77777777" w:rsidR="006D3599" w:rsidRDefault="006D3599" w:rsidP="006D3599">
      <w:r>
        <w:t>The </w:t>
      </w:r>
      <w:r>
        <w:rPr>
          <w:b/>
          <w:bCs/>
        </w:rPr>
        <w:t>overflow</w:t>
      </w:r>
      <w:r>
        <w:t> property specifies whether to clip the content or to add scrollbars when the content of an element is too big to fit in the specified area.</w:t>
      </w:r>
    </w:p>
    <w:p w14:paraId="296B7622" w14:textId="77777777" w:rsidR="006D3599" w:rsidRDefault="006D3599" w:rsidP="006D3599">
      <w:r>
        <w:t>The </w:t>
      </w:r>
      <w:r>
        <w:rPr>
          <w:b/>
          <w:bCs/>
        </w:rPr>
        <w:t>overflow</w:t>
      </w:r>
      <w:r>
        <w:t> property has the following values:</w:t>
      </w:r>
    </w:p>
    <w:p w14:paraId="1A9FC5A1" w14:textId="77777777" w:rsidR="006D3599" w:rsidRDefault="006D3599" w:rsidP="00A25E03">
      <w:pPr>
        <w:pStyle w:val="ListParagraph"/>
        <w:numPr>
          <w:ilvl w:val="0"/>
          <w:numId w:val="4"/>
        </w:numPr>
      </w:pPr>
      <w:r>
        <w:t>visible - Default. The overflow is not clipped. The content renders outside the element's box</w:t>
      </w:r>
    </w:p>
    <w:p w14:paraId="7E6D6BB4" w14:textId="77777777" w:rsidR="006D3599" w:rsidRDefault="006D3599" w:rsidP="00A25E03">
      <w:pPr>
        <w:pStyle w:val="ListParagraph"/>
        <w:numPr>
          <w:ilvl w:val="0"/>
          <w:numId w:val="4"/>
        </w:numPr>
      </w:pPr>
      <w:r>
        <w:t>hidden - The overflow is clipped, and the rest of the content will be invisible</w:t>
      </w:r>
    </w:p>
    <w:p w14:paraId="46C9DDC3" w14:textId="77777777" w:rsidR="006D3599" w:rsidRDefault="006D3599" w:rsidP="00A25E03">
      <w:pPr>
        <w:pStyle w:val="ListParagraph"/>
        <w:numPr>
          <w:ilvl w:val="0"/>
          <w:numId w:val="4"/>
        </w:numPr>
      </w:pPr>
      <w:r>
        <w:t>scroll - The overflow is clipped, and a scrollbar is added to see the rest of the content</w:t>
      </w:r>
    </w:p>
    <w:p w14:paraId="494D67F8" w14:textId="77777777" w:rsidR="006D3599" w:rsidRDefault="006D3599" w:rsidP="00A25E03">
      <w:pPr>
        <w:pStyle w:val="ListParagraph"/>
        <w:numPr>
          <w:ilvl w:val="0"/>
          <w:numId w:val="4"/>
        </w:numPr>
      </w:pPr>
      <w:r>
        <w:t>auto - Similar to scroll, but it adds scrollbars only when necessary</w:t>
      </w:r>
    </w:p>
    <w:p w14:paraId="399A5EAD" w14:textId="77777777" w:rsidR="006D3599" w:rsidRDefault="006D3599" w:rsidP="006D3599">
      <w:r>
        <w:rPr>
          <w:b/>
          <w:bCs/>
        </w:rPr>
        <w:t>overflow</w:t>
      </w:r>
      <w:r>
        <w:t>: auto or visible. This is used when the content doesn’t fit its container. The default value is visible.</w:t>
      </w:r>
    </w:p>
    <w:p w14:paraId="722ED48F" w14:textId="57398521" w:rsidR="006D3599" w:rsidRDefault="006D3599" w:rsidP="006D3599">
      <w:r>
        <w:rPr>
          <w:noProof/>
        </w:rPr>
        <w:drawing>
          <wp:inline distT="0" distB="0" distL="0" distR="0" wp14:anchorId="17F8BE75" wp14:editId="61A6CDFE">
            <wp:extent cx="4069080" cy="1412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69080" cy="1412240"/>
                    </a:xfrm>
                    <a:prstGeom prst="rect">
                      <a:avLst/>
                    </a:prstGeom>
                    <a:noFill/>
                    <a:ln>
                      <a:noFill/>
                    </a:ln>
                  </pic:spPr>
                </pic:pic>
              </a:graphicData>
            </a:graphic>
          </wp:inline>
        </w:drawing>
      </w:r>
    </w:p>
    <w:p w14:paraId="099D5742" w14:textId="0275F668" w:rsidR="006D3599" w:rsidRDefault="006D3599" w:rsidP="006D3599">
      <w:r>
        <w:rPr>
          <w:noProof/>
        </w:rPr>
        <w:drawing>
          <wp:inline distT="0" distB="0" distL="0" distR="0" wp14:anchorId="3CAF461A" wp14:editId="60E669CE">
            <wp:extent cx="4277360" cy="944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77360" cy="944880"/>
                    </a:xfrm>
                    <a:prstGeom prst="rect">
                      <a:avLst/>
                    </a:prstGeom>
                    <a:noFill/>
                    <a:ln>
                      <a:noFill/>
                    </a:ln>
                  </pic:spPr>
                </pic:pic>
              </a:graphicData>
            </a:graphic>
          </wp:inline>
        </w:drawing>
      </w:r>
    </w:p>
    <w:p w14:paraId="74292244" w14:textId="77777777" w:rsidR="006D3599" w:rsidRDefault="006D3599" w:rsidP="006D3599">
      <w:r>
        <w:lastRenderedPageBreak/>
        <w:t>119 transition</w:t>
      </w:r>
    </w:p>
    <w:p w14:paraId="691479BF" w14:textId="77777777" w:rsidR="006D3599" w:rsidRDefault="006D3599" w:rsidP="006D3599">
      <w:r>
        <w:t>CSS transitions allows you to change property values smoothly, over a given duration.</w:t>
      </w:r>
    </w:p>
    <w:p w14:paraId="518F75B8" w14:textId="77777777" w:rsidR="006D3599" w:rsidRDefault="006D3599" w:rsidP="006D3599">
      <w:r>
        <w:t>To create a transition effect, you must specify two things:</w:t>
      </w:r>
    </w:p>
    <w:p w14:paraId="07A3EBD0" w14:textId="77777777" w:rsidR="006D3599" w:rsidRDefault="006D3599" w:rsidP="00A25E03">
      <w:pPr>
        <w:pStyle w:val="ListParagraph"/>
        <w:numPr>
          <w:ilvl w:val="0"/>
          <w:numId w:val="4"/>
        </w:numPr>
      </w:pPr>
      <w:r>
        <w:t>the CSS property you want to add an effect to</w:t>
      </w:r>
    </w:p>
    <w:p w14:paraId="369A477B" w14:textId="77777777" w:rsidR="006D3599" w:rsidRDefault="006D3599" w:rsidP="00A25E03">
      <w:pPr>
        <w:pStyle w:val="ListParagraph"/>
        <w:numPr>
          <w:ilvl w:val="0"/>
          <w:numId w:val="4"/>
        </w:numPr>
      </w:pPr>
      <w:r>
        <w:t>the duration of the effect</w:t>
      </w:r>
    </w:p>
    <w:p w14:paraId="57B50702" w14:textId="77777777" w:rsidR="006D3599" w:rsidRDefault="006D3599" w:rsidP="006D3599">
      <w:r>
        <w:t>Exp:</w:t>
      </w:r>
    </w:p>
    <w:p w14:paraId="56DAC2F3" w14:textId="77777777" w:rsidR="006D3599" w:rsidRDefault="006D3599" w:rsidP="006D3599">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transition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width 2s, height 4s</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175BB59" w14:textId="77777777" w:rsidR="006D3599" w:rsidRDefault="006D3599" w:rsidP="006D3599">
      <w:r>
        <w:t>120 transform</w:t>
      </w:r>
    </w:p>
    <w:p w14:paraId="3CA0FB5B" w14:textId="77777777" w:rsidR="006D3599" w:rsidRDefault="006D3599" w:rsidP="006D3599">
      <w:r>
        <w:t>transform: rotate(230deg)</w:t>
      </w:r>
    </w:p>
    <w:p w14:paraId="06D7AA7A" w14:textId="77777777" w:rsidR="006D3599" w:rsidRDefault="006D3599" w:rsidP="006D3599">
      <w:r>
        <w:t xml:space="preserve">transform: scale(x_scale, y_scale) </w:t>
      </w:r>
    </w:p>
    <w:p w14:paraId="1AB3CAB0" w14:textId="77777777" w:rsidR="006D3599" w:rsidRDefault="006D3599" w:rsidP="006D3599"/>
    <w:p w14:paraId="7E737689" w14:textId="77777777" w:rsidR="006D3599" w:rsidRDefault="006D3599" w:rsidP="006D3599">
      <w:r>
        <w:t>A note about height, width: 100% (fit parent) or auto (fit child)</w:t>
      </w:r>
    </w:p>
    <w:p w14:paraId="2E97533E"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100%</w:t>
      </w:r>
      <w:r>
        <w:rPr>
          <w:rFonts w:ascii="Arial" w:eastAsia="Times New Roman" w:hAnsi="Arial" w:cs="Arial"/>
          <w:color w:val="242729"/>
          <w:sz w:val="23"/>
          <w:szCs w:val="23"/>
        </w:rPr>
        <w:t> gives the element 100% height of its parent container.</w:t>
      </w:r>
    </w:p>
    <w:p w14:paraId="7E613388"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auto</w:t>
      </w:r>
      <w:r>
        <w:rPr>
          <w:rFonts w:ascii="Arial" w:eastAsia="Times New Roman" w:hAnsi="Arial" w:cs="Arial"/>
          <w:color w:val="242729"/>
          <w:sz w:val="23"/>
          <w:szCs w:val="23"/>
        </w:rPr>
        <w:t> means the element height will depend upon the height of its children.</w:t>
      </w:r>
    </w:p>
    <w:p w14:paraId="7202E994" w14:textId="77777777" w:rsidR="006D3599" w:rsidRDefault="006D3599" w:rsidP="006D3599">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Consider these examples:</w:t>
      </w:r>
    </w:p>
    <w:p w14:paraId="74C7D8A9"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100%</w:t>
      </w:r>
    </w:p>
    <w:p w14:paraId="31CFBC03"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096C993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100%"&gt;</w:t>
      </w:r>
    </w:p>
    <w:p w14:paraId="263F339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61ABFD4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1E216910"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50px</w:t>
      </w:r>
    </w:p>
    <w:p w14:paraId="02C8487C"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auto</w:t>
      </w:r>
    </w:p>
    <w:p w14:paraId="58915CF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5BA8581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auto"&gt;</w:t>
      </w:r>
    </w:p>
    <w:p w14:paraId="6448F59F"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id="evenInner" style="height: 10px"&gt;</w:t>
      </w:r>
    </w:p>
    <w:p w14:paraId="5E03D19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538C7F3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4FF980B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31CC434D"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10px</w:t>
      </w:r>
    </w:p>
    <w:p w14:paraId="043EB1C0" w14:textId="77777777" w:rsidR="006D3599" w:rsidRDefault="006D3599" w:rsidP="006D3599"/>
    <w:p w14:paraId="7435BEE1" w14:textId="77777777" w:rsidR="006D3599" w:rsidRDefault="006D3599" w:rsidP="006D3599"/>
    <w:p w14:paraId="4CE8BD6A" w14:textId="77777777" w:rsidR="006D3599" w:rsidRDefault="006D3599" w:rsidP="006D3599"/>
    <w:p w14:paraId="17B77921" w14:textId="77777777" w:rsidR="006D3599" w:rsidRDefault="006D3599" w:rsidP="006D3599"/>
    <w:p w14:paraId="74AEB6DC" w14:textId="77777777" w:rsidR="006D3599" w:rsidRDefault="006D3599" w:rsidP="006D3599">
      <w:r>
        <w:br w:type="page"/>
      </w:r>
    </w:p>
    <w:p w14:paraId="6DAA07E3" w14:textId="77777777" w:rsidR="006D3599" w:rsidRDefault="006D3599" w:rsidP="00AF3237">
      <w:pPr>
        <w:pStyle w:val="Heading2"/>
      </w:pPr>
      <w:r>
        <w:lastRenderedPageBreak/>
        <w:t>Most important about CSS</w:t>
      </w:r>
    </w:p>
    <w:p w14:paraId="2EFD73F2" w14:textId="77777777" w:rsidR="006D3599" w:rsidRDefault="006D3599" w:rsidP="00A25E03">
      <w:pPr>
        <w:pStyle w:val="ListParagraph"/>
        <w:numPr>
          <w:ilvl w:val="0"/>
          <w:numId w:val="7"/>
        </w:numPr>
      </w:pPr>
      <w:r>
        <w:t>Margin – Border – Padding</w:t>
      </w:r>
    </w:p>
    <w:p w14:paraId="4C55D4B8" w14:textId="77777777" w:rsidR="006D3599" w:rsidRDefault="006D3599" w:rsidP="00A25E03">
      <w:pPr>
        <w:pStyle w:val="ListParagraph"/>
        <w:numPr>
          <w:ilvl w:val="0"/>
          <w:numId w:val="7"/>
        </w:numPr>
      </w:pPr>
      <w:r>
        <w:t>Arrange elements in a line or not.</w:t>
      </w:r>
    </w:p>
    <w:p w14:paraId="13CE6D77" w14:textId="77777777" w:rsidR="006D3599" w:rsidRDefault="006D3599" w:rsidP="006D3599">
      <w:pPr>
        <w:pStyle w:val="ListParagraph"/>
      </w:pPr>
      <w:r>
        <w:t xml:space="preserve">HTML elements can be </w:t>
      </w:r>
    </w:p>
    <w:p w14:paraId="714A20CE" w14:textId="77777777" w:rsidR="006D3599" w:rsidRDefault="006D3599" w:rsidP="006D3599">
      <w:pPr>
        <w:pStyle w:val="ListParagraph"/>
      </w:pPr>
      <w:r>
        <w:t>i) block: takes a whole line; its width/height can be modified. Exp: like &lt;h1&gt;, &lt;p&gt;, &lt;div&gt;</w:t>
      </w:r>
    </w:p>
    <w:p w14:paraId="43D96FFA" w14:textId="77777777" w:rsidR="006D3599" w:rsidRDefault="006D3599" w:rsidP="006D3599">
      <w:pPr>
        <w:pStyle w:val="ListParagraph"/>
      </w:pPr>
      <w:r>
        <w:t>ii) in-line: take only the space it needs; its width/height cannot be modified. Exp: &lt;i&gt;, &lt;emp&gt;, &lt;u&gt;</w:t>
      </w:r>
    </w:p>
    <w:p w14:paraId="07A9AE74" w14:textId="77777777" w:rsidR="006D3599" w:rsidRDefault="006D3599" w:rsidP="006D3599">
      <w:pPr>
        <w:pStyle w:val="ListParagraph"/>
      </w:pPr>
      <w:r>
        <w:t>&lt;div&gt; is a block and &lt;span&gt; is the in-line version of &lt;div&gt;</w:t>
      </w:r>
    </w:p>
    <w:p w14:paraId="13964972" w14:textId="77777777" w:rsidR="006D3599" w:rsidRDefault="006D3599" w:rsidP="006D3599">
      <w:r>
        <w:t>The property “display: in-line/block” will reset the in-line/block property of an element.</w:t>
      </w:r>
    </w:p>
    <w:p w14:paraId="078C61D3" w14:textId="77777777" w:rsidR="006D3599" w:rsidRDefault="006D3599" w:rsidP="00A25E03">
      <w:pPr>
        <w:pStyle w:val="ListParagraph"/>
        <w:numPr>
          <w:ilvl w:val="0"/>
          <w:numId w:val="7"/>
        </w:numPr>
      </w:pPr>
      <w:r>
        <w:t>Float element: an element can “float: left” float on the left of the element below it and hence those two elements become in-line. But “float” is more flexible than “in-line” for exp: a tall float element can interfere two blocks (those two blocks are in two lines).</w:t>
      </w:r>
    </w:p>
    <w:p w14:paraId="2F91931A" w14:textId="77777777" w:rsidR="006D3599" w:rsidRDefault="006D3599" w:rsidP="00A25E03">
      <w:pPr>
        <w:pStyle w:val="ListParagraph"/>
        <w:numPr>
          <w:ilvl w:val="0"/>
          <w:numId w:val="7"/>
        </w:numPr>
      </w:pPr>
      <w:r>
        <w:t>Position: set the position relatively to its parent or set it fixed</w:t>
      </w:r>
    </w:p>
    <w:p w14:paraId="7EC50FCD" w14:textId="77777777" w:rsidR="006D3599" w:rsidRDefault="006D3599" w:rsidP="00A25E03">
      <w:pPr>
        <w:pStyle w:val="ListParagraph"/>
        <w:numPr>
          <w:ilvl w:val="0"/>
          <w:numId w:val="7"/>
        </w:numPr>
      </w:pPr>
      <w:r>
        <w:t>Width/height: 100% (fit parent), auto (fit child)</w:t>
      </w:r>
    </w:p>
    <w:p w14:paraId="68FC36FD" w14:textId="77777777" w:rsidR="006D3599" w:rsidRDefault="006D3599" w:rsidP="00A25E03">
      <w:pPr>
        <w:pStyle w:val="ListParagraph"/>
        <w:numPr>
          <w:ilvl w:val="0"/>
          <w:numId w:val="7"/>
        </w:numPr>
      </w:pPr>
      <w:r>
        <w:t>Overflow: when the content doesn’t fit its size.</w:t>
      </w:r>
    </w:p>
    <w:sectPr w:rsidR="006D3599" w:rsidSect="00F61C60">
      <w:footerReference w:type="default" r:id="rId70"/>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1BD98" w14:textId="77777777" w:rsidR="005D7D26" w:rsidRDefault="005D7D26" w:rsidP="00EB1996">
      <w:pPr>
        <w:spacing w:after="0" w:line="240" w:lineRule="auto"/>
      </w:pPr>
      <w:r>
        <w:separator/>
      </w:r>
    </w:p>
  </w:endnote>
  <w:endnote w:type="continuationSeparator" w:id="0">
    <w:p w14:paraId="0EE960F6" w14:textId="77777777" w:rsidR="005D7D26" w:rsidRDefault="005D7D26" w:rsidP="00EB1996">
      <w:pPr>
        <w:spacing w:after="0" w:line="240" w:lineRule="auto"/>
      </w:pPr>
      <w:r>
        <w:continuationSeparator/>
      </w:r>
    </w:p>
  </w:endnote>
  <w:endnote w:type="continuationNotice" w:id="1">
    <w:p w14:paraId="7B70E032" w14:textId="77777777" w:rsidR="005D7D26" w:rsidRDefault="005D7D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B061E" w14:textId="77777777" w:rsidR="005D7D26" w:rsidRDefault="005D7D26" w:rsidP="00EB1996">
      <w:pPr>
        <w:spacing w:after="0" w:line="240" w:lineRule="auto"/>
      </w:pPr>
      <w:r>
        <w:separator/>
      </w:r>
    </w:p>
  </w:footnote>
  <w:footnote w:type="continuationSeparator" w:id="0">
    <w:p w14:paraId="6CC53F44" w14:textId="77777777" w:rsidR="005D7D26" w:rsidRDefault="005D7D26" w:rsidP="00EB1996">
      <w:pPr>
        <w:spacing w:after="0" w:line="240" w:lineRule="auto"/>
      </w:pPr>
      <w:r>
        <w:continuationSeparator/>
      </w:r>
    </w:p>
  </w:footnote>
  <w:footnote w:type="continuationNotice" w:id="1">
    <w:p w14:paraId="66F02D23" w14:textId="77777777" w:rsidR="005D7D26" w:rsidRDefault="005D7D2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2B"/>
    <w:multiLevelType w:val="multilevel"/>
    <w:tmpl w:val="750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56CB6"/>
    <w:multiLevelType w:val="multilevel"/>
    <w:tmpl w:val="9E2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4EAC"/>
    <w:multiLevelType w:val="multilevel"/>
    <w:tmpl w:val="C760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71147"/>
    <w:multiLevelType w:val="multilevel"/>
    <w:tmpl w:val="F4B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D6A09"/>
    <w:multiLevelType w:val="multilevel"/>
    <w:tmpl w:val="6F4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33C05"/>
    <w:multiLevelType w:val="hybridMultilevel"/>
    <w:tmpl w:val="A6EAF3BA"/>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8F4986"/>
    <w:multiLevelType w:val="multilevel"/>
    <w:tmpl w:val="ACB2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720C6"/>
    <w:multiLevelType w:val="multilevel"/>
    <w:tmpl w:val="069E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82D16"/>
    <w:multiLevelType w:val="multilevel"/>
    <w:tmpl w:val="AD62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A27A5"/>
    <w:multiLevelType w:val="multilevel"/>
    <w:tmpl w:val="3AD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331EF"/>
    <w:multiLevelType w:val="multilevel"/>
    <w:tmpl w:val="A33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F599C"/>
    <w:multiLevelType w:val="multilevel"/>
    <w:tmpl w:val="0460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870CB"/>
    <w:multiLevelType w:val="multilevel"/>
    <w:tmpl w:val="CB56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F0E9B"/>
    <w:multiLevelType w:val="multilevel"/>
    <w:tmpl w:val="1A9C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6128C"/>
    <w:multiLevelType w:val="multilevel"/>
    <w:tmpl w:val="F37445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B485B"/>
    <w:multiLevelType w:val="hybridMultilevel"/>
    <w:tmpl w:val="A8185292"/>
    <w:lvl w:ilvl="0" w:tplc="27C2A830">
      <w:start w:val="8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BFA7BE9"/>
    <w:multiLevelType w:val="multilevel"/>
    <w:tmpl w:val="B49C79A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8" w15:restartNumberingAfterBreak="0">
    <w:nsid w:val="4EA316A8"/>
    <w:multiLevelType w:val="multilevel"/>
    <w:tmpl w:val="D34C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755A6"/>
    <w:multiLevelType w:val="hybridMultilevel"/>
    <w:tmpl w:val="ECDC658E"/>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7005DBA"/>
    <w:multiLevelType w:val="multilevel"/>
    <w:tmpl w:val="E39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B70EC"/>
    <w:multiLevelType w:val="multilevel"/>
    <w:tmpl w:val="9CF2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C4253"/>
    <w:multiLevelType w:val="multilevel"/>
    <w:tmpl w:val="709E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E19CD"/>
    <w:multiLevelType w:val="hybridMultilevel"/>
    <w:tmpl w:val="6DD64568"/>
    <w:lvl w:ilvl="0" w:tplc="D0644CBE">
      <w:start w:val="14"/>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33532B9"/>
    <w:multiLevelType w:val="multilevel"/>
    <w:tmpl w:val="218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5050F"/>
    <w:multiLevelType w:val="multilevel"/>
    <w:tmpl w:val="8A16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F505D"/>
    <w:multiLevelType w:val="multilevel"/>
    <w:tmpl w:val="8DC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B230A4"/>
    <w:multiLevelType w:val="hybridMultilevel"/>
    <w:tmpl w:val="4A4CD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CB251E"/>
    <w:multiLevelType w:val="multilevel"/>
    <w:tmpl w:val="4968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C71C8"/>
    <w:multiLevelType w:val="multilevel"/>
    <w:tmpl w:val="8658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C264D1"/>
    <w:multiLevelType w:val="multilevel"/>
    <w:tmpl w:val="E84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3817"/>
    <w:multiLevelType w:val="hybridMultilevel"/>
    <w:tmpl w:val="C854E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E86DE0"/>
    <w:multiLevelType w:val="multilevel"/>
    <w:tmpl w:val="F29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33462B"/>
    <w:multiLevelType w:val="multilevel"/>
    <w:tmpl w:val="436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A26FC8"/>
    <w:multiLevelType w:val="multilevel"/>
    <w:tmpl w:val="386C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C6B3A"/>
    <w:multiLevelType w:val="multilevel"/>
    <w:tmpl w:val="9FB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B7093"/>
    <w:multiLevelType w:val="multilevel"/>
    <w:tmpl w:val="2E9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C6BFD"/>
    <w:multiLevelType w:val="multilevel"/>
    <w:tmpl w:val="267E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EC3013"/>
    <w:multiLevelType w:val="multilevel"/>
    <w:tmpl w:val="0464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7F5F"/>
    <w:multiLevelType w:val="multilevel"/>
    <w:tmpl w:val="4EB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A5A28"/>
    <w:multiLevelType w:val="multilevel"/>
    <w:tmpl w:val="0B8E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7"/>
  </w:num>
  <w:num w:numId="10">
    <w:abstractNumId w:val="10"/>
  </w:num>
  <w:num w:numId="11">
    <w:abstractNumId w:val="13"/>
  </w:num>
  <w:num w:numId="12">
    <w:abstractNumId w:val="3"/>
  </w:num>
  <w:num w:numId="13">
    <w:abstractNumId w:val="5"/>
  </w:num>
  <w:num w:numId="14">
    <w:abstractNumId w:val="36"/>
  </w:num>
  <w:num w:numId="15">
    <w:abstractNumId w:val="14"/>
  </w:num>
  <w:num w:numId="16">
    <w:abstractNumId w:val="34"/>
  </w:num>
  <w:num w:numId="17">
    <w:abstractNumId w:val="11"/>
  </w:num>
  <w:num w:numId="18">
    <w:abstractNumId w:val="15"/>
  </w:num>
  <w:num w:numId="19">
    <w:abstractNumId w:val="39"/>
  </w:num>
  <w:num w:numId="20">
    <w:abstractNumId w:val="41"/>
  </w:num>
  <w:num w:numId="21">
    <w:abstractNumId w:val="4"/>
  </w:num>
  <w:num w:numId="22">
    <w:abstractNumId w:val="38"/>
  </w:num>
  <w:num w:numId="23">
    <w:abstractNumId w:val="22"/>
  </w:num>
  <w:num w:numId="24">
    <w:abstractNumId w:val="8"/>
  </w:num>
  <w:num w:numId="25">
    <w:abstractNumId w:val="0"/>
  </w:num>
  <w:num w:numId="26">
    <w:abstractNumId w:val="21"/>
  </w:num>
  <w:num w:numId="27">
    <w:abstractNumId w:val="7"/>
  </w:num>
  <w:num w:numId="28">
    <w:abstractNumId w:val="30"/>
  </w:num>
  <w:num w:numId="29">
    <w:abstractNumId w:val="9"/>
  </w:num>
  <w:num w:numId="30">
    <w:abstractNumId w:val="27"/>
  </w:num>
  <w:num w:numId="31">
    <w:abstractNumId w:val="18"/>
  </w:num>
  <w:num w:numId="32">
    <w:abstractNumId w:val="6"/>
  </w:num>
  <w:num w:numId="33">
    <w:abstractNumId w:val="26"/>
  </w:num>
  <w:num w:numId="34">
    <w:abstractNumId w:val="2"/>
  </w:num>
  <w:num w:numId="35">
    <w:abstractNumId w:val="31"/>
  </w:num>
  <w:num w:numId="36">
    <w:abstractNumId w:val="35"/>
  </w:num>
  <w:num w:numId="37">
    <w:abstractNumId w:val="29"/>
  </w:num>
  <w:num w:numId="38">
    <w:abstractNumId w:val="40"/>
  </w:num>
  <w:num w:numId="39">
    <w:abstractNumId w:val="25"/>
  </w:num>
  <w:num w:numId="40">
    <w:abstractNumId w:val="37"/>
  </w:num>
  <w:num w:numId="41">
    <w:abstractNumId w:val="20"/>
  </w:num>
  <w:num w:numId="42">
    <w:abstractNumId w:val="33"/>
  </w:num>
  <w:num w:numId="4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472"/>
    <w:rsid w:val="0000560B"/>
    <w:rsid w:val="00005797"/>
    <w:rsid w:val="00005A73"/>
    <w:rsid w:val="00005CC9"/>
    <w:rsid w:val="00005D8B"/>
    <w:rsid w:val="0000604F"/>
    <w:rsid w:val="000061EB"/>
    <w:rsid w:val="00006FF7"/>
    <w:rsid w:val="00007471"/>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C55"/>
    <w:rsid w:val="00012D14"/>
    <w:rsid w:val="00012DFB"/>
    <w:rsid w:val="00012EE2"/>
    <w:rsid w:val="00012FF2"/>
    <w:rsid w:val="000131BD"/>
    <w:rsid w:val="000133FE"/>
    <w:rsid w:val="0001348F"/>
    <w:rsid w:val="000135ED"/>
    <w:rsid w:val="00013606"/>
    <w:rsid w:val="00013874"/>
    <w:rsid w:val="00013D56"/>
    <w:rsid w:val="00014420"/>
    <w:rsid w:val="0001499F"/>
    <w:rsid w:val="00014A1E"/>
    <w:rsid w:val="00014BFE"/>
    <w:rsid w:val="00014DDC"/>
    <w:rsid w:val="00015504"/>
    <w:rsid w:val="00015F59"/>
    <w:rsid w:val="000160C5"/>
    <w:rsid w:val="00016385"/>
    <w:rsid w:val="000164D5"/>
    <w:rsid w:val="0001693F"/>
    <w:rsid w:val="000169E7"/>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AAC"/>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004"/>
    <w:rsid w:val="00025198"/>
    <w:rsid w:val="000254B6"/>
    <w:rsid w:val="0002564C"/>
    <w:rsid w:val="00025881"/>
    <w:rsid w:val="00025CFF"/>
    <w:rsid w:val="0002699E"/>
    <w:rsid w:val="000269D2"/>
    <w:rsid w:val="00026B17"/>
    <w:rsid w:val="00026E4B"/>
    <w:rsid w:val="00026E4D"/>
    <w:rsid w:val="00026F6D"/>
    <w:rsid w:val="0002707E"/>
    <w:rsid w:val="000270E5"/>
    <w:rsid w:val="00027339"/>
    <w:rsid w:val="000273CE"/>
    <w:rsid w:val="00027436"/>
    <w:rsid w:val="000277D7"/>
    <w:rsid w:val="00027FDA"/>
    <w:rsid w:val="00030192"/>
    <w:rsid w:val="000304FB"/>
    <w:rsid w:val="00030EA1"/>
    <w:rsid w:val="0003119A"/>
    <w:rsid w:val="00031205"/>
    <w:rsid w:val="0003137E"/>
    <w:rsid w:val="00031919"/>
    <w:rsid w:val="000319D7"/>
    <w:rsid w:val="00031B0D"/>
    <w:rsid w:val="0003219C"/>
    <w:rsid w:val="00032EAB"/>
    <w:rsid w:val="000332CD"/>
    <w:rsid w:val="00033659"/>
    <w:rsid w:val="000338D7"/>
    <w:rsid w:val="00033AFC"/>
    <w:rsid w:val="00033B7D"/>
    <w:rsid w:val="00034BA1"/>
    <w:rsid w:val="000351E2"/>
    <w:rsid w:val="00035635"/>
    <w:rsid w:val="00035681"/>
    <w:rsid w:val="00035798"/>
    <w:rsid w:val="00035C19"/>
    <w:rsid w:val="00035C6F"/>
    <w:rsid w:val="00036211"/>
    <w:rsid w:val="000364D7"/>
    <w:rsid w:val="00036FBB"/>
    <w:rsid w:val="00037177"/>
    <w:rsid w:val="000373EA"/>
    <w:rsid w:val="00037779"/>
    <w:rsid w:val="00037D3B"/>
    <w:rsid w:val="00037FC0"/>
    <w:rsid w:val="00037FEA"/>
    <w:rsid w:val="00040AF9"/>
    <w:rsid w:val="00041607"/>
    <w:rsid w:val="000419F8"/>
    <w:rsid w:val="0004214D"/>
    <w:rsid w:val="0004257F"/>
    <w:rsid w:val="000428FD"/>
    <w:rsid w:val="00042F33"/>
    <w:rsid w:val="00043042"/>
    <w:rsid w:val="00043128"/>
    <w:rsid w:val="000433BB"/>
    <w:rsid w:val="000435DF"/>
    <w:rsid w:val="000438E0"/>
    <w:rsid w:val="00043982"/>
    <w:rsid w:val="00043BAD"/>
    <w:rsid w:val="00043D26"/>
    <w:rsid w:val="000442AF"/>
    <w:rsid w:val="00044316"/>
    <w:rsid w:val="00044653"/>
    <w:rsid w:val="00044A70"/>
    <w:rsid w:val="00044F53"/>
    <w:rsid w:val="00045706"/>
    <w:rsid w:val="000457D4"/>
    <w:rsid w:val="000458CF"/>
    <w:rsid w:val="0004657D"/>
    <w:rsid w:val="0004670E"/>
    <w:rsid w:val="00046F4F"/>
    <w:rsid w:val="00047207"/>
    <w:rsid w:val="00047239"/>
    <w:rsid w:val="00047478"/>
    <w:rsid w:val="00047E00"/>
    <w:rsid w:val="0005049F"/>
    <w:rsid w:val="0005079C"/>
    <w:rsid w:val="0005142D"/>
    <w:rsid w:val="000519F6"/>
    <w:rsid w:val="00051D09"/>
    <w:rsid w:val="00051D35"/>
    <w:rsid w:val="000525DC"/>
    <w:rsid w:val="000526E2"/>
    <w:rsid w:val="00052AE8"/>
    <w:rsid w:val="00052FCF"/>
    <w:rsid w:val="00053692"/>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57C47"/>
    <w:rsid w:val="00060429"/>
    <w:rsid w:val="00060C4E"/>
    <w:rsid w:val="00060E35"/>
    <w:rsid w:val="00060EBB"/>
    <w:rsid w:val="00060FC1"/>
    <w:rsid w:val="0006148D"/>
    <w:rsid w:val="00061E8A"/>
    <w:rsid w:val="000623A3"/>
    <w:rsid w:val="0006254B"/>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32"/>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FC0"/>
    <w:rsid w:val="000771B7"/>
    <w:rsid w:val="00077345"/>
    <w:rsid w:val="00077707"/>
    <w:rsid w:val="00077F50"/>
    <w:rsid w:val="00080038"/>
    <w:rsid w:val="00080553"/>
    <w:rsid w:val="0008061C"/>
    <w:rsid w:val="00080825"/>
    <w:rsid w:val="00080D43"/>
    <w:rsid w:val="00080E6B"/>
    <w:rsid w:val="000812AF"/>
    <w:rsid w:val="0008140A"/>
    <w:rsid w:val="0008161E"/>
    <w:rsid w:val="00081B6E"/>
    <w:rsid w:val="00081C58"/>
    <w:rsid w:val="00081FEE"/>
    <w:rsid w:val="000820D6"/>
    <w:rsid w:val="000823D6"/>
    <w:rsid w:val="0008247F"/>
    <w:rsid w:val="000825B1"/>
    <w:rsid w:val="00082E0C"/>
    <w:rsid w:val="00082E91"/>
    <w:rsid w:val="000831A6"/>
    <w:rsid w:val="00083212"/>
    <w:rsid w:val="00083ADF"/>
    <w:rsid w:val="000843BE"/>
    <w:rsid w:val="00084FE9"/>
    <w:rsid w:val="0008513C"/>
    <w:rsid w:val="000852D1"/>
    <w:rsid w:val="00085641"/>
    <w:rsid w:val="00086582"/>
    <w:rsid w:val="00086A45"/>
    <w:rsid w:val="00086C70"/>
    <w:rsid w:val="00086DB1"/>
    <w:rsid w:val="000870A7"/>
    <w:rsid w:val="000870F8"/>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1F72"/>
    <w:rsid w:val="0009208C"/>
    <w:rsid w:val="00092425"/>
    <w:rsid w:val="00092822"/>
    <w:rsid w:val="00092E80"/>
    <w:rsid w:val="00093075"/>
    <w:rsid w:val="0009312E"/>
    <w:rsid w:val="00093377"/>
    <w:rsid w:val="000935A3"/>
    <w:rsid w:val="00093943"/>
    <w:rsid w:val="000939C4"/>
    <w:rsid w:val="000939CC"/>
    <w:rsid w:val="00093E10"/>
    <w:rsid w:val="00093F13"/>
    <w:rsid w:val="00093FFC"/>
    <w:rsid w:val="00094010"/>
    <w:rsid w:val="00094172"/>
    <w:rsid w:val="000942D6"/>
    <w:rsid w:val="0009470B"/>
    <w:rsid w:val="00094742"/>
    <w:rsid w:val="0009477F"/>
    <w:rsid w:val="00094BB8"/>
    <w:rsid w:val="00095251"/>
    <w:rsid w:val="00095D75"/>
    <w:rsid w:val="00095FE8"/>
    <w:rsid w:val="00096F9F"/>
    <w:rsid w:val="000973EF"/>
    <w:rsid w:val="00097522"/>
    <w:rsid w:val="00097579"/>
    <w:rsid w:val="0009780E"/>
    <w:rsid w:val="00097C54"/>
    <w:rsid w:val="00097D56"/>
    <w:rsid w:val="00097D7C"/>
    <w:rsid w:val="000A037A"/>
    <w:rsid w:val="000A06A6"/>
    <w:rsid w:val="000A080E"/>
    <w:rsid w:val="000A12B8"/>
    <w:rsid w:val="000A12BE"/>
    <w:rsid w:val="000A186A"/>
    <w:rsid w:val="000A1C4E"/>
    <w:rsid w:val="000A1EC7"/>
    <w:rsid w:val="000A217B"/>
    <w:rsid w:val="000A29E2"/>
    <w:rsid w:val="000A2B75"/>
    <w:rsid w:val="000A2D81"/>
    <w:rsid w:val="000A3860"/>
    <w:rsid w:val="000A386D"/>
    <w:rsid w:val="000A3981"/>
    <w:rsid w:val="000A3E08"/>
    <w:rsid w:val="000A4361"/>
    <w:rsid w:val="000A44D8"/>
    <w:rsid w:val="000A572F"/>
    <w:rsid w:val="000A5741"/>
    <w:rsid w:val="000A62DD"/>
    <w:rsid w:val="000A6528"/>
    <w:rsid w:val="000A69D2"/>
    <w:rsid w:val="000A6C24"/>
    <w:rsid w:val="000A74A8"/>
    <w:rsid w:val="000A7577"/>
    <w:rsid w:val="000A7848"/>
    <w:rsid w:val="000A7986"/>
    <w:rsid w:val="000A7A7B"/>
    <w:rsid w:val="000A7E30"/>
    <w:rsid w:val="000B04CB"/>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51E"/>
    <w:rsid w:val="000B3C25"/>
    <w:rsid w:val="000B4B6C"/>
    <w:rsid w:val="000B4B9B"/>
    <w:rsid w:val="000B50D4"/>
    <w:rsid w:val="000B547C"/>
    <w:rsid w:val="000B596E"/>
    <w:rsid w:val="000B5C74"/>
    <w:rsid w:val="000B5D5F"/>
    <w:rsid w:val="000B5DE7"/>
    <w:rsid w:val="000B5EC9"/>
    <w:rsid w:val="000B5F2C"/>
    <w:rsid w:val="000B5F91"/>
    <w:rsid w:val="000B6456"/>
    <w:rsid w:val="000B6570"/>
    <w:rsid w:val="000B6812"/>
    <w:rsid w:val="000B6B6F"/>
    <w:rsid w:val="000B6D46"/>
    <w:rsid w:val="000B71DD"/>
    <w:rsid w:val="000B7595"/>
    <w:rsid w:val="000B775F"/>
    <w:rsid w:val="000B779B"/>
    <w:rsid w:val="000B7808"/>
    <w:rsid w:val="000B790D"/>
    <w:rsid w:val="000B7B63"/>
    <w:rsid w:val="000B7E80"/>
    <w:rsid w:val="000C0022"/>
    <w:rsid w:val="000C0C66"/>
    <w:rsid w:val="000C0CB5"/>
    <w:rsid w:val="000C1383"/>
    <w:rsid w:val="000C1609"/>
    <w:rsid w:val="000C1884"/>
    <w:rsid w:val="000C191D"/>
    <w:rsid w:val="000C19ED"/>
    <w:rsid w:val="000C1B3F"/>
    <w:rsid w:val="000C1B63"/>
    <w:rsid w:val="000C203D"/>
    <w:rsid w:val="000C2657"/>
    <w:rsid w:val="000C2722"/>
    <w:rsid w:val="000C2756"/>
    <w:rsid w:val="000C2A40"/>
    <w:rsid w:val="000C2E15"/>
    <w:rsid w:val="000C34B6"/>
    <w:rsid w:val="000C364C"/>
    <w:rsid w:val="000C39DD"/>
    <w:rsid w:val="000C39FE"/>
    <w:rsid w:val="000C3F7D"/>
    <w:rsid w:val="000C4003"/>
    <w:rsid w:val="000C4483"/>
    <w:rsid w:val="000C4668"/>
    <w:rsid w:val="000C4EC7"/>
    <w:rsid w:val="000C5179"/>
    <w:rsid w:val="000C53CD"/>
    <w:rsid w:val="000C550D"/>
    <w:rsid w:val="000C5B08"/>
    <w:rsid w:val="000C5B55"/>
    <w:rsid w:val="000C5F40"/>
    <w:rsid w:val="000C6038"/>
    <w:rsid w:val="000C64DD"/>
    <w:rsid w:val="000C69F3"/>
    <w:rsid w:val="000C6D95"/>
    <w:rsid w:val="000C6FD8"/>
    <w:rsid w:val="000C76E3"/>
    <w:rsid w:val="000C772F"/>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2A0"/>
    <w:rsid w:val="000D7795"/>
    <w:rsid w:val="000D78CA"/>
    <w:rsid w:val="000D78FA"/>
    <w:rsid w:val="000D79F8"/>
    <w:rsid w:val="000E073D"/>
    <w:rsid w:val="000E0983"/>
    <w:rsid w:val="000E0BC5"/>
    <w:rsid w:val="000E0D9F"/>
    <w:rsid w:val="000E17B7"/>
    <w:rsid w:val="000E18F8"/>
    <w:rsid w:val="000E1983"/>
    <w:rsid w:val="000E19EF"/>
    <w:rsid w:val="000E20C7"/>
    <w:rsid w:val="000E21E6"/>
    <w:rsid w:val="000E268C"/>
    <w:rsid w:val="000E26AE"/>
    <w:rsid w:val="000E27A9"/>
    <w:rsid w:val="000E2B35"/>
    <w:rsid w:val="000E2E63"/>
    <w:rsid w:val="000E3AD4"/>
    <w:rsid w:val="000E46A0"/>
    <w:rsid w:val="000E4B67"/>
    <w:rsid w:val="000E4D03"/>
    <w:rsid w:val="000E5472"/>
    <w:rsid w:val="000E54F0"/>
    <w:rsid w:val="000E5DC9"/>
    <w:rsid w:val="000E5DEC"/>
    <w:rsid w:val="000E602E"/>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3C7"/>
    <w:rsid w:val="000F39D5"/>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BB"/>
    <w:rsid w:val="000F73D9"/>
    <w:rsid w:val="000F74EC"/>
    <w:rsid w:val="000F7813"/>
    <w:rsid w:val="000F7877"/>
    <w:rsid w:val="000F796B"/>
    <w:rsid w:val="000F79FB"/>
    <w:rsid w:val="000F7CFE"/>
    <w:rsid w:val="000F7E9D"/>
    <w:rsid w:val="000F7EAB"/>
    <w:rsid w:val="00100075"/>
    <w:rsid w:val="001001BD"/>
    <w:rsid w:val="00100417"/>
    <w:rsid w:val="00100B47"/>
    <w:rsid w:val="00100D18"/>
    <w:rsid w:val="00100E3A"/>
    <w:rsid w:val="001010A6"/>
    <w:rsid w:val="001013E6"/>
    <w:rsid w:val="0010197A"/>
    <w:rsid w:val="00101D83"/>
    <w:rsid w:val="00101E06"/>
    <w:rsid w:val="001023B3"/>
    <w:rsid w:val="001024F0"/>
    <w:rsid w:val="0010292E"/>
    <w:rsid w:val="001029AF"/>
    <w:rsid w:val="001029D6"/>
    <w:rsid w:val="00102B74"/>
    <w:rsid w:val="00102EBB"/>
    <w:rsid w:val="0010309E"/>
    <w:rsid w:val="0010356C"/>
    <w:rsid w:val="0010399E"/>
    <w:rsid w:val="00103EF5"/>
    <w:rsid w:val="001042DB"/>
    <w:rsid w:val="00104FAE"/>
    <w:rsid w:val="001053A7"/>
    <w:rsid w:val="00105693"/>
    <w:rsid w:val="00105F06"/>
    <w:rsid w:val="00106023"/>
    <w:rsid w:val="001064A6"/>
    <w:rsid w:val="0010666A"/>
    <w:rsid w:val="0010710D"/>
    <w:rsid w:val="00107335"/>
    <w:rsid w:val="001075AF"/>
    <w:rsid w:val="0010768D"/>
    <w:rsid w:val="00107820"/>
    <w:rsid w:val="00107909"/>
    <w:rsid w:val="00107F7B"/>
    <w:rsid w:val="00107F8D"/>
    <w:rsid w:val="001105CB"/>
    <w:rsid w:val="00110D9D"/>
    <w:rsid w:val="001114F5"/>
    <w:rsid w:val="00111502"/>
    <w:rsid w:val="001115C2"/>
    <w:rsid w:val="00111BA2"/>
    <w:rsid w:val="00111BDA"/>
    <w:rsid w:val="00111E2E"/>
    <w:rsid w:val="00111F9E"/>
    <w:rsid w:val="0011232E"/>
    <w:rsid w:val="0011308A"/>
    <w:rsid w:val="001138CB"/>
    <w:rsid w:val="00113DCE"/>
    <w:rsid w:val="00113F76"/>
    <w:rsid w:val="001142D4"/>
    <w:rsid w:val="0011437B"/>
    <w:rsid w:val="0011484F"/>
    <w:rsid w:val="00114DAA"/>
    <w:rsid w:val="00114EF3"/>
    <w:rsid w:val="001161D9"/>
    <w:rsid w:val="0011621A"/>
    <w:rsid w:val="00116409"/>
    <w:rsid w:val="00116787"/>
    <w:rsid w:val="001167EF"/>
    <w:rsid w:val="00116D12"/>
    <w:rsid w:val="001170AF"/>
    <w:rsid w:val="00117175"/>
    <w:rsid w:val="001171A5"/>
    <w:rsid w:val="001171D7"/>
    <w:rsid w:val="00117A80"/>
    <w:rsid w:val="00117AC7"/>
    <w:rsid w:val="00117B78"/>
    <w:rsid w:val="001201E4"/>
    <w:rsid w:val="001201FD"/>
    <w:rsid w:val="0012021A"/>
    <w:rsid w:val="001202F7"/>
    <w:rsid w:val="001204EF"/>
    <w:rsid w:val="0012053B"/>
    <w:rsid w:val="001205C2"/>
    <w:rsid w:val="00120F7D"/>
    <w:rsid w:val="00121275"/>
    <w:rsid w:val="0012140A"/>
    <w:rsid w:val="00121B5D"/>
    <w:rsid w:val="00121E55"/>
    <w:rsid w:val="001229DF"/>
    <w:rsid w:val="00123049"/>
    <w:rsid w:val="00123389"/>
    <w:rsid w:val="00123683"/>
    <w:rsid w:val="001238E7"/>
    <w:rsid w:val="00123905"/>
    <w:rsid w:val="00123A86"/>
    <w:rsid w:val="00124295"/>
    <w:rsid w:val="00124423"/>
    <w:rsid w:val="00124571"/>
    <w:rsid w:val="0012468E"/>
    <w:rsid w:val="001246C8"/>
    <w:rsid w:val="001246FA"/>
    <w:rsid w:val="001247F5"/>
    <w:rsid w:val="00124ABC"/>
    <w:rsid w:val="00125009"/>
    <w:rsid w:val="00125518"/>
    <w:rsid w:val="00125D6D"/>
    <w:rsid w:val="001263EB"/>
    <w:rsid w:val="001264A0"/>
    <w:rsid w:val="00126B13"/>
    <w:rsid w:val="00126C04"/>
    <w:rsid w:val="00126E9E"/>
    <w:rsid w:val="00126EB3"/>
    <w:rsid w:val="0013007F"/>
    <w:rsid w:val="00130597"/>
    <w:rsid w:val="00130A8B"/>
    <w:rsid w:val="00130C22"/>
    <w:rsid w:val="00130C5D"/>
    <w:rsid w:val="00130C82"/>
    <w:rsid w:val="00130E95"/>
    <w:rsid w:val="00131023"/>
    <w:rsid w:val="001312FF"/>
    <w:rsid w:val="00131419"/>
    <w:rsid w:val="001314EA"/>
    <w:rsid w:val="001316C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8B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1D"/>
    <w:rsid w:val="001457E3"/>
    <w:rsid w:val="0014581D"/>
    <w:rsid w:val="00145B7C"/>
    <w:rsid w:val="0014606C"/>
    <w:rsid w:val="00146412"/>
    <w:rsid w:val="001465A8"/>
    <w:rsid w:val="001469BE"/>
    <w:rsid w:val="00146D88"/>
    <w:rsid w:val="00147180"/>
    <w:rsid w:val="001476C7"/>
    <w:rsid w:val="00147C13"/>
    <w:rsid w:val="00147DC8"/>
    <w:rsid w:val="00150162"/>
    <w:rsid w:val="0015080A"/>
    <w:rsid w:val="001508F5"/>
    <w:rsid w:val="001511B0"/>
    <w:rsid w:val="001518F5"/>
    <w:rsid w:val="00151F20"/>
    <w:rsid w:val="001520AA"/>
    <w:rsid w:val="00152910"/>
    <w:rsid w:val="00152D27"/>
    <w:rsid w:val="0015388A"/>
    <w:rsid w:val="001538FE"/>
    <w:rsid w:val="001541E6"/>
    <w:rsid w:val="00154435"/>
    <w:rsid w:val="00154690"/>
    <w:rsid w:val="001547E0"/>
    <w:rsid w:val="00154B42"/>
    <w:rsid w:val="00154C53"/>
    <w:rsid w:val="00154ECA"/>
    <w:rsid w:val="00154F57"/>
    <w:rsid w:val="0015500E"/>
    <w:rsid w:val="001550B7"/>
    <w:rsid w:val="00155401"/>
    <w:rsid w:val="00155F16"/>
    <w:rsid w:val="001561E3"/>
    <w:rsid w:val="00156ACC"/>
    <w:rsid w:val="00156AD5"/>
    <w:rsid w:val="0015705D"/>
    <w:rsid w:val="00157394"/>
    <w:rsid w:val="001573B3"/>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2D8B"/>
    <w:rsid w:val="001630D4"/>
    <w:rsid w:val="001633C4"/>
    <w:rsid w:val="0016355D"/>
    <w:rsid w:val="00163EF4"/>
    <w:rsid w:val="0016436F"/>
    <w:rsid w:val="001643F7"/>
    <w:rsid w:val="0016497D"/>
    <w:rsid w:val="0016559D"/>
    <w:rsid w:val="001657E1"/>
    <w:rsid w:val="00165856"/>
    <w:rsid w:val="00165C66"/>
    <w:rsid w:val="00165D65"/>
    <w:rsid w:val="00165E07"/>
    <w:rsid w:val="00166468"/>
    <w:rsid w:val="00166585"/>
    <w:rsid w:val="001673B3"/>
    <w:rsid w:val="00167A74"/>
    <w:rsid w:val="00167C4C"/>
    <w:rsid w:val="00167D5A"/>
    <w:rsid w:val="001700F4"/>
    <w:rsid w:val="001709F2"/>
    <w:rsid w:val="00170FF1"/>
    <w:rsid w:val="00171A91"/>
    <w:rsid w:val="00171B49"/>
    <w:rsid w:val="00171E6E"/>
    <w:rsid w:val="00171EE1"/>
    <w:rsid w:val="00172364"/>
    <w:rsid w:val="00172B67"/>
    <w:rsid w:val="00172C8B"/>
    <w:rsid w:val="001735B2"/>
    <w:rsid w:val="001735DD"/>
    <w:rsid w:val="00173706"/>
    <w:rsid w:val="001737C8"/>
    <w:rsid w:val="00173B1F"/>
    <w:rsid w:val="00173C32"/>
    <w:rsid w:val="00173FA2"/>
    <w:rsid w:val="00174078"/>
    <w:rsid w:val="0017449F"/>
    <w:rsid w:val="0017471F"/>
    <w:rsid w:val="001747AD"/>
    <w:rsid w:val="00174BEE"/>
    <w:rsid w:val="001752BD"/>
    <w:rsid w:val="001768EF"/>
    <w:rsid w:val="00176D56"/>
    <w:rsid w:val="00176DAB"/>
    <w:rsid w:val="00176DF3"/>
    <w:rsid w:val="001801A5"/>
    <w:rsid w:val="001804AD"/>
    <w:rsid w:val="00180511"/>
    <w:rsid w:val="001805C3"/>
    <w:rsid w:val="00180A36"/>
    <w:rsid w:val="00181327"/>
    <w:rsid w:val="0018152A"/>
    <w:rsid w:val="001818C7"/>
    <w:rsid w:val="00181BDB"/>
    <w:rsid w:val="001828B9"/>
    <w:rsid w:val="0018299F"/>
    <w:rsid w:val="00182A37"/>
    <w:rsid w:val="00182D30"/>
    <w:rsid w:val="001830AE"/>
    <w:rsid w:val="0018406C"/>
    <w:rsid w:val="001848F1"/>
    <w:rsid w:val="001849EE"/>
    <w:rsid w:val="00184D4D"/>
    <w:rsid w:val="00184D4E"/>
    <w:rsid w:val="00184D71"/>
    <w:rsid w:val="001850C4"/>
    <w:rsid w:val="00185A4D"/>
    <w:rsid w:val="00185DD3"/>
    <w:rsid w:val="00186424"/>
    <w:rsid w:val="00186937"/>
    <w:rsid w:val="00186B4C"/>
    <w:rsid w:val="00186D1B"/>
    <w:rsid w:val="00187004"/>
    <w:rsid w:val="00187834"/>
    <w:rsid w:val="00187908"/>
    <w:rsid w:val="00190135"/>
    <w:rsid w:val="00190309"/>
    <w:rsid w:val="0019034D"/>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1A"/>
    <w:rsid w:val="00193E79"/>
    <w:rsid w:val="00193E7C"/>
    <w:rsid w:val="00194257"/>
    <w:rsid w:val="0019497A"/>
    <w:rsid w:val="00194BF2"/>
    <w:rsid w:val="00194E91"/>
    <w:rsid w:val="001951CE"/>
    <w:rsid w:val="001957E0"/>
    <w:rsid w:val="00195AC0"/>
    <w:rsid w:val="00195BFA"/>
    <w:rsid w:val="00195E3C"/>
    <w:rsid w:val="0019617E"/>
    <w:rsid w:val="0019668A"/>
    <w:rsid w:val="00196F2D"/>
    <w:rsid w:val="001973AF"/>
    <w:rsid w:val="0019767E"/>
    <w:rsid w:val="001A0438"/>
    <w:rsid w:val="001A06C5"/>
    <w:rsid w:val="001A0DD5"/>
    <w:rsid w:val="001A0DFC"/>
    <w:rsid w:val="001A0F74"/>
    <w:rsid w:val="001A13C1"/>
    <w:rsid w:val="001A17A4"/>
    <w:rsid w:val="001A17AB"/>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C4"/>
    <w:rsid w:val="001A75E2"/>
    <w:rsid w:val="001A79EA"/>
    <w:rsid w:val="001A7BC5"/>
    <w:rsid w:val="001B0094"/>
    <w:rsid w:val="001B00D9"/>
    <w:rsid w:val="001B0C3C"/>
    <w:rsid w:val="001B0CBB"/>
    <w:rsid w:val="001B1B36"/>
    <w:rsid w:val="001B1EED"/>
    <w:rsid w:val="001B20C8"/>
    <w:rsid w:val="001B2516"/>
    <w:rsid w:val="001B2678"/>
    <w:rsid w:val="001B28DD"/>
    <w:rsid w:val="001B2AFA"/>
    <w:rsid w:val="001B2D35"/>
    <w:rsid w:val="001B2F26"/>
    <w:rsid w:val="001B3553"/>
    <w:rsid w:val="001B38AD"/>
    <w:rsid w:val="001B38BD"/>
    <w:rsid w:val="001B3CB7"/>
    <w:rsid w:val="001B3CE5"/>
    <w:rsid w:val="001B44EA"/>
    <w:rsid w:val="001B485C"/>
    <w:rsid w:val="001B4AEF"/>
    <w:rsid w:val="001B4CD2"/>
    <w:rsid w:val="001B4ED5"/>
    <w:rsid w:val="001B4F6E"/>
    <w:rsid w:val="001B50D2"/>
    <w:rsid w:val="001B6B66"/>
    <w:rsid w:val="001B6C42"/>
    <w:rsid w:val="001B74BD"/>
    <w:rsid w:val="001B7554"/>
    <w:rsid w:val="001B7559"/>
    <w:rsid w:val="001B7606"/>
    <w:rsid w:val="001B77CD"/>
    <w:rsid w:val="001B7903"/>
    <w:rsid w:val="001B7BDF"/>
    <w:rsid w:val="001B7D73"/>
    <w:rsid w:val="001C0593"/>
    <w:rsid w:val="001C0746"/>
    <w:rsid w:val="001C074F"/>
    <w:rsid w:val="001C080F"/>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C7C81"/>
    <w:rsid w:val="001C7D54"/>
    <w:rsid w:val="001D018E"/>
    <w:rsid w:val="001D056E"/>
    <w:rsid w:val="001D0C24"/>
    <w:rsid w:val="001D0F1E"/>
    <w:rsid w:val="001D13F6"/>
    <w:rsid w:val="001D185A"/>
    <w:rsid w:val="001D1CBE"/>
    <w:rsid w:val="001D1DCA"/>
    <w:rsid w:val="001D21C4"/>
    <w:rsid w:val="001D240E"/>
    <w:rsid w:val="001D246C"/>
    <w:rsid w:val="001D2491"/>
    <w:rsid w:val="001D2F88"/>
    <w:rsid w:val="001D300C"/>
    <w:rsid w:val="001D30AD"/>
    <w:rsid w:val="001D3124"/>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3A7"/>
    <w:rsid w:val="001E0459"/>
    <w:rsid w:val="001E0F0D"/>
    <w:rsid w:val="001E0F31"/>
    <w:rsid w:val="001E0F7A"/>
    <w:rsid w:val="001E0FB9"/>
    <w:rsid w:val="001E204C"/>
    <w:rsid w:val="001E2225"/>
    <w:rsid w:val="001E2339"/>
    <w:rsid w:val="001E2367"/>
    <w:rsid w:val="001E29E8"/>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6AB"/>
    <w:rsid w:val="001E6F50"/>
    <w:rsid w:val="001E6FD0"/>
    <w:rsid w:val="001E7021"/>
    <w:rsid w:val="001E71C8"/>
    <w:rsid w:val="001E75E6"/>
    <w:rsid w:val="001F0741"/>
    <w:rsid w:val="001F0935"/>
    <w:rsid w:val="001F0B66"/>
    <w:rsid w:val="001F0E74"/>
    <w:rsid w:val="001F1395"/>
    <w:rsid w:val="001F15FE"/>
    <w:rsid w:val="001F177D"/>
    <w:rsid w:val="001F2020"/>
    <w:rsid w:val="001F2443"/>
    <w:rsid w:val="001F28EB"/>
    <w:rsid w:val="001F2D27"/>
    <w:rsid w:val="001F2FE5"/>
    <w:rsid w:val="001F32A6"/>
    <w:rsid w:val="001F39C3"/>
    <w:rsid w:val="001F3BE9"/>
    <w:rsid w:val="001F4F3F"/>
    <w:rsid w:val="001F5A60"/>
    <w:rsid w:val="001F601F"/>
    <w:rsid w:val="001F6165"/>
    <w:rsid w:val="001F6218"/>
    <w:rsid w:val="001F646A"/>
    <w:rsid w:val="001F6D8F"/>
    <w:rsid w:val="001F70BC"/>
    <w:rsid w:val="001F7448"/>
    <w:rsid w:val="001F7813"/>
    <w:rsid w:val="001F79AD"/>
    <w:rsid w:val="001F7A1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3F6A"/>
    <w:rsid w:val="002045DF"/>
    <w:rsid w:val="002046B9"/>
    <w:rsid w:val="00204B57"/>
    <w:rsid w:val="00205691"/>
    <w:rsid w:val="002057B4"/>
    <w:rsid w:val="002059FD"/>
    <w:rsid w:val="00205E92"/>
    <w:rsid w:val="00205EA7"/>
    <w:rsid w:val="0020608A"/>
    <w:rsid w:val="002062F7"/>
    <w:rsid w:val="002070A4"/>
    <w:rsid w:val="00207BAA"/>
    <w:rsid w:val="00210C07"/>
    <w:rsid w:val="002115C0"/>
    <w:rsid w:val="00211D92"/>
    <w:rsid w:val="00211EB6"/>
    <w:rsid w:val="00211F47"/>
    <w:rsid w:val="002121D1"/>
    <w:rsid w:val="002122CE"/>
    <w:rsid w:val="002124FF"/>
    <w:rsid w:val="00212735"/>
    <w:rsid w:val="0021295E"/>
    <w:rsid w:val="00212983"/>
    <w:rsid w:val="00212A37"/>
    <w:rsid w:val="00212F32"/>
    <w:rsid w:val="002138A4"/>
    <w:rsid w:val="00213A5E"/>
    <w:rsid w:val="00213CE0"/>
    <w:rsid w:val="002141CD"/>
    <w:rsid w:val="00214357"/>
    <w:rsid w:val="00214488"/>
    <w:rsid w:val="00214530"/>
    <w:rsid w:val="002145AE"/>
    <w:rsid w:val="00214F64"/>
    <w:rsid w:val="00215226"/>
    <w:rsid w:val="00215BB3"/>
    <w:rsid w:val="00215F4F"/>
    <w:rsid w:val="0021612B"/>
    <w:rsid w:val="0021648A"/>
    <w:rsid w:val="00216541"/>
    <w:rsid w:val="00216C99"/>
    <w:rsid w:val="00217022"/>
    <w:rsid w:val="002174E7"/>
    <w:rsid w:val="00217BBB"/>
    <w:rsid w:val="00217C72"/>
    <w:rsid w:val="00217EBD"/>
    <w:rsid w:val="00220033"/>
    <w:rsid w:val="00220811"/>
    <w:rsid w:val="00220AF2"/>
    <w:rsid w:val="00220FBE"/>
    <w:rsid w:val="00221169"/>
    <w:rsid w:val="00221D37"/>
    <w:rsid w:val="00221D42"/>
    <w:rsid w:val="00221DC7"/>
    <w:rsid w:val="00221FBE"/>
    <w:rsid w:val="00221FDB"/>
    <w:rsid w:val="002220D5"/>
    <w:rsid w:val="00222441"/>
    <w:rsid w:val="002225CC"/>
    <w:rsid w:val="0022266F"/>
    <w:rsid w:val="00222BA1"/>
    <w:rsid w:val="00222D67"/>
    <w:rsid w:val="00222E06"/>
    <w:rsid w:val="002231FD"/>
    <w:rsid w:val="002234AC"/>
    <w:rsid w:val="002234B9"/>
    <w:rsid w:val="00223698"/>
    <w:rsid w:val="00223C7F"/>
    <w:rsid w:val="00223F77"/>
    <w:rsid w:val="00223FF0"/>
    <w:rsid w:val="0022400B"/>
    <w:rsid w:val="002246C8"/>
    <w:rsid w:val="0022475D"/>
    <w:rsid w:val="002248F0"/>
    <w:rsid w:val="002253C5"/>
    <w:rsid w:val="00225B48"/>
    <w:rsid w:val="00225FE5"/>
    <w:rsid w:val="00225FF2"/>
    <w:rsid w:val="00226061"/>
    <w:rsid w:val="002260AF"/>
    <w:rsid w:val="002260F3"/>
    <w:rsid w:val="002261EF"/>
    <w:rsid w:val="00226470"/>
    <w:rsid w:val="0022671F"/>
    <w:rsid w:val="00226D80"/>
    <w:rsid w:val="00227007"/>
    <w:rsid w:val="0022748D"/>
    <w:rsid w:val="002275BC"/>
    <w:rsid w:val="00227656"/>
    <w:rsid w:val="00227B22"/>
    <w:rsid w:val="00227CB3"/>
    <w:rsid w:val="00227CF7"/>
    <w:rsid w:val="00230070"/>
    <w:rsid w:val="00230D2C"/>
    <w:rsid w:val="002314AA"/>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ACA"/>
    <w:rsid w:val="00236B66"/>
    <w:rsid w:val="00236DC0"/>
    <w:rsid w:val="002370E0"/>
    <w:rsid w:val="00237132"/>
    <w:rsid w:val="002377E3"/>
    <w:rsid w:val="00237CD9"/>
    <w:rsid w:val="00237E77"/>
    <w:rsid w:val="00237F9E"/>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9D3"/>
    <w:rsid w:val="00243BBD"/>
    <w:rsid w:val="00243F33"/>
    <w:rsid w:val="00243FFF"/>
    <w:rsid w:val="002443C7"/>
    <w:rsid w:val="00244500"/>
    <w:rsid w:val="0024474B"/>
    <w:rsid w:val="00244E81"/>
    <w:rsid w:val="00245247"/>
    <w:rsid w:val="00245434"/>
    <w:rsid w:val="00245563"/>
    <w:rsid w:val="002457AC"/>
    <w:rsid w:val="00245CD6"/>
    <w:rsid w:val="00245CF4"/>
    <w:rsid w:val="00245FEC"/>
    <w:rsid w:val="0024686F"/>
    <w:rsid w:val="00246A47"/>
    <w:rsid w:val="00247513"/>
    <w:rsid w:val="00247A06"/>
    <w:rsid w:val="00247E7C"/>
    <w:rsid w:val="00250522"/>
    <w:rsid w:val="0025053B"/>
    <w:rsid w:val="00250806"/>
    <w:rsid w:val="00250F1C"/>
    <w:rsid w:val="00251322"/>
    <w:rsid w:val="0025134A"/>
    <w:rsid w:val="0025183C"/>
    <w:rsid w:val="00251E89"/>
    <w:rsid w:val="00252656"/>
    <w:rsid w:val="0025282B"/>
    <w:rsid w:val="00252C32"/>
    <w:rsid w:val="00252C3E"/>
    <w:rsid w:val="00252E82"/>
    <w:rsid w:val="002531FC"/>
    <w:rsid w:val="00253340"/>
    <w:rsid w:val="002534F2"/>
    <w:rsid w:val="002536BB"/>
    <w:rsid w:val="0025374C"/>
    <w:rsid w:val="002539EB"/>
    <w:rsid w:val="00253E18"/>
    <w:rsid w:val="00253EC3"/>
    <w:rsid w:val="00254300"/>
    <w:rsid w:val="0025431F"/>
    <w:rsid w:val="00254C07"/>
    <w:rsid w:val="00254C87"/>
    <w:rsid w:val="00254D5F"/>
    <w:rsid w:val="0025569E"/>
    <w:rsid w:val="00255733"/>
    <w:rsid w:val="002559DA"/>
    <w:rsid w:val="0025678D"/>
    <w:rsid w:val="00256B14"/>
    <w:rsid w:val="00256CB0"/>
    <w:rsid w:val="00256CCD"/>
    <w:rsid w:val="00256CE3"/>
    <w:rsid w:val="00256F19"/>
    <w:rsid w:val="00256F70"/>
    <w:rsid w:val="0025714E"/>
    <w:rsid w:val="00257FE5"/>
    <w:rsid w:val="00260693"/>
    <w:rsid w:val="00260D51"/>
    <w:rsid w:val="00260E90"/>
    <w:rsid w:val="00260F77"/>
    <w:rsid w:val="002613AA"/>
    <w:rsid w:val="0026158C"/>
    <w:rsid w:val="00261667"/>
    <w:rsid w:val="00261895"/>
    <w:rsid w:val="0026197C"/>
    <w:rsid w:val="00261AA7"/>
    <w:rsid w:val="00261FB9"/>
    <w:rsid w:val="002621E8"/>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73C7"/>
    <w:rsid w:val="002674F6"/>
    <w:rsid w:val="0026750E"/>
    <w:rsid w:val="0026759D"/>
    <w:rsid w:val="00267AA6"/>
    <w:rsid w:val="00267BFF"/>
    <w:rsid w:val="00267DD0"/>
    <w:rsid w:val="00267F7E"/>
    <w:rsid w:val="00267FB4"/>
    <w:rsid w:val="00270349"/>
    <w:rsid w:val="0027035D"/>
    <w:rsid w:val="00270E53"/>
    <w:rsid w:val="002714B0"/>
    <w:rsid w:val="00271965"/>
    <w:rsid w:val="0027246C"/>
    <w:rsid w:val="0027270D"/>
    <w:rsid w:val="00273168"/>
    <w:rsid w:val="002731FC"/>
    <w:rsid w:val="002732C8"/>
    <w:rsid w:val="00273829"/>
    <w:rsid w:val="002738B6"/>
    <w:rsid w:val="00273B3C"/>
    <w:rsid w:val="002741B4"/>
    <w:rsid w:val="002742D0"/>
    <w:rsid w:val="0027448A"/>
    <w:rsid w:val="00274744"/>
    <w:rsid w:val="00274755"/>
    <w:rsid w:val="0027487D"/>
    <w:rsid w:val="002749F1"/>
    <w:rsid w:val="00274B93"/>
    <w:rsid w:val="00275071"/>
    <w:rsid w:val="002751BE"/>
    <w:rsid w:val="002758A4"/>
    <w:rsid w:val="00275C77"/>
    <w:rsid w:val="00276295"/>
    <w:rsid w:val="00276F3D"/>
    <w:rsid w:val="002770E2"/>
    <w:rsid w:val="00277155"/>
    <w:rsid w:val="00277445"/>
    <w:rsid w:val="0027762A"/>
    <w:rsid w:val="00277B3B"/>
    <w:rsid w:val="00277CE6"/>
    <w:rsid w:val="00277EB5"/>
    <w:rsid w:val="002808F4"/>
    <w:rsid w:val="002809D1"/>
    <w:rsid w:val="00280AA6"/>
    <w:rsid w:val="002811BD"/>
    <w:rsid w:val="00281238"/>
    <w:rsid w:val="002814C7"/>
    <w:rsid w:val="00281867"/>
    <w:rsid w:val="002818C8"/>
    <w:rsid w:val="0028193F"/>
    <w:rsid w:val="00281E68"/>
    <w:rsid w:val="00282240"/>
    <w:rsid w:val="0028230C"/>
    <w:rsid w:val="0028267B"/>
    <w:rsid w:val="002829CD"/>
    <w:rsid w:val="00282AD3"/>
    <w:rsid w:val="00282C2E"/>
    <w:rsid w:val="00282D3E"/>
    <w:rsid w:val="0028316A"/>
    <w:rsid w:val="0028338C"/>
    <w:rsid w:val="00283B61"/>
    <w:rsid w:val="00283EC0"/>
    <w:rsid w:val="00283F47"/>
    <w:rsid w:val="0028405E"/>
    <w:rsid w:val="0028413C"/>
    <w:rsid w:val="002844EE"/>
    <w:rsid w:val="002846A9"/>
    <w:rsid w:val="002850DD"/>
    <w:rsid w:val="00285A75"/>
    <w:rsid w:val="002860E0"/>
    <w:rsid w:val="0028612B"/>
    <w:rsid w:val="00286160"/>
    <w:rsid w:val="0028643B"/>
    <w:rsid w:val="00286EBB"/>
    <w:rsid w:val="002872F3"/>
    <w:rsid w:val="0028771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5F3"/>
    <w:rsid w:val="002936F3"/>
    <w:rsid w:val="00293899"/>
    <w:rsid w:val="00294142"/>
    <w:rsid w:val="0029453D"/>
    <w:rsid w:val="00294832"/>
    <w:rsid w:val="0029555A"/>
    <w:rsid w:val="00295755"/>
    <w:rsid w:val="00295A42"/>
    <w:rsid w:val="00295AB3"/>
    <w:rsid w:val="00295C93"/>
    <w:rsid w:val="00296220"/>
    <w:rsid w:val="00296351"/>
    <w:rsid w:val="002969FA"/>
    <w:rsid w:val="00296C33"/>
    <w:rsid w:val="002971F0"/>
    <w:rsid w:val="002975C4"/>
    <w:rsid w:val="00297712"/>
    <w:rsid w:val="002978FA"/>
    <w:rsid w:val="002A08C2"/>
    <w:rsid w:val="002A0AC3"/>
    <w:rsid w:val="002A0ACE"/>
    <w:rsid w:val="002A0CE1"/>
    <w:rsid w:val="002A15EB"/>
    <w:rsid w:val="002A162D"/>
    <w:rsid w:val="002A1880"/>
    <w:rsid w:val="002A20D2"/>
    <w:rsid w:val="002A20F3"/>
    <w:rsid w:val="002A2162"/>
    <w:rsid w:val="002A25D1"/>
    <w:rsid w:val="002A301C"/>
    <w:rsid w:val="002A346C"/>
    <w:rsid w:val="002A353F"/>
    <w:rsid w:val="002A3547"/>
    <w:rsid w:val="002A3AAB"/>
    <w:rsid w:val="002A4697"/>
    <w:rsid w:val="002A4BE0"/>
    <w:rsid w:val="002A4D1C"/>
    <w:rsid w:val="002A4D9D"/>
    <w:rsid w:val="002A5052"/>
    <w:rsid w:val="002A50F7"/>
    <w:rsid w:val="002A5557"/>
    <w:rsid w:val="002A55A3"/>
    <w:rsid w:val="002A560A"/>
    <w:rsid w:val="002A5C64"/>
    <w:rsid w:val="002A5CF2"/>
    <w:rsid w:val="002A6011"/>
    <w:rsid w:val="002A6580"/>
    <w:rsid w:val="002A6619"/>
    <w:rsid w:val="002A6BB4"/>
    <w:rsid w:val="002A71DA"/>
    <w:rsid w:val="002A734E"/>
    <w:rsid w:val="002A7828"/>
    <w:rsid w:val="002A794A"/>
    <w:rsid w:val="002A7AD8"/>
    <w:rsid w:val="002A7C8A"/>
    <w:rsid w:val="002B0D50"/>
    <w:rsid w:val="002B0EB9"/>
    <w:rsid w:val="002B1278"/>
    <w:rsid w:val="002B147C"/>
    <w:rsid w:val="002B184D"/>
    <w:rsid w:val="002B18D9"/>
    <w:rsid w:val="002B1F62"/>
    <w:rsid w:val="002B2151"/>
    <w:rsid w:val="002B2AE1"/>
    <w:rsid w:val="002B2B2C"/>
    <w:rsid w:val="002B2CD4"/>
    <w:rsid w:val="002B2F19"/>
    <w:rsid w:val="002B3BC0"/>
    <w:rsid w:val="002B3BF4"/>
    <w:rsid w:val="002B3E04"/>
    <w:rsid w:val="002B4192"/>
    <w:rsid w:val="002B426A"/>
    <w:rsid w:val="002B462F"/>
    <w:rsid w:val="002B474A"/>
    <w:rsid w:val="002B4B15"/>
    <w:rsid w:val="002B4C1F"/>
    <w:rsid w:val="002B4E46"/>
    <w:rsid w:val="002B5354"/>
    <w:rsid w:val="002B55C0"/>
    <w:rsid w:val="002B5879"/>
    <w:rsid w:val="002B5886"/>
    <w:rsid w:val="002B59CB"/>
    <w:rsid w:val="002B5CCD"/>
    <w:rsid w:val="002B6116"/>
    <w:rsid w:val="002B6136"/>
    <w:rsid w:val="002B666D"/>
    <w:rsid w:val="002B69FC"/>
    <w:rsid w:val="002B6D47"/>
    <w:rsid w:val="002B70E1"/>
    <w:rsid w:val="002B72B9"/>
    <w:rsid w:val="002B7973"/>
    <w:rsid w:val="002B7A48"/>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6A1"/>
    <w:rsid w:val="002C67ED"/>
    <w:rsid w:val="002C77C9"/>
    <w:rsid w:val="002C78FB"/>
    <w:rsid w:val="002C79A7"/>
    <w:rsid w:val="002C79DD"/>
    <w:rsid w:val="002C7C74"/>
    <w:rsid w:val="002C7F1E"/>
    <w:rsid w:val="002D00E7"/>
    <w:rsid w:val="002D062B"/>
    <w:rsid w:val="002D0AD0"/>
    <w:rsid w:val="002D0B81"/>
    <w:rsid w:val="002D0F0F"/>
    <w:rsid w:val="002D1994"/>
    <w:rsid w:val="002D1C59"/>
    <w:rsid w:val="002D1E47"/>
    <w:rsid w:val="002D27E7"/>
    <w:rsid w:val="002D2903"/>
    <w:rsid w:val="002D339A"/>
    <w:rsid w:val="002D45EF"/>
    <w:rsid w:val="002D4810"/>
    <w:rsid w:val="002D4904"/>
    <w:rsid w:val="002D4975"/>
    <w:rsid w:val="002D53E0"/>
    <w:rsid w:val="002D55FF"/>
    <w:rsid w:val="002D594F"/>
    <w:rsid w:val="002D5A97"/>
    <w:rsid w:val="002D5BAA"/>
    <w:rsid w:val="002D6118"/>
    <w:rsid w:val="002D641C"/>
    <w:rsid w:val="002D6B02"/>
    <w:rsid w:val="002D7206"/>
    <w:rsid w:val="002D73C3"/>
    <w:rsid w:val="002D79EB"/>
    <w:rsid w:val="002D7F35"/>
    <w:rsid w:val="002E0659"/>
    <w:rsid w:val="002E08F1"/>
    <w:rsid w:val="002E0C17"/>
    <w:rsid w:val="002E13FA"/>
    <w:rsid w:val="002E1AD9"/>
    <w:rsid w:val="002E1BAB"/>
    <w:rsid w:val="002E1FFE"/>
    <w:rsid w:val="002E2615"/>
    <w:rsid w:val="002E2957"/>
    <w:rsid w:val="002E2C58"/>
    <w:rsid w:val="002E2E55"/>
    <w:rsid w:val="002E2F0D"/>
    <w:rsid w:val="002E30AA"/>
    <w:rsid w:val="002E3148"/>
    <w:rsid w:val="002E3296"/>
    <w:rsid w:val="002E44E2"/>
    <w:rsid w:val="002E4998"/>
    <w:rsid w:val="002E4A3D"/>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0D5C"/>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6A0"/>
    <w:rsid w:val="002F67E3"/>
    <w:rsid w:val="002F6DD9"/>
    <w:rsid w:val="002F70DD"/>
    <w:rsid w:val="002F715E"/>
    <w:rsid w:val="002F75A6"/>
    <w:rsid w:val="002F78D8"/>
    <w:rsid w:val="002F7F60"/>
    <w:rsid w:val="002F7F82"/>
    <w:rsid w:val="003000E1"/>
    <w:rsid w:val="0030045C"/>
    <w:rsid w:val="0030046E"/>
    <w:rsid w:val="003006A2"/>
    <w:rsid w:val="0030098C"/>
    <w:rsid w:val="00300BD1"/>
    <w:rsid w:val="00300DDE"/>
    <w:rsid w:val="003010AD"/>
    <w:rsid w:val="00301306"/>
    <w:rsid w:val="00301500"/>
    <w:rsid w:val="00301570"/>
    <w:rsid w:val="00301717"/>
    <w:rsid w:val="0030180C"/>
    <w:rsid w:val="00301911"/>
    <w:rsid w:val="00301EFA"/>
    <w:rsid w:val="003024E1"/>
    <w:rsid w:val="00302D5D"/>
    <w:rsid w:val="00303B4E"/>
    <w:rsid w:val="00303D1C"/>
    <w:rsid w:val="0030454B"/>
    <w:rsid w:val="00304B75"/>
    <w:rsid w:val="00304C9D"/>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50"/>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22D"/>
    <w:rsid w:val="00313420"/>
    <w:rsid w:val="003136B1"/>
    <w:rsid w:val="003138FD"/>
    <w:rsid w:val="0031523D"/>
    <w:rsid w:val="00315F1D"/>
    <w:rsid w:val="00315F48"/>
    <w:rsid w:val="003164F8"/>
    <w:rsid w:val="003168FF"/>
    <w:rsid w:val="00316A6F"/>
    <w:rsid w:val="00316A9F"/>
    <w:rsid w:val="00316EAE"/>
    <w:rsid w:val="00317E9F"/>
    <w:rsid w:val="003204FE"/>
    <w:rsid w:val="00320744"/>
    <w:rsid w:val="00320953"/>
    <w:rsid w:val="00320FB3"/>
    <w:rsid w:val="003210AE"/>
    <w:rsid w:val="0032118C"/>
    <w:rsid w:val="0032158C"/>
    <w:rsid w:val="003216B7"/>
    <w:rsid w:val="00321835"/>
    <w:rsid w:val="0032192E"/>
    <w:rsid w:val="00321950"/>
    <w:rsid w:val="00321E95"/>
    <w:rsid w:val="00322B52"/>
    <w:rsid w:val="00322C67"/>
    <w:rsid w:val="00322CB2"/>
    <w:rsid w:val="00322D32"/>
    <w:rsid w:val="0032349B"/>
    <w:rsid w:val="00323540"/>
    <w:rsid w:val="00323A15"/>
    <w:rsid w:val="00323A27"/>
    <w:rsid w:val="003242EE"/>
    <w:rsid w:val="003244B7"/>
    <w:rsid w:val="003246F9"/>
    <w:rsid w:val="00324825"/>
    <w:rsid w:val="00324B1E"/>
    <w:rsid w:val="00324D04"/>
    <w:rsid w:val="00325341"/>
    <w:rsid w:val="003255D7"/>
    <w:rsid w:val="00325D7C"/>
    <w:rsid w:val="00325FC0"/>
    <w:rsid w:val="00325FD1"/>
    <w:rsid w:val="003267C3"/>
    <w:rsid w:val="00326B75"/>
    <w:rsid w:val="00326E0C"/>
    <w:rsid w:val="00327023"/>
    <w:rsid w:val="00327561"/>
    <w:rsid w:val="003275AF"/>
    <w:rsid w:val="00327F8F"/>
    <w:rsid w:val="003301B4"/>
    <w:rsid w:val="0033040C"/>
    <w:rsid w:val="00330454"/>
    <w:rsid w:val="003305D6"/>
    <w:rsid w:val="00330A75"/>
    <w:rsid w:val="00330B73"/>
    <w:rsid w:val="00331408"/>
    <w:rsid w:val="00331874"/>
    <w:rsid w:val="00331AD6"/>
    <w:rsid w:val="00331C5A"/>
    <w:rsid w:val="00331E7F"/>
    <w:rsid w:val="00332042"/>
    <w:rsid w:val="00332148"/>
    <w:rsid w:val="00332573"/>
    <w:rsid w:val="0033268A"/>
    <w:rsid w:val="00332AD5"/>
    <w:rsid w:val="00333328"/>
    <w:rsid w:val="00333EC6"/>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2D8"/>
    <w:rsid w:val="0033770B"/>
    <w:rsid w:val="00337916"/>
    <w:rsid w:val="00337A7C"/>
    <w:rsid w:val="00337B84"/>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490"/>
    <w:rsid w:val="00342579"/>
    <w:rsid w:val="00342664"/>
    <w:rsid w:val="003428B2"/>
    <w:rsid w:val="00342CBB"/>
    <w:rsid w:val="0034329A"/>
    <w:rsid w:val="003432C3"/>
    <w:rsid w:val="003441B5"/>
    <w:rsid w:val="0034421A"/>
    <w:rsid w:val="00344B88"/>
    <w:rsid w:val="00344D9F"/>
    <w:rsid w:val="00345086"/>
    <w:rsid w:val="00345247"/>
    <w:rsid w:val="0034574B"/>
    <w:rsid w:val="0034589D"/>
    <w:rsid w:val="003459F7"/>
    <w:rsid w:val="00345BAB"/>
    <w:rsid w:val="00345CB6"/>
    <w:rsid w:val="0034639F"/>
    <w:rsid w:val="00346A0A"/>
    <w:rsid w:val="00346DD7"/>
    <w:rsid w:val="00347098"/>
    <w:rsid w:val="00347153"/>
    <w:rsid w:val="00347174"/>
    <w:rsid w:val="00347240"/>
    <w:rsid w:val="00347BF2"/>
    <w:rsid w:val="00347F9C"/>
    <w:rsid w:val="00350242"/>
    <w:rsid w:val="0035082F"/>
    <w:rsid w:val="0035099D"/>
    <w:rsid w:val="00350A03"/>
    <w:rsid w:val="00350A75"/>
    <w:rsid w:val="00350B43"/>
    <w:rsid w:val="00350DD7"/>
    <w:rsid w:val="0035215A"/>
    <w:rsid w:val="003523F2"/>
    <w:rsid w:val="0035247B"/>
    <w:rsid w:val="00352798"/>
    <w:rsid w:val="003529A2"/>
    <w:rsid w:val="00352D16"/>
    <w:rsid w:val="00353396"/>
    <w:rsid w:val="00353A77"/>
    <w:rsid w:val="00353A8B"/>
    <w:rsid w:val="00353C6F"/>
    <w:rsid w:val="003541B5"/>
    <w:rsid w:val="003551B5"/>
    <w:rsid w:val="0035544A"/>
    <w:rsid w:val="003555B5"/>
    <w:rsid w:val="00355CFB"/>
    <w:rsid w:val="00355EA2"/>
    <w:rsid w:val="00356991"/>
    <w:rsid w:val="00356B0C"/>
    <w:rsid w:val="00356F62"/>
    <w:rsid w:val="00357188"/>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39FE"/>
    <w:rsid w:val="003648B5"/>
    <w:rsid w:val="00364B22"/>
    <w:rsid w:val="00364BB6"/>
    <w:rsid w:val="00364CCA"/>
    <w:rsid w:val="003654FC"/>
    <w:rsid w:val="00365C4D"/>
    <w:rsid w:val="00365DFA"/>
    <w:rsid w:val="00365E01"/>
    <w:rsid w:val="003661C0"/>
    <w:rsid w:val="0036631E"/>
    <w:rsid w:val="00366409"/>
    <w:rsid w:val="003668E5"/>
    <w:rsid w:val="0036752F"/>
    <w:rsid w:val="0037008D"/>
    <w:rsid w:val="00370BE6"/>
    <w:rsid w:val="00370E17"/>
    <w:rsid w:val="00371632"/>
    <w:rsid w:val="00371887"/>
    <w:rsid w:val="00371A4A"/>
    <w:rsid w:val="00371C03"/>
    <w:rsid w:val="00372253"/>
    <w:rsid w:val="0037289C"/>
    <w:rsid w:val="0037297D"/>
    <w:rsid w:val="00373312"/>
    <w:rsid w:val="00373734"/>
    <w:rsid w:val="0037387E"/>
    <w:rsid w:val="00373AC7"/>
    <w:rsid w:val="00373AF2"/>
    <w:rsid w:val="00373AF4"/>
    <w:rsid w:val="00373B78"/>
    <w:rsid w:val="00373BC6"/>
    <w:rsid w:val="0037419E"/>
    <w:rsid w:val="00374AC6"/>
    <w:rsid w:val="00374F62"/>
    <w:rsid w:val="003751D4"/>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2CD"/>
    <w:rsid w:val="0038049E"/>
    <w:rsid w:val="003805B8"/>
    <w:rsid w:val="003809C1"/>
    <w:rsid w:val="003809D8"/>
    <w:rsid w:val="00380C69"/>
    <w:rsid w:val="00380FDE"/>
    <w:rsid w:val="00381517"/>
    <w:rsid w:val="00381C46"/>
    <w:rsid w:val="00381E63"/>
    <w:rsid w:val="00382146"/>
    <w:rsid w:val="00382177"/>
    <w:rsid w:val="00382673"/>
    <w:rsid w:val="003828D1"/>
    <w:rsid w:val="00382A29"/>
    <w:rsid w:val="003837FD"/>
    <w:rsid w:val="00383CFD"/>
    <w:rsid w:val="003843E1"/>
    <w:rsid w:val="00384969"/>
    <w:rsid w:val="00384AA3"/>
    <w:rsid w:val="00384E24"/>
    <w:rsid w:val="00384F31"/>
    <w:rsid w:val="00384F3A"/>
    <w:rsid w:val="00385C52"/>
    <w:rsid w:val="00385D6A"/>
    <w:rsid w:val="00386370"/>
    <w:rsid w:val="003863BA"/>
    <w:rsid w:val="003868A1"/>
    <w:rsid w:val="00386D00"/>
    <w:rsid w:val="003876DB"/>
    <w:rsid w:val="00387A87"/>
    <w:rsid w:val="00387B3E"/>
    <w:rsid w:val="00387CA4"/>
    <w:rsid w:val="00387E03"/>
    <w:rsid w:val="00387E77"/>
    <w:rsid w:val="00387F25"/>
    <w:rsid w:val="003901D7"/>
    <w:rsid w:val="003904AE"/>
    <w:rsid w:val="003904F5"/>
    <w:rsid w:val="00390DB0"/>
    <w:rsid w:val="0039122A"/>
    <w:rsid w:val="00391438"/>
    <w:rsid w:val="003914BA"/>
    <w:rsid w:val="0039154C"/>
    <w:rsid w:val="0039163A"/>
    <w:rsid w:val="00391A5C"/>
    <w:rsid w:val="00391AEA"/>
    <w:rsid w:val="003920AB"/>
    <w:rsid w:val="003925D5"/>
    <w:rsid w:val="00392C4D"/>
    <w:rsid w:val="00392D88"/>
    <w:rsid w:val="00392E08"/>
    <w:rsid w:val="00393172"/>
    <w:rsid w:val="00393339"/>
    <w:rsid w:val="00393691"/>
    <w:rsid w:val="003938A4"/>
    <w:rsid w:val="00394005"/>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AF4"/>
    <w:rsid w:val="003A1DB2"/>
    <w:rsid w:val="003A27DA"/>
    <w:rsid w:val="003A29F8"/>
    <w:rsid w:val="003A2C74"/>
    <w:rsid w:val="003A37D0"/>
    <w:rsid w:val="003A37FF"/>
    <w:rsid w:val="003A3981"/>
    <w:rsid w:val="003A41D3"/>
    <w:rsid w:val="003A447B"/>
    <w:rsid w:val="003A455E"/>
    <w:rsid w:val="003A4C37"/>
    <w:rsid w:val="003A4C44"/>
    <w:rsid w:val="003A502F"/>
    <w:rsid w:val="003A5199"/>
    <w:rsid w:val="003A5276"/>
    <w:rsid w:val="003A5386"/>
    <w:rsid w:val="003A53E7"/>
    <w:rsid w:val="003A56B6"/>
    <w:rsid w:val="003A6335"/>
    <w:rsid w:val="003A647C"/>
    <w:rsid w:val="003A6747"/>
    <w:rsid w:val="003A6B85"/>
    <w:rsid w:val="003A6C9F"/>
    <w:rsid w:val="003A6FEC"/>
    <w:rsid w:val="003A75C5"/>
    <w:rsid w:val="003B0064"/>
    <w:rsid w:val="003B01F4"/>
    <w:rsid w:val="003B071E"/>
    <w:rsid w:val="003B0934"/>
    <w:rsid w:val="003B099B"/>
    <w:rsid w:val="003B0ACA"/>
    <w:rsid w:val="003B0EAA"/>
    <w:rsid w:val="003B0FE3"/>
    <w:rsid w:val="003B124F"/>
    <w:rsid w:val="003B13F0"/>
    <w:rsid w:val="003B1AA3"/>
    <w:rsid w:val="003B1DC4"/>
    <w:rsid w:val="003B1E26"/>
    <w:rsid w:val="003B206F"/>
    <w:rsid w:val="003B21CE"/>
    <w:rsid w:val="003B2A49"/>
    <w:rsid w:val="003B2B16"/>
    <w:rsid w:val="003B2BAF"/>
    <w:rsid w:val="003B2CA9"/>
    <w:rsid w:val="003B2D7F"/>
    <w:rsid w:val="003B31B0"/>
    <w:rsid w:val="003B31ED"/>
    <w:rsid w:val="003B32F9"/>
    <w:rsid w:val="003B340F"/>
    <w:rsid w:val="003B40DF"/>
    <w:rsid w:val="003B421D"/>
    <w:rsid w:val="003B4301"/>
    <w:rsid w:val="003B49A7"/>
    <w:rsid w:val="003B4C93"/>
    <w:rsid w:val="003B4EC6"/>
    <w:rsid w:val="003B5188"/>
    <w:rsid w:val="003B5303"/>
    <w:rsid w:val="003B5759"/>
    <w:rsid w:val="003B596D"/>
    <w:rsid w:val="003B5A8B"/>
    <w:rsid w:val="003B5DC1"/>
    <w:rsid w:val="003B600F"/>
    <w:rsid w:val="003B610D"/>
    <w:rsid w:val="003B6754"/>
    <w:rsid w:val="003B67F5"/>
    <w:rsid w:val="003B68EC"/>
    <w:rsid w:val="003B6E6E"/>
    <w:rsid w:val="003B70F1"/>
    <w:rsid w:val="003B718E"/>
    <w:rsid w:val="003B7538"/>
    <w:rsid w:val="003B7AB3"/>
    <w:rsid w:val="003B7CF0"/>
    <w:rsid w:val="003B7E0F"/>
    <w:rsid w:val="003C0361"/>
    <w:rsid w:val="003C0702"/>
    <w:rsid w:val="003C0708"/>
    <w:rsid w:val="003C07B7"/>
    <w:rsid w:val="003C0804"/>
    <w:rsid w:val="003C0BBA"/>
    <w:rsid w:val="003C0CBB"/>
    <w:rsid w:val="003C0E3F"/>
    <w:rsid w:val="003C0EDA"/>
    <w:rsid w:val="003C1081"/>
    <w:rsid w:val="003C1182"/>
    <w:rsid w:val="003C12BB"/>
    <w:rsid w:val="003C1349"/>
    <w:rsid w:val="003C17CA"/>
    <w:rsid w:val="003C1A0E"/>
    <w:rsid w:val="003C1AE3"/>
    <w:rsid w:val="003C1AEB"/>
    <w:rsid w:val="003C1B99"/>
    <w:rsid w:val="003C20B4"/>
    <w:rsid w:val="003C24FC"/>
    <w:rsid w:val="003C2674"/>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36"/>
    <w:rsid w:val="003D168C"/>
    <w:rsid w:val="003D1919"/>
    <w:rsid w:val="003D1E76"/>
    <w:rsid w:val="003D2380"/>
    <w:rsid w:val="003D27EF"/>
    <w:rsid w:val="003D357E"/>
    <w:rsid w:val="003D383B"/>
    <w:rsid w:val="003D391A"/>
    <w:rsid w:val="003D3EBA"/>
    <w:rsid w:val="003D4B0D"/>
    <w:rsid w:val="003D52D1"/>
    <w:rsid w:val="003D5685"/>
    <w:rsid w:val="003D5AF7"/>
    <w:rsid w:val="003D5D1D"/>
    <w:rsid w:val="003D5D91"/>
    <w:rsid w:val="003D619A"/>
    <w:rsid w:val="003D6314"/>
    <w:rsid w:val="003D65AC"/>
    <w:rsid w:val="003D670D"/>
    <w:rsid w:val="003D673C"/>
    <w:rsid w:val="003D6BAE"/>
    <w:rsid w:val="003D6D84"/>
    <w:rsid w:val="003D7B7E"/>
    <w:rsid w:val="003D7C79"/>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0AE"/>
    <w:rsid w:val="003E3105"/>
    <w:rsid w:val="003E3171"/>
    <w:rsid w:val="003E3438"/>
    <w:rsid w:val="003E41D4"/>
    <w:rsid w:val="003E4298"/>
    <w:rsid w:val="003E4303"/>
    <w:rsid w:val="003E4507"/>
    <w:rsid w:val="003E4594"/>
    <w:rsid w:val="003E471B"/>
    <w:rsid w:val="003E487F"/>
    <w:rsid w:val="003E49B2"/>
    <w:rsid w:val="003E4C88"/>
    <w:rsid w:val="003E52E6"/>
    <w:rsid w:val="003E53DD"/>
    <w:rsid w:val="003E5AE7"/>
    <w:rsid w:val="003E5C04"/>
    <w:rsid w:val="003E5F2E"/>
    <w:rsid w:val="003E6009"/>
    <w:rsid w:val="003E606B"/>
    <w:rsid w:val="003E68F2"/>
    <w:rsid w:val="003E6A27"/>
    <w:rsid w:val="003E71B2"/>
    <w:rsid w:val="003E7436"/>
    <w:rsid w:val="003F0080"/>
    <w:rsid w:val="003F04C0"/>
    <w:rsid w:val="003F0CE0"/>
    <w:rsid w:val="003F1381"/>
    <w:rsid w:val="003F13A4"/>
    <w:rsid w:val="003F1C20"/>
    <w:rsid w:val="003F1FBE"/>
    <w:rsid w:val="003F26F4"/>
    <w:rsid w:val="003F2FB3"/>
    <w:rsid w:val="003F33D0"/>
    <w:rsid w:val="003F3794"/>
    <w:rsid w:val="003F3810"/>
    <w:rsid w:val="003F3B7A"/>
    <w:rsid w:val="003F4225"/>
    <w:rsid w:val="003F4920"/>
    <w:rsid w:val="003F4989"/>
    <w:rsid w:val="003F4B7A"/>
    <w:rsid w:val="003F5375"/>
    <w:rsid w:val="003F5696"/>
    <w:rsid w:val="003F588E"/>
    <w:rsid w:val="003F5AF0"/>
    <w:rsid w:val="003F5E8C"/>
    <w:rsid w:val="003F6596"/>
    <w:rsid w:val="003F68EB"/>
    <w:rsid w:val="003F6F31"/>
    <w:rsid w:val="003F721C"/>
    <w:rsid w:val="003F77C1"/>
    <w:rsid w:val="003F7B3B"/>
    <w:rsid w:val="0040023B"/>
    <w:rsid w:val="004002C8"/>
    <w:rsid w:val="004005AC"/>
    <w:rsid w:val="00400912"/>
    <w:rsid w:val="0040092D"/>
    <w:rsid w:val="00400B71"/>
    <w:rsid w:val="00401854"/>
    <w:rsid w:val="00401945"/>
    <w:rsid w:val="00401A75"/>
    <w:rsid w:val="00401BFB"/>
    <w:rsid w:val="00401C34"/>
    <w:rsid w:val="00401D03"/>
    <w:rsid w:val="004020B4"/>
    <w:rsid w:val="00402245"/>
    <w:rsid w:val="0040225E"/>
    <w:rsid w:val="00402D51"/>
    <w:rsid w:val="00402EFD"/>
    <w:rsid w:val="00402FA5"/>
    <w:rsid w:val="00403345"/>
    <w:rsid w:val="0040357D"/>
    <w:rsid w:val="004035E7"/>
    <w:rsid w:val="004036E7"/>
    <w:rsid w:val="00403C51"/>
    <w:rsid w:val="00403DA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07DAB"/>
    <w:rsid w:val="00407F5D"/>
    <w:rsid w:val="004101C7"/>
    <w:rsid w:val="00410335"/>
    <w:rsid w:val="004106A4"/>
    <w:rsid w:val="00410E6C"/>
    <w:rsid w:val="00410FD5"/>
    <w:rsid w:val="00411285"/>
    <w:rsid w:val="00411439"/>
    <w:rsid w:val="00411752"/>
    <w:rsid w:val="00411966"/>
    <w:rsid w:val="00411C99"/>
    <w:rsid w:val="00411CCD"/>
    <w:rsid w:val="00411D4B"/>
    <w:rsid w:val="00411ECA"/>
    <w:rsid w:val="00412396"/>
    <w:rsid w:val="004127FE"/>
    <w:rsid w:val="00412A21"/>
    <w:rsid w:val="00412D51"/>
    <w:rsid w:val="00413195"/>
    <w:rsid w:val="00413815"/>
    <w:rsid w:val="00413933"/>
    <w:rsid w:val="00413A5B"/>
    <w:rsid w:val="004144F9"/>
    <w:rsid w:val="00414B7B"/>
    <w:rsid w:val="00414E8D"/>
    <w:rsid w:val="00414FDB"/>
    <w:rsid w:val="004153E7"/>
    <w:rsid w:val="00415D27"/>
    <w:rsid w:val="00415FB7"/>
    <w:rsid w:val="004162E0"/>
    <w:rsid w:val="00416A39"/>
    <w:rsid w:val="00416AC1"/>
    <w:rsid w:val="00416C06"/>
    <w:rsid w:val="00416FD7"/>
    <w:rsid w:val="00417040"/>
    <w:rsid w:val="00417441"/>
    <w:rsid w:val="004174C3"/>
    <w:rsid w:val="004200CF"/>
    <w:rsid w:val="00420474"/>
    <w:rsid w:val="00420A2A"/>
    <w:rsid w:val="00420AEB"/>
    <w:rsid w:val="00420BAD"/>
    <w:rsid w:val="00420FB3"/>
    <w:rsid w:val="0042161B"/>
    <w:rsid w:val="00421912"/>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5E0E"/>
    <w:rsid w:val="0042624D"/>
    <w:rsid w:val="004264E6"/>
    <w:rsid w:val="004267CC"/>
    <w:rsid w:val="00426DF7"/>
    <w:rsid w:val="00426DFB"/>
    <w:rsid w:val="00426E83"/>
    <w:rsid w:val="004278AF"/>
    <w:rsid w:val="00427B9F"/>
    <w:rsid w:val="00427C5D"/>
    <w:rsid w:val="0043038C"/>
    <w:rsid w:val="004307AD"/>
    <w:rsid w:val="00430954"/>
    <w:rsid w:val="00430E6D"/>
    <w:rsid w:val="00431119"/>
    <w:rsid w:val="0043116D"/>
    <w:rsid w:val="00431253"/>
    <w:rsid w:val="004319AE"/>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A6"/>
    <w:rsid w:val="00437BD9"/>
    <w:rsid w:val="00437C94"/>
    <w:rsid w:val="00437CD6"/>
    <w:rsid w:val="004404B0"/>
    <w:rsid w:val="0044067C"/>
    <w:rsid w:val="004410F2"/>
    <w:rsid w:val="00441468"/>
    <w:rsid w:val="00441480"/>
    <w:rsid w:val="00441C48"/>
    <w:rsid w:val="00441D72"/>
    <w:rsid w:val="004421C2"/>
    <w:rsid w:val="00442829"/>
    <w:rsid w:val="00442D9C"/>
    <w:rsid w:val="004435DD"/>
    <w:rsid w:val="0044362A"/>
    <w:rsid w:val="004437ED"/>
    <w:rsid w:val="0044381E"/>
    <w:rsid w:val="00443A07"/>
    <w:rsid w:val="00443CB9"/>
    <w:rsid w:val="00443E2B"/>
    <w:rsid w:val="00443F8C"/>
    <w:rsid w:val="00444148"/>
    <w:rsid w:val="00444518"/>
    <w:rsid w:val="00444596"/>
    <w:rsid w:val="004446D1"/>
    <w:rsid w:val="004449A5"/>
    <w:rsid w:val="00444BD6"/>
    <w:rsid w:val="00444E17"/>
    <w:rsid w:val="00445073"/>
    <w:rsid w:val="0044535E"/>
    <w:rsid w:val="004455C7"/>
    <w:rsid w:val="00445762"/>
    <w:rsid w:val="00445942"/>
    <w:rsid w:val="00445BD4"/>
    <w:rsid w:val="00445E10"/>
    <w:rsid w:val="00445FDC"/>
    <w:rsid w:val="00446197"/>
    <w:rsid w:val="004466A8"/>
    <w:rsid w:val="00446A47"/>
    <w:rsid w:val="00446CDE"/>
    <w:rsid w:val="004470E8"/>
    <w:rsid w:val="004472E8"/>
    <w:rsid w:val="00447E00"/>
    <w:rsid w:val="00447F71"/>
    <w:rsid w:val="004500F3"/>
    <w:rsid w:val="00450177"/>
    <w:rsid w:val="0045040E"/>
    <w:rsid w:val="00450483"/>
    <w:rsid w:val="0045048A"/>
    <w:rsid w:val="00450817"/>
    <w:rsid w:val="004509E3"/>
    <w:rsid w:val="00450D51"/>
    <w:rsid w:val="00451233"/>
    <w:rsid w:val="004514A4"/>
    <w:rsid w:val="0045163E"/>
    <w:rsid w:val="00451890"/>
    <w:rsid w:val="00451D3C"/>
    <w:rsid w:val="00451EB8"/>
    <w:rsid w:val="00451F79"/>
    <w:rsid w:val="0045226A"/>
    <w:rsid w:val="00452717"/>
    <w:rsid w:val="00452888"/>
    <w:rsid w:val="004528AA"/>
    <w:rsid w:val="00452972"/>
    <w:rsid w:val="00452A34"/>
    <w:rsid w:val="00452AE8"/>
    <w:rsid w:val="00452C12"/>
    <w:rsid w:val="00453018"/>
    <w:rsid w:val="00453145"/>
    <w:rsid w:val="004532DC"/>
    <w:rsid w:val="00453A39"/>
    <w:rsid w:val="00453B96"/>
    <w:rsid w:val="00453D13"/>
    <w:rsid w:val="00453E3F"/>
    <w:rsid w:val="00454928"/>
    <w:rsid w:val="004549B1"/>
    <w:rsid w:val="00454D48"/>
    <w:rsid w:val="00454F1A"/>
    <w:rsid w:val="0045520A"/>
    <w:rsid w:val="004553B7"/>
    <w:rsid w:val="0045546B"/>
    <w:rsid w:val="004554AF"/>
    <w:rsid w:val="00455714"/>
    <w:rsid w:val="00455B87"/>
    <w:rsid w:val="00456116"/>
    <w:rsid w:val="004561FC"/>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AC1"/>
    <w:rsid w:val="00462E8A"/>
    <w:rsid w:val="004638A3"/>
    <w:rsid w:val="004639A4"/>
    <w:rsid w:val="00463F22"/>
    <w:rsid w:val="00464202"/>
    <w:rsid w:val="00464331"/>
    <w:rsid w:val="004644F3"/>
    <w:rsid w:val="0046471E"/>
    <w:rsid w:val="00464CB3"/>
    <w:rsid w:val="004650B3"/>
    <w:rsid w:val="0046531D"/>
    <w:rsid w:val="004659D6"/>
    <w:rsid w:val="00465CE8"/>
    <w:rsid w:val="004661DD"/>
    <w:rsid w:val="004667AB"/>
    <w:rsid w:val="00466C70"/>
    <w:rsid w:val="0046716A"/>
    <w:rsid w:val="00467248"/>
    <w:rsid w:val="004674FD"/>
    <w:rsid w:val="00467702"/>
    <w:rsid w:val="00467C53"/>
    <w:rsid w:val="00467CAC"/>
    <w:rsid w:val="00470045"/>
    <w:rsid w:val="0047014E"/>
    <w:rsid w:val="00470233"/>
    <w:rsid w:val="00470525"/>
    <w:rsid w:val="004707AA"/>
    <w:rsid w:val="00470936"/>
    <w:rsid w:val="00470FEC"/>
    <w:rsid w:val="004710F2"/>
    <w:rsid w:val="00471CF0"/>
    <w:rsid w:val="0047223D"/>
    <w:rsid w:val="004722D0"/>
    <w:rsid w:val="004725BA"/>
    <w:rsid w:val="004727A2"/>
    <w:rsid w:val="004727A8"/>
    <w:rsid w:val="00472A1B"/>
    <w:rsid w:val="00472ACF"/>
    <w:rsid w:val="00472B65"/>
    <w:rsid w:val="00472EA6"/>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43F"/>
    <w:rsid w:val="00476B4E"/>
    <w:rsid w:val="00476F42"/>
    <w:rsid w:val="00477080"/>
    <w:rsid w:val="00477779"/>
    <w:rsid w:val="004778FB"/>
    <w:rsid w:val="0047799D"/>
    <w:rsid w:val="004779DF"/>
    <w:rsid w:val="00477E44"/>
    <w:rsid w:val="00480565"/>
    <w:rsid w:val="00480592"/>
    <w:rsid w:val="004805A9"/>
    <w:rsid w:val="004807D9"/>
    <w:rsid w:val="00480966"/>
    <w:rsid w:val="00480BF5"/>
    <w:rsid w:val="0048103D"/>
    <w:rsid w:val="004810F6"/>
    <w:rsid w:val="00481429"/>
    <w:rsid w:val="004815AB"/>
    <w:rsid w:val="004818B2"/>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C62"/>
    <w:rsid w:val="0048640F"/>
    <w:rsid w:val="004866AF"/>
    <w:rsid w:val="0048696D"/>
    <w:rsid w:val="00486A15"/>
    <w:rsid w:val="00486C3F"/>
    <w:rsid w:val="00486E7D"/>
    <w:rsid w:val="00486ECE"/>
    <w:rsid w:val="00486F3F"/>
    <w:rsid w:val="00487326"/>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811"/>
    <w:rsid w:val="00492927"/>
    <w:rsid w:val="0049295C"/>
    <w:rsid w:val="00492FDE"/>
    <w:rsid w:val="00493060"/>
    <w:rsid w:val="004933F0"/>
    <w:rsid w:val="004938D1"/>
    <w:rsid w:val="00493DF7"/>
    <w:rsid w:val="00494440"/>
    <w:rsid w:val="004948CA"/>
    <w:rsid w:val="004949E9"/>
    <w:rsid w:val="00494E96"/>
    <w:rsid w:val="00494F25"/>
    <w:rsid w:val="00495A09"/>
    <w:rsid w:val="00495CE0"/>
    <w:rsid w:val="0049609B"/>
    <w:rsid w:val="0049683D"/>
    <w:rsid w:val="004971AA"/>
    <w:rsid w:val="004974A9"/>
    <w:rsid w:val="00497E46"/>
    <w:rsid w:val="004A011D"/>
    <w:rsid w:val="004A027B"/>
    <w:rsid w:val="004A0305"/>
    <w:rsid w:val="004A039C"/>
    <w:rsid w:val="004A08B0"/>
    <w:rsid w:val="004A0915"/>
    <w:rsid w:val="004A1171"/>
    <w:rsid w:val="004A1696"/>
    <w:rsid w:val="004A16D3"/>
    <w:rsid w:val="004A189A"/>
    <w:rsid w:val="004A18DA"/>
    <w:rsid w:val="004A1D23"/>
    <w:rsid w:val="004A1E46"/>
    <w:rsid w:val="004A1F58"/>
    <w:rsid w:val="004A2249"/>
    <w:rsid w:val="004A2A20"/>
    <w:rsid w:val="004A304F"/>
    <w:rsid w:val="004A336E"/>
    <w:rsid w:val="004A3546"/>
    <w:rsid w:val="004A3594"/>
    <w:rsid w:val="004A364A"/>
    <w:rsid w:val="004A368E"/>
    <w:rsid w:val="004A36E4"/>
    <w:rsid w:val="004A3955"/>
    <w:rsid w:val="004A3EA5"/>
    <w:rsid w:val="004A43E3"/>
    <w:rsid w:val="004A5BAC"/>
    <w:rsid w:val="004A6218"/>
    <w:rsid w:val="004A6E67"/>
    <w:rsid w:val="004A72E2"/>
    <w:rsid w:val="004A7674"/>
    <w:rsid w:val="004B09B7"/>
    <w:rsid w:val="004B0B42"/>
    <w:rsid w:val="004B0CB9"/>
    <w:rsid w:val="004B13DA"/>
    <w:rsid w:val="004B147A"/>
    <w:rsid w:val="004B14F1"/>
    <w:rsid w:val="004B16BE"/>
    <w:rsid w:val="004B1E03"/>
    <w:rsid w:val="004B2863"/>
    <w:rsid w:val="004B29D5"/>
    <w:rsid w:val="004B2A08"/>
    <w:rsid w:val="004B2C6D"/>
    <w:rsid w:val="004B2D88"/>
    <w:rsid w:val="004B2E8C"/>
    <w:rsid w:val="004B3216"/>
    <w:rsid w:val="004B3451"/>
    <w:rsid w:val="004B3801"/>
    <w:rsid w:val="004B3ED9"/>
    <w:rsid w:val="004B3F1E"/>
    <w:rsid w:val="004B4521"/>
    <w:rsid w:val="004B47D1"/>
    <w:rsid w:val="004B4A2C"/>
    <w:rsid w:val="004B4C1A"/>
    <w:rsid w:val="004B4D49"/>
    <w:rsid w:val="004B4E79"/>
    <w:rsid w:val="004B56CB"/>
    <w:rsid w:val="004B5A76"/>
    <w:rsid w:val="004B60E7"/>
    <w:rsid w:val="004B6710"/>
    <w:rsid w:val="004B6CDB"/>
    <w:rsid w:val="004B7076"/>
    <w:rsid w:val="004B71E4"/>
    <w:rsid w:val="004B72B2"/>
    <w:rsid w:val="004B751C"/>
    <w:rsid w:val="004B7C0D"/>
    <w:rsid w:val="004B7D0B"/>
    <w:rsid w:val="004C0202"/>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8D8"/>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5A"/>
    <w:rsid w:val="004D25E5"/>
    <w:rsid w:val="004D2AD6"/>
    <w:rsid w:val="004D2E41"/>
    <w:rsid w:val="004D317A"/>
    <w:rsid w:val="004D36F2"/>
    <w:rsid w:val="004D3982"/>
    <w:rsid w:val="004D3BF9"/>
    <w:rsid w:val="004D424A"/>
    <w:rsid w:val="004D4297"/>
    <w:rsid w:val="004D4385"/>
    <w:rsid w:val="004D47B8"/>
    <w:rsid w:val="004D4C24"/>
    <w:rsid w:val="004D4C64"/>
    <w:rsid w:val="004D5230"/>
    <w:rsid w:val="004D53E5"/>
    <w:rsid w:val="004D5405"/>
    <w:rsid w:val="004D5B3B"/>
    <w:rsid w:val="004D5C4A"/>
    <w:rsid w:val="004D5D51"/>
    <w:rsid w:val="004D674F"/>
    <w:rsid w:val="004D67F0"/>
    <w:rsid w:val="004D6AAE"/>
    <w:rsid w:val="004D6BAA"/>
    <w:rsid w:val="004D6C82"/>
    <w:rsid w:val="004D6CAD"/>
    <w:rsid w:val="004D7056"/>
    <w:rsid w:val="004D717D"/>
    <w:rsid w:val="004D7897"/>
    <w:rsid w:val="004D7BAD"/>
    <w:rsid w:val="004D7C65"/>
    <w:rsid w:val="004D7F3D"/>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085"/>
    <w:rsid w:val="004E717B"/>
    <w:rsid w:val="004E75F8"/>
    <w:rsid w:val="004E79AF"/>
    <w:rsid w:val="004E7DFE"/>
    <w:rsid w:val="004E7E8A"/>
    <w:rsid w:val="004F0220"/>
    <w:rsid w:val="004F0269"/>
    <w:rsid w:val="004F0374"/>
    <w:rsid w:val="004F0429"/>
    <w:rsid w:val="004F0430"/>
    <w:rsid w:val="004F091B"/>
    <w:rsid w:val="004F0BCD"/>
    <w:rsid w:val="004F0EEF"/>
    <w:rsid w:val="004F17C3"/>
    <w:rsid w:val="004F181E"/>
    <w:rsid w:val="004F18B6"/>
    <w:rsid w:val="004F2313"/>
    <w:rsid w:val="004F2394"/>
    <w:rsid w:val="004F28AF"/>
    <w:rsid w:val="004F31C4"/>
    <w:rsid w:val="004F3226"/>
    <w:rsid w:val="004F3EB7"/>
    <w:rsid w:val="004F478E"/>
    <w:rsid w:val="004F491F"/>
    <w:rsid w:val="004F4B1F"/>
    <w:rsid w:val="004F4FFF"/>
    <w:rsid w:val="004F5620"/>
    <w:rsid w:val="004F5BFA"/>
    <w:rsid w:val="004F5D00"/>
    <w:rsid w:val="004F5D5E"/>
    <w:rsid w:val="004F5E6C"/>
    <w:rsid w:val="004F63A8"/>
    <w:rsid w:val="004F6815"/>
    <w:rsid w:val="004F6937"/>
    <w:rsid w:val="004F6B73"/>
    <w:rsid w:val="004F7082"/>
    <w:rsid w:val="004F726E"/>
    <w:rsid w:val="004F7417"/>
    <w:rsid w:val="004F7595"/>
    <w:rsid w:val="004F7707"/>
    <w:rsid w:val="004F7AD2"/>
    <w:rsid w:val="004F7C0E"/>
    <w:rsid w:val="004F7D24"/>
    <w:rsid w:val="004F7E9B"/>
    <w:rsid w:val="005004EF"/>
    <w:rsid w:val="00500508"/>
    <w:rsid w:val="005007A9"/>
    <w:rsid w:val="005007B2"/>
    <w:rsid w:val="00500BF2"/>
    <w:rsid w:val="00500CF8"/>
    <w:rsid w:val="00500DF6"/>
    <w:rsid w:val="005011BE"/>
    <w:rsid w:val="00501206"/>
    <w:rsid w:val="00501D81"/>
    <w:rsid w:val="0050211B"/>
    <w:rsid w:val="0050236B"/>
    <w:rsid w:val="0050263D"/>
    <w:rsid w:val="00502904"/>
    <w:rsid w:val="00502926"/>
    <w:rsid w:val="00502927"/>
    <w:rsid w:val="00502A36"/>
    <w:rsid w:val="00502FC1"/>
    <w:rsid w:val="00503684"/>
    <w:rsid w:val="0050419E"/>
    <w:rsid w:val="00504963"/>
    <w:rsid w:val="00504DF5"/>
    <w:rsid w:val="00505551"/>
    <w:rsid w:val="005056F8"/>
    <w:rsid w:val="00505E5C"/>
    <w:rsid w:val="005067F9"/>
    <w:rsid w:val="00506929"/>
    <w:rsid w:val="00506AF4"/>
    <w:rsid w:val="00506E35"/>
    <w:rsid w:val="00507481"/>
    <w:rsid w:val="005075F9"/>
    <w:rsid w:val="00507A72"/>
    <w:rsid w:val="00507BB3"/>
    <w:rsid w:val="00510871"/>
    <w:rsid w:val="00510BE9"/>
    <w:rsid w:val="00510E3E"/>
    <w:rsid w:val="005112A8"/>
    <w:rsid w:val="0051155A"/>
    <w:rsid w:val="00511BF2"/>
    <w:rsid w:val="00512027"/>
    <w:rsid w:val="00512909"/>
    <w:rsid w:val="00512C89"/>
    <w:rsid w:val="00512F12"/>
    <w:rsid w:val="005130A4"/>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33E"/>
    <w:rsid w:val="005169B8"/>
    <w:rsid w:val="00516A1D"/>
    <w:rsid w:val="00516F06"/>
    <w:rsid w:val="00517244"/>
    <w:rsid w:val="0051757A"/>
    <w:rsid w:val="00517874"/>
    <w:rsid w:val="005179E4"/>
    <w:rsid w:val="00517AD8"/>
    <w:rsid w:val="00517E01"/>
    <w:rsid w:val="00520100"/>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1D"/>
    <w:rsid w:val="00527767"/>
    <w:rsid w:val="00527C9F"/>
    <w:rsid w:val="00527CD4"/>
    <w:rsid w:val="00527DAB"/>
    <w:rsid w:val="00530290"/>
    <w:rsid w:val="0053040D"/>
    <w:rsid w:val="00530468"/>
    <w:rsid w:val="0053057D"/>
    <w:rsid w:val="00530616"/>
    <w:rsid w:val="00530743"/>
    <w:rsid w:val="00530811"/>
    <w:rsid w:val="00531138"/>
    <w:rsid w:val="005312A3"/>
    <w:rsid w:val="00531B6A"/>
    <w:rsid w:val="00531B77"/>
    <w:rsid w:val="00531BE9"/>
    <w:rsid w:val="00532402"/>
    <w:rsid w:val="005325DF"/>
    <w:rsid w:val="005325E0"/>
    <w:rsid w:val="00532673"/>
    <w:rsid w:val="005326B2"/>
    <w:rsid w:val="005328D3"/>
    <w:rsid w:val="005329D2"/>
    <w:rsid w:val="00532DF9"/>
    <w:rsid w:val="005331A3"/>
    <w:rsid w:val="00533E7E"/>
    <w:rsid w:val="00534066"/>
    <w:rsid w:val="0053442B"/>
    <w:rsid w:val="005345DE"/>
    <w:rsid w:val="00534673"/>
    <w:rsid w:val="00534958"/>
    <w:rsid w:val="00534BFA"/>
    <w:rsid w:val="00534FC6"/>
    <w:rsid w:val="005354B5"/>
    <w:rsid w:val="00535C7F"/>
    <w:rsid w:val="00535CA2"/>
    <w:rsid w:val="00535D43"/>
    <w:rsid w:val="00535E78"/>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0620"/>
    <w:rsid w:val="0054139A"/>
    <w:rsid w:val="00541955"/>
    <w:rsid w:val="00541A3D"/>
    <w:rsid w:val="00541BE1"/>
    <w:rsid w:val="00541F8A"/>
    <w:rsid w:val="005420A5"/>
    <w:rsid w:val="0054275E"/>
    <w:rsid w:val="00542990"/>
    <w:rsid w:val="00542F48"/>
    <w:rsid w:val="00542F7D"/>
    <w:rsid w:val="00542FF3"/>
    <w:rsid w:val="00543340"/>
    <w:rsid w:val="005434C3"/>
    <w:rsid w:val="005435AB"/>
    <w:rsid w:val="005435F3"/>
    <w:rsid w:val="005436F6"/>
    <w:rsid w:val="00544698"/>
    <w:rsid w:val="00545407"/>
    <w:rsid w:val="00545493"/>
    <w:rsid w:val="00546316"/>
    <w:rsid w:val="005466DD"/>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A2F"/>
    <w:rsid w:val="00552D3E"/>
    <w:rsid w:val="00552F51"/>
    <w:rsid w:val="005532B3"/>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0E4"/>
    <w:rsid w:val="00557162"/>
    <w:rsid w:val="00557FE4"/>
    <w:rsid w:val="00560297"/>
    <w:rsid w:val="005604C4"/>
    <w:rsid w:val="00560674"/>
    <w:rsid w:val="00560761"/>
    <w:rsid w:val="00560B49"/>
    <w:rsid w:val="00560B99"/>
    <w:rsid w:val="00561080"/>
    <w:rsid w:val="005610C0"/>
    <w:rsid w:val="005612DF"/>
    <w:rsid w:val="005613B2"/>
    <w:rsid w:val="00561C23"/>
    <w:rsid w:val="00561CDC"/>
    <w:rsid w:val="00562014"/>
    <w:rsid w:val="00562077"/>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6BB"/>
    <w:rsid w:val="0057279C"/>
    <w:rsid w:val="00572CA0"/>
    <w:rsid w:val="00572CAA"/>
    <w:rsid w:val="00572F7D"/>
    <w:rsid w:val="00573B12"/>
    <w:rsid w:val="00573CE2"/>
    <w:rsid w:val="00574605"/>
    <w:rsid w:val="005754E3"/>
    <w:rsid w:val="005754FA"/>
    <w:rsid w:val="00575AA0"/>
    <w:rsid w:val="00576353"/>
    <w:rsid w:val="00576620"/>
    <w:rsid w:val="005766A6"/>
    <w:rsid w:val="005767DD"/>
    <w:rsid w:val="00576A00"/>
    <w:rsid w:val="00576A9E"/>
    <w:rsid w:val="00576FDB"/>
    <w:rsid w:val="0057756B"/>
    <w:rsid w:val="00577BCF"/>
    <w:rsid w:val="005802AA"/>
    <w:rsid w:val="005803A9"/>
    <w:rsid w:val="0058042C"/>
    <w:rsid w:val="005809F8"/>
    <w:rsid w:val="00580BCC"/>
    <w:rsid w:val="00581133"/>
    <w:rsid w:val="0058175C"/>
    <w:rsid w:val="0058179B"/>
    <w:rsid w:val="005818EF"/>
    <w:rsid w:val="00581926"/>
    <w:rsid w:val="00582095"/>
    <w:rsid w:val="00582682"/>
    <w:rsid w:val="005830DD"/>
    <w:rsid w:val="00583214"/>
    <w:rsid w:val="00583B96"/>
    <w:rsid w:val="00583C0A"/>
    <w:rsid w:val="00583FA6"/>
    <w:rsid w:val="00584362"/>
    <w:rsid w:val="0058452D"/>
    <w:rsid w:val="0058519C"/>
    <w:rsid w:val="00585656"/>
    <w:rsid w:val="00586370"/>
    <w:rsid w:val="00586458"/>
    <w:rsid w:val="005864FC"/>
    <w:rsid w:val="005867B0"/>
    <w:rsid w:val="00586956"/>
    <w:rsid w:val="00586C50"/>
    <w:rsid w:val="00586D3C"/>
    <w:rsid w:val="00586D60"/>
    <w:rsid w:val="00587000"/>
    <w:rsid w:val="00587049"/>
    <w:rsid w:val="005872E9"/>
    <w:rsid w:val="00587E43"/>
    <w:rsid w:val="00590291"/>
    <w:rsid w:val="00590448"/>
    <w:rsid w:val="005904CE"/>
    <w:rsid w:val="0059075B"/>
    <w:rsid w:val="00590AF3"/>
    <w:rsid w:val="00590D5E"/>
    <w:rsid w:val="0059125E"/>
    <w:rsid w:val="005918F2"/>
    <w:rsid w:val="005919B8"/>
    <w:rsid w:val="00591B36"/>
    <w:rsid w:val="00591D77"/>
    <w:rsid w:val="00592FC2"/>
    <w:rsid w:val="00593192"/>
    <w:rsid w:val="00593317"/>
    <w:rsid w:val="00593394"/>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A1"/>
    <w:rsid w:val="005979D7"/>
    <w:rsid w:val="00597A7E"/>
    <w:rsid w:val="00597C88"/>
    <w:rsid w:val="005A0056"/>
    <w:rsid w:val="005A0521"/>
    <w:rsid w:val="005A0D93"/>
    <w:rsid w:val="005A1C45"/>
    <w:rsid w:val="005A1C47"/>
    <w:rsid w:val="005A1EA0"/>
    <w:rsid w:val="005A211F"/>
    <w:rsid w:val="005A220F"/>
    <w:rsid w:val="005A2286"/>
    <w:rsid w:val="005A24AC"/>
    <w:rsid w:val="005A295C"/>
    <w:rsid w:val="005A2B87"/>
    <w:rsid w:val="005A2E39"/>
    <w:rsid w:val="005A3720"/>
    <w:rsid w:val="005A4981"/>
    <w:rsid w:val="005A49C1"/>
    <w:rsid w:val="005A4B38"/>
    <w:rsid w:val="005A4C4C"/>
    <w:rsid w:val="005A4D2D"/>
    <w:rsid w:val="005A4F11"/>
    <w:rsid w:val="005A5A4D"/>
    <w:rsid w:val="005A5D97"/>
    <w:rsid w:val="005A5E9E"/>
    <w:rsid w:val="005A5F56"/>
    <w:rsid w:val="005A5FD2"/>
    <w:rsid w:val="005A6175"/>
    <w:rsid w:val="005A649E"/>
    <w:rsid w:val="005A6597"/>
    <w:rsid w:val="005A699C"/>
    <w:rsid w:val="005A6D4F"/>
    <w:rsid w:val="005A6DD6"/>
    <w:rsid w:val="005A6EC3"/>
    <w:rsid w:val="005A76F9"/>
    <w:rsid w:val="005A7AE1"/>
    <w:rsid w:val="005A7D64"/>
    <w:rsid w:val="005B0193"/>
    <w:rsid w:val="005B038B"/>
    <w:rsid w:val="005B0443"/>
    <w:rsid w:val="005B057B"/>
    <w:rsid w:val="005B0696"/>
    <w:rsid w:val="005B0707"/>
    <w:rsid w:val="005B0C50"/>
    <w:rsid w:val="005B101A"/>
    <w:rsid w:val="005B1391"/>
    <w:rsid w:val="005B169E"/>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0F9"/>
    <w:rsid w:val="005C46B3"/>
    <w:rsid w:val="005C4937"/>
    <w:rsid w:val="005C4948"/>
    <w:rsid w:val="005C4E18"/>
    <w:rsid w:val="005C5397"/>
    <w:rsid w:val="005C55FD"/>
    <w:rsid w:val="005C59CC"/>
    <w:rsid w:val="005C59EE"/>
    <w:rsid w:val="005C659B"/>
    <w:rsid w:val="005C683B"/>
    <w:rsid w:val="005C6B79"/>
    <w:rsid w:val="005C6C60"/>
    <w:rsid w:val="005C70FC"/>
    <w:rsid w:val="005C712D"/>
    <w:rsid w:val="005C7142"/>
    <w:rsid w:val="005C7167"/>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D70"/>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5EF"/>
    <w:rsid w:val="005D7B65"/>
    <w:rsid w:val="005D7C6F"/>
    <w:rsid w:val="005D7D26"/>
    <w:rsid w:val="005E01CF"/>
    <w:rsid w:val="005E055E"/>
    <w:rsid w:val="005E05F5"/>
    <w:rsid w:val="005E0E4F"/>
    <w:rsid w:val="005E1038"/>
    <w:rsid w:val="005E1146"/>
    <w:rsid w:val="005E11D4"/>
    <w:rsid w:val="005E1478"/>
    <w:rsid w:val="005E1E20"/>
    <w:rsid w:val="005E1EEB"/>
    <w:rsid w:val="005E2452"/>
    <w:rsid w:val="005E26B5"/>
    <w:rsid w:val="005E2714"/>
    <w:rsid w:val="005E2902"/>
    <w:rsid w:val="005E29FF"/>
    <w:rsid w:val="005E2B68"/>
    <w:rsid w:val="005E2F92"/>
    <w:rsid w:val="005E32CC"/>
    <w:rsid w:val="005E3735"/>
    <w:rsid w:val="005E375B"/>
    <w:rsid w:val="005E38AD"/>
    <w:rsid w:val="005E3A92"/>
    <w:rsid w:val="005E408C"/>
    <w:rsid w:val="005E43B0"/>
    <w:rsid w:val="005E4639"/>
    <w:rsid w:val="005E4984"/>
    <w:rsid w:val="005E4A03"/>
    <w:rsid w:val="005E4C00"/>
    <w:rsid w:val="005E4E9A"/>
    <w:rsid w:val="005E4FE2"/>
    <w:rsid w:val="005E5640"/>
    <w:rsid w:val="005E5CB8"/>
    <w:rsid w:val="005E61D1"/>
    <w:rsid w:val="005E6430"/>
    <w:rsid w:val="005E68EF"/>
    <w:rsid w:val="005E6BD9"/>
    <w:rsid w:val="005E6D6C"/>
    <w:rsid w:val="005E6F82"/>
    <w:rsid w:val="005E7478"/>
    <w:rsid w:val="005F0155"/>
    <w:rsid w:val="005F0362"/>
    <w:rsid w:val="005F056C"/>
    <w:rsid w:val="005F0BA8"/>
    <w:rsid w:val="005F0D8E"/>
    <w:rsid w:val="005F1012"/>
    <w:rsid w:val="005F11E5"/>
    <w:rsid w:val="005F178A"/>
    <w:rsid w:val="005F17DB"/>
    <w:rsid w:val="005F253C"/>
    <w:rsid w:val="005F2906"/>
    <w:rsid w:val="005F3AD4"/>
    <w:rsid w:val="005F451C"/>
    <w:rsid w:val="005F4694"/>
    <w:rsid w:val="005F4B08"/>
    <w:rsid w:val="005F4BDF"/>
    <w:rsid w:val="005F4D5A"/>
    <w:rsid w:val="005F5354"/>
    <w:rsid w:val="005F58F2"/>
    <w:rsid w:val="005F5ADC"/>
    <w:rsid w:val="005F7283"/>
    <w:rsid w:val="005F7291"/>
    <w:rsid w:val="005F72E2"/>
    <w:rsid w:val="005F73DB"/>
    <w:rsid w:val="005F74F0"/>
    <w:rsid w:val="005F75DB"/>
    <w:rsid w:val="005F7EB3"/>
    <w:rsid w:val="005F7FC7"/>
    <w:rsid w:val="006007A7"/>
    <w:rsid w:val="006008DD"/>
    <w:rsid w:val="00601256"/>
    <w:rsid w:val="0060134D"/>
    <w:rsid w:val="00601917"/>
    <w:rsid w:val="006020A2"/>
    <w:rsid w:val="006022B3"/>
    <w:rsid w:val="00602745"/>
    <w:rsid w:val="006027B5"/>
    <w:rsid w:val="0060290D"/>
    <w:rsid w:val="0060306D"/>
    <w:rsid w:val="006034E2"/>
    <w:rsid w:val="0060365D"/>
    <w:rsid w:val="0060399D"/>
    <w:rsid w:val="0060475B"/>
    <w:rsid w:val="0060483C"/>
    <w:rsid w:val="00604DD3"/>
    <w:rsid w:val="00604F47"/>
    <w:rsid w:val="00605161"/>
    <w:rsid w:val="00605293"/>
    <w:rsid w:val="00605750"/>
    <w:rsid w:val="00605A9A"/>
    <w:rsid w:val="00605AB4"/>
    <w:rsid w:val="00605C51"/>
    <w:rsid w:val="00605F88"/>
    <w:rsid w:val="0060632A"/>
    <w:rsid w:val="00606619"/>
    <w:rsid w:val="00606810"/>
    <w:rsid w:val="006068D2"/>
    <w:rsid w:val="00606BAF"/>
    <w:rsid w:val="00606FDC"/>
    <w:rsid w:val="0060719B"/>
    <w:rsid w:val="006071A6"/>
    <w:rsid w:val="0060734C"/>
    <w:rsid w:val="006078EB"/>
    <w:rsid w:val="00607B7A"/>
    <w:rsid w:val="00607E5C"/>
    <w:rsid w:val="00607E85"/>
    <w:rsid w:val="0061001B"/>
    <w:rsid w:val="00610070"/>
    <w:rsid w:val="0061021A"/>
    <w:rsid w:val="0061048F"/>
    <w:rsid w:val="00610597"/>
    <w:rsid w:val="0061093B"/>
    <w:rsid w:val="00610C1E"/>
    <w:rsid w:val="00610C64"/>
    <w:rsid w:val="00610C71"/>
    <w:rsid w:val="00610E0B"/>
    <w:rsid w:val="006111E0"/>
    <w:rsid w:val="006113F4"/>
    <w:rsid w:val="006114FC"/>
    <w:rsid w:val="00611976"/>
    <w:rsid w:val="00611FC0"/>
    <w:rsid w:val="006122EC"/>
    <w:rsid w:val="00612C49"/>
    <w:rsid w:val="006133A5"/>
    <w:rsid w:val="006135BA"/>
    <w:rsid w:val="00613936"/>
    <w:rsid w:val="00613B16"/>
    <w:rsid w:val="00613EC1"/>
    <w:rsid w:val="006147C0"/>
    <w:rsid w:val="006147EF"/>
    <w:rsid w:val="00614901"/>
    <w:rsid w:val="00614A11"/>
    <w:rsid w:val="00614AD9"/>
    <w:rsid w:val="00614DED"/>
    <w:rsid w:val="00614EB3"/>
    <w:rsid w:val="00614FBA"/>
    <w:rsid w:val="0061591D"/>
    <w:rsid w:val="00615BDA"/>
    <w:rsid w:val="00615F51"/>
    <w:rsid w:val="006164A6"/>
    <w:rsid w:val="006167C3"/>
    <w:rsid w:val="006167E4"/>
    <w:rsid w:val="006178C8"/>
    <w:rsid w:val="0061791E"/>
    <w:rsid w:val="00617C60"/>
    <w:rsid w:val="00617D4D"/>
    <w:rsid w:val="00617FD5"/>
    <w:rsid w:val="0062077F"/>
    <w:rsid w:val="00620B70"/>
    <w:rsid w:val="006214A0"/>
    <w:rsid w:val="0062154B"/>
    <w:rsid w:val="006219E8"/>
    <w:rsid w:val="00621E60"/>
    <w:rsid w:val="00621FFD"/>
    <w:rsid w:val="006221A9"/>
    <w:rsid w:val="00622222"/>
    <w:rsid w:val="006225BE"/>
    <w:rsid w:val="006226BD"/>
    <w:rsid w:val="00622B87"/>
    <w:rsid w:val="0062363C"/>
    <w:rsid w:val="006240BF"/>
    <w:rsid w:val="00624492"/>
    <w:rsid w:val="00624815"/>
    <w:rsid w:val="00624BA8"/>
    <w:rsid w:val="00624BC8"/>
    <w:rsid w:val="00624BCC"/>
    <w:rsid w:val="00624BFA"/>
    <w:rsid w:val="00624FD1"/>
    <w:rsid w:val="006251F4"/>
    <w:rsid w:val="0062579A"/>
    <w:rsid w:val="0062585E"/>
    <w:rsid w:val="006260E6"/>
    <w:rsid w:val="006261C1"/>
    <w:rsid w:val="00626435"/>
    <w:rsid w:val="00626688"/>
    <w:rsid w:val="006267B5"/>
    <w:rsid w:val="00626A58"/>
    <w:rsid w:val="00626E88"/>
    <w:rsid w:val="00626ECC"/>
    <w:rsid w:val="00626EEE"/>
    <w:rsid w:val="006302F8"/>
    <w:rsid w:val="006303C8"/>
    <w:rsid w:val="006307E0"/>
    <w:rsid w:val="006307E8"/>
    <w:rsid w:val="00630904"/>
    <w:rsid w:val="00630BAB"/>
    <w:rsid w:val="00630C05"/>
    <w:rsid w:val="00630DD5"/>
    <w:rsid w:val="00630E87"/>
    <w:rsid w:val="006314B7"/>
    <w:rsid w:val="00631516"/>
    <w:rsid w:val="00631A99"/>
    <w:rsid w:val="00631D67"/>
    <w:rsid w:val="00631E8A"/>
    <w:rsid w:val="006324DF"/>
    <w:rsid w:val="006326F2"/>
    <w:rsid w:val="006328F7"/>
    <w:rsid w:val="00632C9B"/>
    <w:rsid w:val="00632E89"/>
    <w:rsid w:val="00633CBA"/>
    <w:rsid w:val="00633F6F"/>
    <w:rsid w:val="00634189"/>
    <w:rsid w:val="00634587"/>
    <w:rsid w:val="00634A50"/>
    <w:rsid w:val="00635700"/>
    <w:rsid w:val="00635763"/>
    <w:rsid w:val="0063683B"/>
    <w:rsid w:val="006369E3"/>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AF"/>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1FA7"/>
    <w:rsid w:val="006521AC"/>
    <w:rsid w:val="006523AA"/>
    <w:rsid w:val="0065259F"/>
    <w:rsid w:val="006525BD"/>
    <w:rsid w:val="006526D1"/>
    <w:rsid w:val="006527FB"/>
    <w:rsid w:val="00652D56"/>
    <w:rsid w:val="00652D69"/>
    <w:rsid w:val="00652D9F"/>
    <w:rsid w:val="00653014"/>
    <w:rsid w:val="0065315E"/>
    <w:rsid w:val="00653206"/>
    <w:rsid w:val="00653864"/>
    <w:rsid w:val="00653C43"/>
    <w:rsid w:val="00654308"/>
    <w:rsid w:val="00654487"/>
    <w:rsid w:val="00654809"/>
    <w:rsid w:val="006550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A7D"/>
    <w:rsid w:val="00657E64"/>
    <w:rsid w:val="006602FF"/>
    <w:rsid w:val="00660508"/>
    <w:rsid w:val="0066057C"/>
    <w:rsid w:val="00660938"/>
    <w:rsid w:val="00660C36"/>
    <w:rsid w:val="00660D2B"/>
    <w:rsid w:val="006610D6"/>
    <w:rsid w:val="006610F3"/>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24C"/>
    <w:rsid w:val="0066673C"/>
    <w:rsid w:val="00666DB4"/>
    <w:rsid w:val="006670B8"/>
    <w:rsid w:val="00667188"/>
    <w:rsid w:val="00667DFF"/>
    <w:rsid w:val="00667E0C"/>
    <w:rsid w:val="00667FC9"/>
    <w:rsid w:val="006704DA"/>
    <w:rsid w:val="00670A68"/>
    <w:rsid w:val="00670BAE"/>
    <w:rsid w:val="00670FF7"/>
    <w:rsid w:val="0067131C"/>
    <w:rsid w:val="00671562"/>
    <w:rsid w:val="00671572"/>
    <w:rsid w:val="00671862"/>
    <w:rsid w:val="0067196A"/>
    <w:rsid w:val="006719F7"/>
    <w:rsid w:val="00672038"/>
    <w:rsid w:val="0067238C"/>
    <w:rsid w:val="006729D2"/>
    <w:rsid w:val="00672AA8"/>
    <w:rsid w:val="0067322D"/>
    <w:rsid w:val="00673281"/>
    <w:rsid w:val="0067331E"/>
    <w:rsid w:val="006734A3"/>
    <w:rsid w:val="0067376B"/>
    <w:rsid w:val="006737EC"/>
    <w:rsid w:val="00673B88"/>
    <w:rsid w:val="00673CE5"/>
    <w:rsid w:val="00674564"/>
    <w:rsid w:val="006746FA"/>
    <w:rsid w:val="0067539A"/>
    <w:rsid w:val="006754AB"/>
    <w:rsid w:val="006756EB"/>
    <w:rsid w:val="00675A09"/>
    <w:rsid w:val="00676201"/>
    <w:rsid w:val="006769A1"/>
    <w:rsid w:val="0067702B"/>
    <w:rsid w:val="006770F2"/>
    <w:rsid w:val="006772F3"/>
    <w:rsid w:val="006773E6"/>
    <w:rsid w:val="006777DC"/>
    <w:rsid w:val="00677A6C"/>
    <w:rsid w:val="00677BEF"/>
    <w:rsid w:val="00677E88"/>
    <w:rsid w:val="00677F33"/>
    <w:rsid w:val="00680CAE"/>
    <w:rsid w:val="00681276"/>
    <w:rsid w:val="00681312"/>
    <w:rsid w:val="00681346"/>
    <w:rsid w:val="00681457"/>
    <w:rsid w:val="00681A90"/>
    <w:rsid w:val="00681D2B"/>
    <w:rsid w:val="0068225C"/>
    <w:rsid w:val="00682381"/>
    <w:rsid w:val="0068239E"/>
    <w:rsid w:val="00682999"/>
    <w:rsid w:val="00682A0A"/>
    <w:rsid w:val="006831AE"/>
    <w:rsid w:val="006835F6"/>
    <w:rsid w:val="00684895"/>
    <w:rsid w:val="00684AA0"/>
    <w:rsid w:val="00684E3E"/>
    <w:rsid w:val="0068523A"/>
    <w:rsid w:val="00685A2C"/>
    <w:rsid w:val="00685AE1"/>
    <w:rsid w:val="00685D76"/>
    <w:rsid w:val="00685D98"/>
    <w:rsid w:val="00685FFE"/>
    <w:rsid w:val="0068613D"/>
    <w:rsid w:val="00686551"/>
    <w:rsid w:val="00686CBF"/>
    <w:rsid w:val="00686CF6"/>
    <w:rsid w:val="00686EE0"/>
    <w:rsid w:val="0069021B"/>
    <w:rsid w:val="00690CE9"/>
    <w:rsid w:val="00690CF6"/>
    <w:rsid w:val="00690E66"/>
    <w:rsid w:val="00690FD1"/>
    <w:rsid w:val="00691DCC"/>
    <w:rsid w:val="0069216A"/>
    <w:rsid w:val="00692C51"/>
    <w:rsid w:val="006932CD"/>
    <w:rsid w:val="006933B1"/>
    <w:rsid w:val="00693E66"/>
    <w:rsid w:val="00693FCC"/>
    <w:rsid w:val="00694036"/>
    <w:rsid w:val="00694175"/>
    <w:rsid w:val="00694326"/>
    <w:rsid w:val="00694DB2"/>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26D"/>
    <w:rsid w:val="006A4420"/>
    <w:rsid w:val="006A45D6"/>
    <w:rsid w:val="006A4625"/>
    <w:rsid w:val="006A487B"/>
    <w:rsid w:val="006A4F6D"/>
    <w:rsid w:val="006A5420"/>
    <w:rsid w:val="006A57E2"/>
    <w:rsid w:val="006A614B"/>
    <w:rsid w:val="006A6720"/>
    <w:rsid w:val="006A7147"/>
    <w:rsid w:val="006A72BA"/>
    <w:rsid w:val="006A74F1"/>
    <w:rsid w:val="006A7DE7"/>
    <w:rsid w:val="006B09F2"/>
    <w:rsid w:val="006B0C7F"/>
    <w:rsid w:val="006B0E2E"/>
    <w:rsid w:val="006B174B"/>
    <w:rsid w:val="006B1916"/>
    <w:rsid w:val="006B199E"/>
    <w:rsid w:val="006B1FB8"/>
    <w:rsid w:val="006B207F"/>
    <w:rsid w:val="006B2569"/>
    <w:rsid w:val="006B2BC5"/>
    <w:rsid w:val="006B329C"/>
    <w:rsid w:val="006B392E"/>
    <w:rsid w:val="006B3960"/>
    <w:rsid w:val="006B3DC1"/>
    <w:rsid w:val="006B3DFA"/>
    <w:rsid w:val="006B4639"/>
    <w:rsid w:val="006B4992"/>
    <w:rsid w:val="006B5076"/>
    <w:rsid w:val="006B5987"/>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26D"/>
    <w:rsid w:val="006C235F"/>
    <w:rsid w:val="006C2946"/>
    <w:rsid w:val="006C2B62"/>
    <w:rsid w:val="006C2F4C"/>
    <w:rsid w:val="006C3352"/>
    <w:rsid w:val="006C3695"/>
    <w:rsid w:val="006C39DF"/>
    <w:rsid w:val="006C3BD1"/>
    <w:rsid w:val="006C3CF3"/>
    <w:rsid w:val="006C44A3"/>
    <w:rsid w:val="006C48F7"/>
    <w:rsid w:val="006C4A67"/>
    <w:rsid w:val="006C4EF6"/>
    <w:rsid w:val="006C50DC"/>
    <w:rsid w:val="006C53AA"/>
    <w:rsid w:val="006C5703"/>
    <w:rsid w:val="006C5CE8"/>
    <w:rsid w:val="006C6465"/>
    <w:rsid w:val="006C6614"/>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599"/>
    <w:rsid w:val="006D395E"/>
    <w:rsid w:val="006D3EF5"/>
    <w:rsid w:val="006D42BA"/>
    <w:rsid w:val="006D433B"/>
    <w:rsid w:val="006D4440"/>
    <w:rsid w:val="006D460E"/>
    <w:rsid w:val="006D471F"/>
    <w:rsid w:val="006D4742"/>
    <w:rsid w:val="006D4C75"/>
    <w:rsid w:val="006D5AB4"/>
    <w:rsid w:val="006D5FF4"/>
    <w:rsid w:val="006D61E1"/>
    <w:rsid w:val="006D6433"/>
    <w:rsid w:val="006D664F"/>
    <w:rsid w:val="006D681B"/>
    <w:rsid w:val="006D6895"/>
    <w:rsid w:val="006D7409"/>
    <w:rsid w:val="006D76B1"/>
    <w:rsid w:val="006D77C3"/>
    <w:rsid w:val="006D788E"/>
    <w:rsid w:val="006D7ADB"/>
    <w:rsid w:val="006E015A"/>
    <w:rsid w:val="006E045F"/>
    <w:rsid w:val="006E0BCB"/>
    <w:rsid w:val="006E0BD3"/>
    <w:rsid w:val="006E0CE2"/>
    <w:rsid w:val="006E0F23"/>
    <w:rsid w:val="006E13B6"/>
    <w:rsid w:val="006E1678"/>
    <w:rsid w:val="006E1F48"/>
    <w:rsid w:val="006E295E"/>
    <w:rsid w:val="006E2B87"/>
    <w:rsid w:val="006E2D4D"/>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25E"/>
    <w:rsid w:val="006F1146"/>
    <w:rsid w:val="006F1549"/>
    <w:rsid w:val="006F172A"/>
    <w:rsid w:val="006F1B2A"/>
    <w:rsid w:val="006F1B42"/>
    <w:rsid w:val="006F1BBB"/>
    <w:rsid w:val="006F2065"/>
    <w:rsid w:val="006F2250"/>
    <w:rsid w:val="006F226A"/>
    <w:rsid w:val="006F2656"/>
    <w:rsid w:val="006F2838"/>
    <w:rsid w:val="006F2892"/>
    <w:rsid w:val="006F2D4C"/>
    <w:rsid w:val="006F360D"/>
    <w:rsid w:val="006F37A4"/>
    <w:rsid w:val="006F37C0"/>
    <w:rsid w:val="006F38DA"/>
    <w:rsid w:val="006F44E2"/>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302"/>
    <w:rsid w:val="00701A8B"/>
    <w:rsid w:val="00701D98"/>
    <w:rsid w:val="00701E69"/>
    <w:rsid w:val="00701F61"/>
    <w:rsid w:val="00702F76"/>
    <w:rsid w:val="00703091"/>
    <w:rsid w:val="007038EA"/>
    <w:rsid w:val="00704AC5"/>
    <w:rsid w:val="00704DA3"/>
    <w:rsid w:val="0070536D"/>
    <w:rsid w:val="0070580C"/>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1565"/>
    <w:rsid w:val="00711D0E"/>
    <w:rsid w:val="007123CA"/>
    <w:rsid w:val="007124BF"/>
    <w:rsid w:val="00712916"/>
    <w:rsid w:val="00712EF0"/>
    <w:rsid w:val="007131A2"/>
    <w:rsid w:val="00713444"/>
    <w:rsid w:val="007139DD"/>
    <w:rsid w:val="00713E8A"/>
    <w:rsid w:val="0071471B"/>
    <w:rsid w:val="00714927"/>
    <w:rsid w:val="00714FC6"/>
    <w:rsid w:val="00715BA9"/>
    <w:rsid w:val="00715BB0"/>
    <w:rsid w:val="00715F61"/>
    <w:rsid w:val="00716D1A"/>
    <w:rsid w:val="00716FAD"/>
    <w:rsid w:val="00717273"/>
    <w:rsid w:val="00717CF1"/>
    <w:rsid w:val="00717E42"/>
    <w:rsid w:val="00717F81"/>
    <w:rsid w:val="00720C48"/>
    <w:rsid w:val="0072110D"/>
    <w:rsid w:val="0072183B"/>
    <w:rsid w:val="0072210E"/>
    <w:rsid w:val="00722402"/>
    <w:rsid w:val="00722665"/>
    <w:rsid w:val="007226AD"/>
    <w:rsid w:val="00722817"/>
    <w:rsid w:val="00722921"/>
    <w:rsid w:val="00722C81"/>
    <w:rsid w:val="00722D19"/>
    <w:rsid w:val="0072309E"/>
    <w:rsid w:val="00723138"/>
    <w:rsid w:val="00723420"/>
    <w:rsid w:val="007235B7"/>
    <w:rsid w:val="0072371A"/>
    <w:rsid w:val="00723906"/>
    <w:rsid w:val="00723B18"/>
    <w:rsid w:val="00723BDB"/>
    <w:rsid w:val="00723D63"/>
    <w:rsid w:val="00723EF4"/>
    <w:rsid w:val="00723FA0"/>
    <w:rsid w:val="007244FE"/>
    <w:rsid w:val="007248F7"/>
    <w:rsid w:val="00724CDE"/>
    <w:rsid w:val="00724F80"/>
    <w:rsid w:val="00724FA1"/>
    <w:rsid w:val="0072500A"/>
    <w:rsid w:val="007250E7"/>
    <w:rsid w:val="0072510B"/>
    <w:rsid w:val="0072521F"/>
    <w:rsid w:val="00725309"/>
    <w:rsid w:val="00725F1E"/>
    <w:rsid w:val="007267F2"/>
    <w:rsid w:val="00726998"/>
    <w:rsid w:val="00726CF3"/>
    <w:rsid w:val="00727042"/>
    <w:rsid w:val="00727467"/>
    <w:rsid w:val="0072787D"/>
    <w:rsid w:val="00730584"/>
    <w:rsid w:val="007305FA"/>
    <w:rsid w:val="00730D4E"/>
    <w:rsid w:val="00730E0E"/>
    <w:rsid w:val="007314F0"/>
    <w:rsid w:val="007315D9"/>
    <w:rsid w:val="007316C2"/>
    <w:rsid w:val="00731C8C"/>
    <w:rsid w:val="00731CCD"/>
    <w:rsid w:val="00731D58"/>
    <w:rsid w:val="007320FA"/>
    <w:rsid w:val="007325EF"/>
    <w:rsid w:val="0073292C"/>
    <w:rsid w:val="00732DF9"/>
    <w:rsid w:val="00733468"/>
    <w:rsid w:val="007334A2"/>
    <w:rsid w:val="00733666"/>
    <w:rsid w:val="00733A16"/>
    <w:rsid w:val="00733BF4"/>
    <w:rsid w:val="00733D23"/>
    <w:rsid w:val="00733D5B"/>
    <w:rsid w:val="00734282"/>
    <w:rsid w:val="007342D2"/>
    <w:rsid w:val="007343D3"/>
    <w:rsid w:val="0073443A"/>
    <w:rsid w:val="00735162"/>
    <w:rsid w:val="00735257"/>
    <w:rsid w:val="00735798"/>
    <w:rsid w:val="00735886"/>
    <w:rsid w:val="007358F1"/>
    <w:rsid w:val="00735C0D"/>
    <w:rsid w:val="00735D6B"/>
    <w:rsid w:val="00735E32"/>
    <w:rsid w:val="00736261"/>
    <w:rsid w:val="0073652F"/>
    <w:rsid w:val="00736828"/>
    <w:rsid w:val="007369EF"/>
    <w:rsid w:val="00736C93"/>
    <w:rsid w:val="0073720C"/>
    <w:rsid w:val="0073740C"/>
    <w:rsid w:val="007400B3"/>
    <w:rsid w:val="00740402"/>
    <w:rsid w:val="00740BA7"/>
    <w:rsid w:val="00740E6B"/>
    <w:rsid w:val="00740EBA"/>
    <w:rsid w:val="007414B6"/>
    <w:rsid w:val="007420BA"/>
    <w:rsid w:val="007422D1"/>
    <w:rsid w:val="007428CB"/>
    <w:rsid w:val="007429A5"/>
    <w:rsid w:val="00742A38"/>
    <w:rsid w:val="00742B55"/>
    <w:rsid w:val="00742D2D"/>
    <w:rsid w:val="00742EF2"/>
    <w:rsid w:val="00743619"/>
    <w:rsid w:val="00743ADD"/>
    <w:rsid w:val="00743FE5"/>
    <w:rsid w:val="0074404D"/>
    <w:rsid w:val="00744BE2"/>
    <w:rsid w:val="00744DD5"/>
    <w:rsid w:val="007450B4"/>
    <w:rsid w:val="007453E7"/>
    <w:rsid w:val="0074550A"/>
    <w:rsid w:val="00745E3E"/>
    <w:rsid w:val="00745E56"/>
    <w:rsid w:val="00745FE9"/>
    <w:rsid w:val="00746495"/>
    <w:rsid w:val="00746785"/>
    <w:rsid w:val="00746B85"/>
    <w:rsid w:val="00746E38"/>
    <w:rsid w:val="0074738E"/>
    <w:rsid w:val="0074755A"/>
    <w:rsid w:val="007477A6"/>
    <w:rsid w:val="00747BBD"/>
    <w:rsid w:val="00747E1A"/>
    <w:rsid w:val="0075033C"/>
    <w:rsid w:val="0075045D"/>
    <w:rsid w:val="00750BC9"/>
    <w:rsid w:val="00750F7D"/>
    <w:rsid w:val="00751083"/>
    <w:rsid w:val="00751343"/>
    <w:rsid w:val="00751784"/>
    <w:rsid w:val="007520A9"/>
    <w:rsid w:val="00752E86"/>
    <w:rsid w:val="0075360C"/>
    <w:rsid w:val="00753866"/>
    <w:rsid w:val="00753A89"/>
    <w:rsid w:val="00753FAA"/>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4FB"/>
    <w:rsid w:val="00757784"/>
    <w:rsid w:val="00757FD3"/>
    <w:rsid w:val="00760054"/>
    <w:rsid w:val="00760356"/>
    <w:rsid w:val="007605C8"/>
    <w:rsid w:val="0076061B"/>
    <w:rsid w:val="00760866"/>
    <w:rsid w:val="007609B8"/>
    <w:rsid w:val="00760A36"/>
    <w:rsid w:val="00760EFF"/>
    <w:rsid w:val="00760FE5"/>
    <w:rsid w:val="00761281"/>
    <w:rsid w:val="00761282"/>
    <w:rsid w:val="007613E6"/>
    <w:rsid w:val="00761869"/>
    <w:rsid w:val="00761A5E"/>
    <w:rsid w:val="00761BF8"/>
    <w:rsid w:val="00761DE8"/>
    <w:rsid w:val="00761E50"/>
    <w:rsid w:val="0076203B"/>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53B"/>
    <w:rsid w:val="00765D6F"/>
    <w:rsid w:val="00765E36"/>
    <w:rsid w:val="00765F95"/>
    <w:rsid w:val="0076651D"/>
    <w:rsid w:val="007669E7"/>
    <w:rsid w:val="00766E06"/>
    <w:rsid w:val="00767611"/>
    <w:rsid w:val="00767867"/>
    <w:rsid w:val="007700ED"/>
    <w:rsid w:val="007702CD"/>
    <w:rsid w:val="007702EC"/>
    <w:rsid w:val="007704C4"/>
    <w:rsid w:val="00770594"/>
    <w:rsid w:val="00770E3D"/>
    <w:rsid w:val="00770F12"/>
    <w:rsid w:val="0077111B"/>
    <w:rsid w:val="007711AC"/>
    <w:rsid w:val="007714CD"/>
    <w:rsid w:val="0077151A"/>
    <w:rsid w:val="00771679"/>
    <w:rsid w:val="00771A27"/>
    <w:rsid w:val="00771A2E"/>
    <w:rsid w:val="00772159"/>
    <w:rsid w:val="0077236C"/>
    <w:rsid w:val="00772574"/>
    <w:rsid w:val="00772C22"/>
    <w:rsid w:val="00772C98"/>
    <w:rsid w:val="00772F74"/>
    <w:rsid w:val="00773691"/>
    <w:rsid w:val="00773920"/>
    <w:rsid w:val="0077394B"/>
    <w:rsid w:val="00773FE0"/>
    <w:rsid w:val="00774221"/>
    <w:rsid w:val="007744BE"/>
    <w:rsid w:val="007747F5"/>
    <w:rsid w:val="00774A07"/>
    <w:rsid w:val="00774B3D"/>
    <w:rsid w:val="00774B6C"/>
    <w:rsid w:val="00775543"/>
    <w:rsid w:val="007763D9"/>
    <w:rsid w:val="00776833"/>
    <w:rsid w:val="007768EB"/>
    <w:rsid w:val="00776D98"/>
    <w:rsid w:val="00777206"/>
    <w:rsid w:val="00777CFB"/>
    <w:rsid w:val="00777D6D"/>
    <w:rsid w:val="00780D3F"/>
    <w:rsid w:val="00781A0E"/>
    <w:rsid w:val="00781C5E"/>
    <w:rsid w:val="00781C90"/>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6E7"/>
    <w:rsid w:val="007858AD"/>
    <w:rsid w:val="00785A84"/>
    <w:rsid w:val="00785F6E"/>
    <w:rsid w:val="00785FA5"/>
    <w:rsid w:val="00785FA8"/>
    <w:rsid w:val="00786003"/>
    <w:rsid w:val="00786879"/>
    <w:rsid w:val="00786E31"/>
    <w:rsid w:val="0078769E"/>
    <w:rsid w:val="007877B9"/>
    <w:rsid w:val="00787EC2"/>
    <w:rsid w:val="00790174"/>
    <w:rsid w:val="007914FB"/>
    <w:rsid w:val="007918F9"/>
    <w:rsid w:val="0079201B"/>
    <w:rsid w:val="0079278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530"/>
    <w:rsid w:val="0079688D"/>
    <w:rsid w:val="00796A0B"/>
    <w:rsid w:val="00796BD7"/>
    <w:rsid w:val="00796D6D"/>
    <w:rsid w:val="0079722D"/>
    <w:rsid w:val="0079775E"/>
    <w:rsid w:val="00797F65"/>
    <w:rsid w:val="007A0028"/>
    <w:rsid w:val="007A013E"/>
    <w:rsid w:val="007A02BD"/>
    <w:rsid w:val="007A0303"/>
    <w:rsid w:val="007A04BB"/>
    <w:rsid w:val="007A060D"/>
    <w:rsid w:val="007A0676"/>
    <w:rsid w:val="007A08BA"/>
    <w:rsid w:val="007A0BF1"/>
    <w:rsid w:val="007A1049"/>
    <w:rsid w:val="007A10CB"/>
    <w:rsid w:val="007A1E95"/>
    <w:rsid w:val="007A2061"/>
    <w:rsid w:val="007A2123"/>
    <w:rsid w:val="007A23B3"/>
    <w:rsid w:val="007A2977"/>
    <w:rsid w:val="007A2E93"/>
    <w:rsid w:val="007A30DA"/>
    <w:rsid w:val="007A39AB"/>
    <w:rsid w:val="007A3AC1"/>
    <w:rsid w:val="007A3C75"/>
    <w:rsid w:val="007A3D50"/>
    <w:rsid w:val="007A40D2"/>
    <w:rsid w:val="007A4305"/>
    <w:rsid w:val="007A44FD"/>
    <w:rsid w:val="007A45C0"/>
    <w:rsid w:val="007A47F9"/>
    <w:rsid w:val="007A498E"/>
    <w:rsid w:val="007A4DF2"/>
    <w:rsid w:val="007A50CD"/>
    <w:rsid w:val="007A518A"/>
    <w:rsid w:val="007A53AE"/>
    <w:rsid w:val="007A53F8"/>
    <w:rsid w:val="007A5782"/>
    <w:rsid w:val="007A5A51"/>
    <w:rsid w:val="007A5D89"/>
    <w:rsid w:val="007A6174"/>
    <w:rsid w:val="007A64CB"/>
    <w:rsid w:val="007A6635"/>
    <w:rsid w:val="007A663B"/>
    <w:rsid w:val="007A6CEA"/>
    <w:rsid w:val="007A7E1C"/>
    <w:rsid w:val="007B0C1F"/>
    <w:rsid w:val="007B0C59"/>
    <w:rsid w:val="007B0F33"/>
    <w:rsid w:val="007B107B"/>
    <w:rsid w:val="007B10F4"/>
    <w:rsid w:val="007B13AC"/>
    <w:rsid w:val="007B1CA8"/>
    <w:rsid w:val="007B1F4D"/>
    <w:rsid w:val="007B22A7"/>
    <w:rsid w:val="007B2432"/>
    <w:rsid w:val="007B2634"/>
    <w:rsid w:val="007B34DC"/>
    <w:rsid w:val="007B3D92"/>
    <w:rsid w:val="007B4FAD"/>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18C1"/>
    <w:rsid w:val="007C21E2"/>
    <w:rsid w:val="007C2321"/>
    <w:rsid w:val="007C2829"/>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2B2"/>
    <w:rsid w:val="007D245C"/>
    <w:rsid w:val="007D2765"/>
    <w:rsid w:val="007D2B8F"/>
    <w:rsid w:val="007D323E"/>
    <w:rsid w:val="007D3662"/>
    <w:rsid w:val="007D37D6"/>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51"/>
    <w:rsid w:val="007E1E71"/>
    <w:rsid w:val="007E2268"/>
    <w:rsid w:val="007E2406"/>
    <w:rsid w:val="007E241C"/>
    <w:rsid w:val="007E2755"/>
    <w:rsid w:val="007E27C8"/>
    <w:rsid w:val="007E334A"/>
    <w:rsid w:val="007E3623"/>
    <w:rsid w:val="007E3B2F"/>
    <w:rsid w:val="007E3C32"/>
    <w:rsid w:val="007E3C3E"/>
    <w:rsid w:val="007E3D45"/>
    <w:rsid w:val="007E3EB4"/>
    <w:rsid w:val="007E3EC2"/>
    <w:rsid w:val="007E3F63"/>
    <w:rsid w:val="007E49DF"/>
    <w:rsid w:val="007E4DBE"/>
    <w:rsid w:val="007E4EA4"/>
    <w:rsid w:val="007E53F5"/>
    <w:rsid w:val="007E55BB"/>
    <w:rsid w:val="007E56AC"/>
    <w:rsid w:val="007E6636"/>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3DE5"/>
    <w:rsid w:val="007F40D5"/>
    <w:rsid w:val="007F4261"/>
    <w:rsid w:val="007F431E"/>
    <w:rsid w:val="007F4327"/>
    <w:rsid w:val="007F459A"/>
    <w:rsid w:val="007F56C4"/>
    <w:rsid w:val="007F5828"/>
    <w:rsid w:val="007F5836"/>
    <w:rsid w:val="007F5C33"/>
    <w:rsid w:val="007F5F66"/>
    <w:rsid w:val="007F6036"/>
    <w:rsid w:val="007F60EA"/>
    <w:rsid w:val="007F63B3"/>
    <w:rsid w:val="007F63BB"/>
    <w:rsid w:val="007F663C"/>
    <w:rsid w:val="007F681B"/>
    <w:rsid w:val="007F686C"/>
    <w:rsid w:val="007F6966"/>
    <w:rsid w:val="007F6E49"/>
    <w:rsid w:val="007F76E0"/>
    <w:rsid w:val="007F7925"/>
    <w:rsid w:val="007F7AD1"/>
    <w:rsid w:val="00800752"/>
    <w:rsid w:val="00800B60"/>
    <w:rsid w:val="00800CCC"/>
    <w:rsid w:val="0080113C"/>
    <w:rsid w:val="00801228"/>
    <w:rsid w:val="00801A35"/>
    <w:rsid w:val="00801E3F"/>
    <w:rsid w:val="00802193"/>
    <w:rsid w:val="0080241C"/>
    <w:rsid w:val="008024A7"/>
    <w:rsid w:val="008026A7"/>
    <w:rsid w:val="008027B9"/>
    <w:rsid w:val="0080363E"/>
    <w:rsid w:val="008038CA"/>
    <w:rsid w:val="00804A04"/>
    <w:rsid w:val="00804DE6"/>
    <w:rsid w:val="00805048"/>
    <w:rsid w:val="008052CC"/>
    <w:rsid w:val="00805421"/>
    <w:rsid w:val="0080576B"/>
    <w:rsid w:val="00805CC8"/>
    <w:rsid w:val="00806030"/>
    <w:rsid w:val="008060E7"/>
    <w:rsid w:val="00806314"/>
    <w:rsid w:val="00806649"/>
    <w:rsid w:val="008068D9"/>
    <w:rsid w:val="00806B96"/>
    <w:rsid w:val="008073D4"/>
    <w:rsid w:val="00807635"/>
    <w:rsid w:val="00807BD6"/>
    <w:rsid w:val="00807D0E"/>
    <w:rsid w:val="00810AEB"/>
    <w:rsid w:val="00810C9C"/>
    <w:rsid w:val="00810F84"/>
    <w:rsid w:val="0081130F"/>
    <w:rsid w:val="008113C6"/>
    <w:rsid w:val="00811482"/>
    <w:rsid w:val="00811677"/>
    <w:rsid w:val="00811D46"/>
    <w:rsid w:val="00812147"/>
    <w:rsid w:val="008123C6"/>
    <w:rsid w:val="00812647"/>
    <w:rsid w:val="0081283D"/>
    <w:rsid w:val="008134D9"/>
    <w:rsid w:val="00813553"/>
    <w:rsid w:val="0081355A"/>
    <w:rsid w:val="0081358F"/>
    <w:rsid w:val="00813711"/>
    <w:rsid w:val="00813A24"/>
    <w:rsid w:val="00813C77"/>
    <w:rsid w:val="00814A3C"/>
    <w:rsid w:val="00815262"/>
    <w:rsid w:val="008152D9"/>
    <w:rsid w:val="0081555C"/>
    <w:rsid w:val="00815807"/>
    <w:rsid w:val="00815CC1"/>
    <w:rsid w:val="00815D9D"/>
    <w:rsid w:val="0081612B"/>
    <w:rsid w:val="00816618"/>
    <w:rsid w:val="008166B3"/>
    <w:rsid w:val="0081671E"/>
    <w:rsid w:val="00816838"/>
    <w:rsid w:val="00816F95"/>
    <w:rsid w:val="00817251"/>
    <w:rsid w:val="0081726B"/>
    <w:rsid w:val="008173BF"/>
    <w:rsid w:val="008175BF"/>
    <w:rsid w:val="008176C6"/>
    <w:rsid w:val="00817B3C"/>
    <w:rsid w:val="00817C70"/>
    <w:rsid w:val="00817EB9"/>
    <w:rsid w:val="008203D0"/>
    <w:rsid w:val="0082044D"/>
    <w:rsid w:val="0082052F"/>
    <w:rsid w:val="0082087E"/>
    <w:rsid w:val="00820A5F"/>
    <w:rsid w:val="00820B3E"/>
    <w:rsid w:val="00820B45"/>
    <w:rsid w:val="00821662"/>
    <w:rsid w:val="00821D60"/>
    <w:rsid w:val="00821E37"/>
    <w:rsid w:val="00821FED"/>
    <w:rsid w:val="00822123"/>
    <w:rsid w:val="008221D0"/>
    <w:rsid w:val="00822253"/>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328"/>
    <w:rsid w:val="00826793"/>
    <w:rsid w:val="00826B37"/>
    <w:rsid w:val="008270A6"/>
    <w:rsid w:val="008272CB"/>
    <w:rsid w:val="0082741B"/>
    <w:rsid w:val="008279EF"/>
    <w:rsid w:val="00830568"/>
    <w:rsid w:val="00830C0B"/>
    <w:rsid w:val="00831114"/>
    <w:rsid w:val="008313BE"/>
    <w:rsid w:val="0083141A"/>
    <w:rsid w:val="00831439"/>
    <w:rsid w:val="0083180B"/>
    <w:rsid w:val="00831983"/>
    <w:rsid w:val="00831C23"/>
    <w:rsid w:val="00832C19"/>
    <w:rsid w:val="00832D8E"/>
    <w:rsid w:val="00832F34"/>
    <w:rsid w:val="00833172"/>
    <w:rsid w:val="008332C8"/>
    <w:rsid w:val="0083333A"/>
    <w:rsid w:val="008337E5"/>
    <w:rsid w:val="008343D7"/>
    <w:rsid w:val="00834C51"/>
    <w:rsid w:val="00835092"/>
    <w:rsid w:val="0083519D"/>
    <w:rsid w:val="008355FC"/>
    <w:rsid w:val="0083593A"/>
    <w:rsid w:val="00835B17"/>
    <w:rsid w:val="00835DBF"/>
    <w:rsid w:val="00835E2B"/>
    <w:rsid w:val="00835E82"/>
    <w:rsid w:val="00835FD8"/>
    <w:rsid w:val="008360F2"/>
    <w:rsid w:val="008363AA"/>
    <w:rsid w:val="0083644C"/>
    <w:rsid w:val="00836605"/>
    <w:rsid w:val="0083663A"/>
    <w:rsid w:val="00836D0D"/>
    <w:rsid w:val="00836D50"/>
    <w:rsid w:val="00836DE5"/>
    <w:rsid w:val="00836E23"/>
    <w:rsid w:val="00836EA5"/>
    <w:rsid w:val="008370A2"/>
    <w:rsid w:val="00837364"/>
    <w:rsid w:val="00837894"/>
    <w:rsid w:val="0083789B"/>
    <w:rsid w:val="00837967"/>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8A0"/>
    <w:rsid w:val="00844970"/>
    <w:rsid w:val="00844974"/>
    <w:rsid w:val="00844DB4"/>
    <w:rsid w:val="00845089"/>
    <w:rsid w:val="008451E3"/>
    <w:rsid w:val="0084525F"/>
    <w:rsid w:val="0084569A"/>
    <w:rsid w:val="00845962"/>
    <w:rsid w:val="0084596D"/>
    <w:rsid w:val="00845B7A"/>
    <w:rsid w:val="00845FFB"/>
    <w:rsid w:val="00846190"/>
    <w:rsid w:val="0084652F"/>
    <w:rsid w:val="008466DA"/>
    <w:rsid w:val="00846EBB"/>
    <w:rsid w:val="00847063"/>
    <w:rsid w:val="008472D1"/>
    <w:rsid w:val="008475CC"/>
    <w:rsid w:val="00847990"/>
    <w:rsid w:val="00850324"/>
    <w:rsid w:val="0085042F"/>
    <w:rsid w:val="008504E8"/>
    <w:rsid w:val="008505B3"/>
    <w:rsid w:val="008506BB"/>
    <w:rsid w:val="0085094E"/>
    <w:rsid w:val="00850A40"/>
    <w:rsid w:val="008511C8"/>
    <w:rsid w:val="00852045"/>
    <w:rsid w:val="0085250A"/>
    <w:rsid w:val="00852F59"/>
    <w:rsid w:val="00852FFD"/>
    <w:rsid w:val="00853105"/>
    <w:rsid w:val="008532F5"/>
    <w:rsid w:val="008536AD"/>
    <w:rsid w:val="008536B0"/>
    <w:rsid w:val="00853941"/>
    <w:rsid w:val="00853A1A"/>
    <w:rsid w:val="00854035"/>
    <w:rsid w:val="00854093"/>
    <w:rsid w:val="00854340"/>
    <w:rsid w:val="008546FC"/>
    <w:rsid w:val="00854C00"/>
    <w:rsid w:val="008553DD"/>
    <w:rsid w:val="008554DE"/>
    <w:rsid w:val="00855690"/>
    <w:rsid w:val="008566DA"/>
    <w:rsid w:val="008567BF"/>
    <w:rsid w:val="00856B3B"/>
    <w:rsid w:val="00856D14"/>
    <w:rsid w:val="00856F16"/>
    <w:rsid w:val="00857129"/>
    <w:rsid w:val="0085730D"/>
    <w:rsid w:val="008576F6"/>
    <w:rsid w:val="00857846"/>
    <w:rsid w:val="00857885"/>
    <w:rsid w:val="00857DA5"/>
    <w:rsid w:val="00860013"/>
    <w:rsid w:val="008600AB"/>
    <w:rsid w:val="00860340"/>
    <w:rsid w:val="008604D9"/>
    <w:rsid w:val="00860696"/>
    <w:rsid w:val="00860957"/>
    <w:rsid w:val="00860C18"/>
    <w:rsid w:val="00860F41"/>
    <w:rsid w:val="0086103A"/>
    <w:rsid w:val="008610DE"/>
    <w:rsid w:val="00861C9F"/>
    <w:rsid w:val="00861DE0"/>
    <w:rsid w:val="00861F30"/>
    <w:rsid w:val="0086218E"/>
    <w:rsid w:val="0086229E"/>
    <w:rsid w:val="00863479"/>
    <w:rsid w:val="0086379E"/>
    <w:rsid w:val="00863907"/>
    <w:rsid w:val="00863C9A"/>
    <w:rsid w:val="00863FA5"/>
    <w:rsid w:val="00864071"/>
    <w:rsid w:val="008643ED"/>
    <w:rsid w:val="00864AE4"/>
    <w:rsid w:val="00864DA8"/>
    <w:rsid w:val="0086511D"/>
    <w:rsid w:val="0086511E"/>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3E1"/>
    <w:rsid w:val="008744F9"/>
    <w:rsid w:val="008748B4"/>
    <w:rsid w:val="00874DAF"/>
    <w:rsid w:val="00875AFD"/>
    <w:rsid w:val="008769AD"/>
    <w:rsid w:val="00876B0A"/>
    <w:rsid w:val="0087784E"/>
    <w:rsid w:val="00877927"/>
    <w:rsid w:val="008779BD"/>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01A"/>
    <w:rsid w:val="00883B46"/>
    <w:rsid w:val="00883BF0"/>
    <w:rsid w:val="00884003"/>
    <w:rsid w:val="008840FE"/>
    <w:rsid w:val="00884595"/>
    <w:rsid w:val="00884C5F"/>
    <w:rsid w:val="0088522A"/>
    <w:rsid w:val="00885553"/>
    <w:rsid w:val="00885689"/>
    <w:rsid w:val="00885824"/>
    <w:rsid w:val="00885F21"/>
    <w:rsid w:val="0088624C"/>
    <w:rsid w:val="00886528"/>
    <w:rsid w:val="00886C75"/>
    <w:rsid w:val="00886E2E"/>
    <w:rsid w:val="00886E3A"/>
    <w:rsid w:val="008871C8"/>
    <w:rsid w:val="0088758C"/>
    <w:rsid w:val="008875F5"/>
    <w:rsid w:val="00887660"/>
    <w:rsid w:val="00887A0E"/>
    <w:rsid w:val="00887AE6"/>
    <w:rsid w:val="008900F4"/>
    <w:rsid w:val="00890275"/>
    <w:rsid w:val="00890518"/>
    <w:rsid w:val="00890558"/>
    <w:rsid w:val="008907EB"/>
    <w:rsid w:val="00890EE4"/>
    <w:rsid w:val="008912BA"/>
    <w:rsid w:val="00891549"/>
    <w:rsid w:val="00891793"/>
    <w:rsid w:val="00892368"/>
    <w:rsid w:val="00892A93"/>
    <w:rsid w:val="00892CE6"/>
    <w:rsid w:val="00892D39"/>
    <w:rsid w:val="0089321F"/>
    <w:rsid w:val="0089346D"/>
    <w:rsid w:val="008934AC"/>
    <w:rsid w:val="008935F9"/>
    <w:rsid w:val="008938EA"/>
    <w:rsid w:val="00893B30"/>
    <w:rsid w:val="00893C38"/>
    <w:rsid w:val="00893D85"/>
    <w:rsid w:val="00893FFF"/>
    <w:rsid w:val="0089421A"/>
    <w:rsid w:val="008946DE"/>
    <w:rsid w:val="00894D97"/>
    <w:rsid w:val="00894E78"/>
    <w:rsid w:val="00894FC7"/>
    <w:rsid w:val="00895095"/>
    <w:rsid w:val="008951F9"/>
    <w:rsid w:val="00895748"/>
    <w:rsid w:val="0089614A"/>
    <w:rsid w:val="00896E21"/>
    <w:rsid w:val="008978E9"/>
    <w:rsid w:val="008A0290"/>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1CA"/>
    <w:rsid w:val="008A69D4"/>
    <w:rsid w:val="008A7535"/>
    <w:rsid w:val="008A7C84"/>
    <w:rsid w:val="008B04DB"/>
    <w:rsid w:val="008B0648"/>
    <w:rsid w:val="008B08FA"/>
    <w:rsid w:val="008B0FDA"/>
    <w:rsid w:val="008B1056"/>
    <w:rsid w:val="008B1307"/>
    <w:rsid w:val="008B135E"/>
    <w:rsid w:val="008B1940"/>
    <w:rsid w:val="008B1CD5"/>
    <w:rsid w:val="008B2087"/>
    <w:rsid w:val="008B2433"/>
    <w:rsid w:val="008B2AE6"/>
    <w:rsid w:val="008B2B30"/>
    <w:rsid w:val="008B2CC4"/>
    <w:rsid w:val="008B2DD8"/>
    <w:rsid w:val="008B34BD"/>
    <w:rsid w:val="008B3566"/>
    <w:rsid w:val="008B3A32"/>
    <w:rsid w:val="008B4183"/>
    <w:rsid w:val="008B44ED"/>
    <w:rsid w:val="008B487A"/>
    <w:rsid w:val="008B4AE2"/>
    <w:rsid w:val="008B4AE9"/>
    <w:rsid w:val="008B518B"/>
    <w:rsid w:val="008B544A"/>
    <w:rsid w:val="008B5D21"/>
    <w:rsid w:val="008B6620"/>
    <w:rsid w:val="008B66FD"/>
    <w:rsid w:val="008B6815"/>
    <w:rsid w:val="008B6B31"/>
    <w:rsid w:val="008B6B48"/>
    <w:rsid w:val="008B745F"/>
    <w:rsid w:val="008B7573"/>
    <w:rsid w:val="008B7967"/>
    <w:rsid w:val="008B7BD5"/>
    <w:rsid w:val="008B7D00"/>
    <w:rsid w:val="008C0342"/>
    <w:rsid w:val="008C04D1"/>
    <w:rsid w:val="008C0ADE"/>
    <w:rsid w:val="008C0F85"/>
    <w:rsid w:val="008C10C2"/>
    <w:rsid w:val="008C16F6"/>
    <w:rsid w:val="008C19A5"/>
    <w:rsid w:val="008C1DFC"/>
    <w:rsid w:val="008C1EDD"/>
    <w:rsid w:val="008C2160"/>
    <w:rsid w:val="008C2B2B"/>
    <w:rsid w:val="008C3057"/>
    <w:rsid w:val="008C309E"/>
    <w:rsid w:val="008C37D7"/>
    <w:rsid w:val="008C392F"/>
    <w:rsid w:val="008C398D"/>
    <w:rsid w:val="008C3C67"/>
    <w:rsid w:val="008C3D6A"/>
    <w:rsid w:val="008C3DC3"/>
    <w:rsid w:val="008C4206"/>
    <w:rsid w:val="008C452A"/>
    <w:rsid w:val="008C46C5"/>
    <w:rsid w:val="008C49DD"/>
    <w:rsid w:val="008C4E6A"/>
    <w:rsid w:val="008C4E82"/>
    <w:rsid w:val="008C54A8"/>
    <w:rsid w:val="008C561D"/>
    <w:rsid w:val="008C574A"/>
    <w:rsid w:val="008C5AD8"/>
    <w:rsid w:val="008C5D59"/>
    <w:rsid w:val="008C5D7D"/>
    <w:rsid w:val="008C5DAA"/>
    <w:rsid w:val="008C6221"/>
    <w:rsid w:val="008C6393"/>
    <w:rsid w:val="008C658F"/>
    <w:rsid w:val="008C6685"/>
    <w:rsid w:val="008C6937"/>
    <w:rsid w:val="008C6C77"/>
    <w:rsid w:val="008C6DF7"/>
    <w:rsid w:val="008C6E45"/>
    <w:rsid w:val="008C7E2D"/>
    <w:rsid w:val="008D02A6"/>
    <w:rsid w:val="008D09D3"/>
    <w:rsid w:val="008D0BE7"/>
    <w:rsid w:val="008D1092"/>
    <w:rsid w:val="008D11D6"/>
    <w:rsid w:val="008D1363"/>
    <w:rsid w:val="008D1860"/>
    <w:rsid w:val="008D1930"/>
    <w:rsid w:val="008D203B"/>
    <w:rsid w:val="008D230D"/>
    <w:rsid w:val="008D2A81"/>
    <w:rsid w:val="008D2CB4"/>
    <w:rsid w:val="008D3544"/>
    <w:rsid w:val="008D3702"/>
    <w:rsid w:val="008D40D2"/>
    <w:rsid w:val="008D4280"/>
    <w:rsid w:val="008D4317"/>
    <w:rsid w:val="008D4366"/>
    <w:rsid w:val="008D4667"/>
    <w:rsid w:val="008D4719"/>
    <w:rsid w:val="008D4A90"/>
    <w:rsid w:val="008D4E5A"/>
    <w:rsid w:val="008D4F78"/>
    <w:rsid w:val="008D5358"/>
    <w:rsid w:val="008D54E5"/>
    <w:rsid w:val="008D5509"/>
    <w:rsid w:val="008D5E5C"/>
    <w:rsid w:val="008D6034"/>
    <w:rsid w:val="008D605D"/>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9BE"/>
    <w:rsid w:val="008E0B32"/>
    <w:rsid w:val="008E125D"/>
    <w:rsid w:val="008E14F5"/>
    <w:rsid w:val="008E157E"/>
    <w:rsid w:val="008E15EE"/>
    <w:rsid w:val="008E1A02"/>
    <w:rsid w:val="008E1C28"/>
    <w:rsid w:val="008E1CDD"/>
    <w:rsid w:val="008E2052"/>
    <w:rsid w:val="008E22F4"/>
    <w:rsid w:val="008E23FE"/>
    <w:rsid w:val="008E2C28"/>
    <w:rsid w:val="008E2DDE"/>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7D9"/>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8F7FA3"/>
    <w:rsid w:val="009005EC"/>
    <w:rsid w:val="009008DE"/>
    <w:rsid w:val="00901599"/>
    <w:rsid w:val="009017A5"/>
    <w:rsid w:val="00901A72"/>
    <w:rsid w:val="00901C00"/>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265"/>
    <w:rsid w:val="00904825"/>
    <w:rsid w:val="00904A72"/>
    <w:rsid w:val="009054A2"/>
    <w:rsid w:val="00905627"/>
    <w:rsid w:val="00906597"/>
    <w:rsid w:val="00906DB0"/>
    <w:rsid w:val="00906E76"/>
    <w:rsid w:val="00907080"/>
    <w:rsid w:val="009072AA"/>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174"/>
    <w:rsid w:val="00917326"/>
    <w:rsid w:val="009173CD"/>
    <w:rsid w:val="009175E2"/>
    <w:rsid w:val="00917818"/>
    <w:rsid w:val="00917A63"/>
    <w:rsid w:val="00917E30"/>
    <w:rsid w:val="00917F45"/>
    <w:rsid w:val="009203DC"/>
    <w:rsid w:val="00920735"/>
    <w:rsid w:val="0092091A"/>
    <w:rsid w:val="00921540"/>
    <w:rsid w:val="0092160C"/>
    <w:rsid w:val="00921A38"/>
    <w:rsid w:val="00921ECF"/>
    <w:rsid w:val="009220A8"/>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5FEA"/>
    <w:rsid w:val="009262BC"/>
    <w:rsid w:val="00926596"/>
    <w:rsid w:val="0092662B"/>
    <w:rsid w:val="00926B62"/>
    <w:rsid w:val="00926E76"/>
    <w:rsid w:val="00927234"/>
    <w:rsid w:val="009273AC"/>
    <w:rsid w:val="009276C3"/>
    <w:rsid w:val="00930202"/>
    <w:rsid w:val="00930706"/>
    <w:rsid w:val="009307FD"/>
    <w:rsid w:val="009309DB"/>
    <w:rsid w:val="009310A2"/>
    <w:rsid w:val="0093112D"/>
    <w:rsid w:val="009311F7"/>
    <w:rsid w:val="0093129D"/>
    <w:rsid w:val="009321EF"/>
    <w:rsid w:val="0093273D"/>
    <w:rsid w:val="0093291F"/>
    <w:rsid w:val="00932AD3"/>
    <w:rsid w:val="00933C01"/>
    <w:rsid w:val="00933EEA"/>
    <w:rsid w:val="00934718"/>
    <w:rsid w:val="00934C65"/>
    <w:rsid w:val="00935110"/>
    <w:rsid w:val="00935BA9"/>
    <w:rsid w:val="00935D25"/>
    <w:rsid w:val="00935FE8"/>
    <w:rsid w:val="0093606A"/>
    <w:rsid w:val="009364BA"/>
    <w:rsid w:val="00936707"/>
    <w:rsid w:val="00936A71"/>
    <w:rsid w:val="00936FA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65A"/>
    <w:rsid w:val="0094279D"/>
    <w:rsid w:val="00942821"/>
    <w:rsid w:val="00942825"/>
    <w:rsid w:val="0094284B"/>
    <w:rsid w:val="00942C29"/>
    <w:rsid w:val="00942C65"/>
    <w:rsid w:val="009431C3"/>
    <w:rsid w:val="00943507"/>
    <w:rsid w:val="00943601"/>
    <w:rsid w:val="00943900"/>
    <w:rsid w:val="00944120"/>
    <w:rsid w:val="0094418E"/>
    <w:rsid w:val="0094439D"/>
    <w:rsid w:val="00944570"/>
    <w:rsid w:val="00944B7C"/>
    <w:rsid w:val="00944CC9"/>
    <w:rsid w:val="00944D64"/>
    <w:rsid w:val="00944FD5"/>
    <w:rsid w:val="00945247"/>
    <w:rsid w:val="0094590F"/>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343"/>
    <w:rsid w:val="009504DD"/>
    <w:rsid w:val="009508CD"/>
    <w:rsid w:val="009509D5"/>
    <w:rsid w:val="00950A2D"/>
    <w:rsid w:val="00950BE7"/>
    <w:rsid w:val="00950EB0"/>
    <w:rsid w:val="00950F62"/>
    <w:rsid w:val="009511CA"/>
    <w:rsid w:val="009511CE"/>
    <w:rsid w:val="00951253"/>
    <w:rsid w:val="00951302"/>
    <w:rsid w:val="00952797"/>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6FC5"/>
    <w:rsid w:val="00957535"/>
    <w:rsid w:val="009577E2"/>
    <w:rsid w:val="00957BBE"/>
    <w:rsid w:val="00957CD1"/>
    <w:rsid w:val="00960751"/>
    <w:rsid w:val="00960881"/>
    <w:rsid w:val="009608E4"/>
    <w:rsid w:val="00960A49"/>
    <w:rsid w:val="00960AE5"/>
    <w:rsid w:val="00960E08"/>
    <w:rsid w:val="009612E1"/>
    <w:rsid w:val="00961B3C"/>
    <w:rsid w:val="00961E07"/>
    <w:rsid w:val="00962359"/>
    <w:rsid w:val="009627B4"/>
    <w:rsid w:val="0096290D"/>
    <w:rsid w:val="00962B5A"/>
    <w:rsid w:val="009630BC"/>
    <w:rsid w:val="009635F7"/>
    <w:rsid w:val="0096397D"/>
    <w:rsid w:val="00963B6C"/>
    <w:rsid w:val="009645A6"/>
    <w:rsid w:val="00964655"/>
    <w:rsid w:val="00964C81"/>
    <w:rsid w:val="00964D50"/>
    <w:rsid w:val="00964FF5"/>
    <w:rsid w:val="009652F4"/>
    <w:rsid w:val="0096560D"/>
    <w:rsid w:val="00965B2C"/>
    <w:rsid w:val="00965CE4"/>
    <w:rsid w:val="00966073"/>
    <w:rsid w:val="00966112"/>
    <w:rsid w:val="00966187"/>
    <w:rsid w:val="009665EB"/>
    <w:rsid w:val="00966A62"/>
    <w:rsid w:val="00966D26"/>
    <w:rsid w:val="00966ED7"/>
    <w:rsid w:val="00966F32"/>
    <w:rsid w:val="0096702A"/>
    <w:rsid w:val="00967301"/>
    <w:rsid w:val="00967583"/>
    <w:rsid w:val="009675CB"/>
    <w:rsid w:val="00967A6D"/>
    <w:rsid w:val="00970077"/>
    <w:rsid w:val="0097027A"/>
    <w:rsid w:val="009702BE"/>
    <w:rsid w:val="009703DF"/>
    <w:rsid w:val="0097086C"/>
    <w:rsid w:val="00970A67"/>
    <w:rsid w:val="00970CA2"/>
    <w:rsid w:val="00970EE4"/>
    <w:rsid w:val="00971614"/>
    <w:rsid w:val="009718DD"/>
    <w:rsid w:val="00971A43"/>
    <w:rsid w:val="009721B2"/>
    <w:rsid w:val="0097245B"/>
    <w:rsid w:val="009725F7"/>
    <w:rsid w:val="0097287F"/>
    <w:rsid w:val="00972E18"/>
    <w:rsid w:val="009730FC"/>
    <w:rsid w:val="009731FB"/>
    <w:rsid w:val="00973CDC"/>
    <w:rsid w:val="00973E3F"/>
    <w:rsid w:val="00973EE0"/>
    <w:rsid w:val="009742DB"/>
    <w:rsid w:val="00974546"/>
    <w:rsid w:val="00974770"/>
    <w:rsid w:val="009749B1"/>
    <w:rsid w:val="00974D6D"/>
    <w:rsid w:val="009750D4"/>
    <w:rsid w:val="0097535D"/>
    <w:rsid w:val="00975571"/>
    <w:rsid w:val="0097576E"/>
    <w:rsid w:val="00975A1D"/>
    <w:rsid w:val="00975ABC"/>
    <w:rsid w:val="00975F28"/>
    <w:rsid w:val="0097600B"/>
    <w:rsid w:val="0097618F"/>
    <w:rsid w:val="0097621E"/>
    <w:rsid w:val="00976B01"/>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2451"/>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6FBD"/>
    <w:rsid w:val="0098708E"/>
    <w:rsid w:val="00987A49"/>
    <w:rsid w:val="009912E4"/>
    <w:rsid w:val="009914C5"/>
    <w:rsid w:val="00991797"/>
    <w:rsid w:val="009918D3"/>
    <w:rsid w:val="00991D55"/>
    <w:rsid w:val="00992162"/>
    <w:rsid w:val="00992252"/>
    <w:rsid w:val="0099253B"/>
    <w:rsid w:val="00992ADE"/>
    <w:rsid w:val="009932D6"/>
    <w:rsid w:val="009933E2"/>
    <w:rsid w:val="009937CE"/>
    <w:rsid w:val="00994092"/>
    <w:rsid w:val="009941F9"/>
    <w:rsid w:val="00994269"/>
    <w:rsid w:val="00994342"/>
    <w:rsid w:val="009943AC"/>
    <w:rsid w:val="00994486"/>
    <w:rsid w:val="009944CE"/>
    <w:rsid w:val="0099480A"/>
    <w:rsid w:val="00994A2B"/>
    <w:rsid w:val="00994B49"/>
    <w:rsid w:val="00994DA5"/>
    <w:rsid w:val="009956AC"/>
    <w:rsid w:val="00995986"/>
    <w:rsid w:val="009959BA"/>
    <w:rsid w:val="00995BDA"/>
    <w:rsid w:val="009969AB"/>
    <w:rsid w:val="00996A38"/>
    <w:rsid w:val="00996DA2"/>
    <w:rsid w:val="00996F62"/>
    <w:rsid w:val="009971D7"/>
    <w:rsid w:val="009977FE"/>
    <w:rsid w:val="00997DCB"/>
    <w:rsid w:val="009A00D2"/>
    <w:rsid w:val="009A0A79"/>
    <w:rsid w:val="009A0C38"/>
    <w:rsid w:val="009A114A"/>
    <w:rsid w:val="009A11E4"/>
    <w:rsid w:val="009A1822"/>
    <w:rsid w:val="009A1939"/>
    <w:rsid w:val="009A1E4B"/>
    <w:rsid w:val="009A1F5C"/>
    <w:rsid w:val="009A22F5"/>
    <w:rsid w:val="009A2308"/>
    <w:rsid w:val="009A232C"/>
    <w:rsid w:val="009A244B"/>
    <w:rsid w:val="009A24D5"/>
    <w:rsid w:val="009A2C4B"/>
    <w:rsid w:val="009A3C6C"/>
    <w:rsid w:val="009A3D36"/>
    <w:rsid w:val="009A484D"/>
    <w:rsid w:val="009A502E"/>
    <w:rsid w:val="009A5745"/>
    <w:rsid w:val="009A5C70"/>
    <w:rsid w:val="009A5D03"/>
    <w:rsid w:val="009A5D99"/>
    <w:rsid w:val="009A6106"/>
    <w:rsid w:val="009A6367"/>
    <w:rsid w:val="009A6757"/>
    <w:rsid w:val="009A6AFD"/>
    <w:rsid w:val="009A71C0"/>
    <w:rsid w:val="009A766C"/>
    <w:rsid w:val="009A7A9C"/>
    <w:rsid w:val="009A7B36"/>
    <w:rsid w:val="009A7B4E"/>
    <w:rsid w:val="009A7E61"/>
    <w:rsid w:val="009B0325"/>
    <w:rsid w:val="009B04D5"/>
    <w:rsid w:val="009B0A7A"/>
    <w:rsid w:val="009B0BC3"/>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4E52"/>
    <w:rsid w:val="009B592F"/>
    <w:rsid w:val="009B5AFC"/>
    <w:rsid w:val="009B5C43"/>
    <w:rsid w:val="009B5C68"/>
    <w:rsid w:val="009B621C"/>
    <w:rsid w:val="009B63DA"/>
    <w:rsid w:val="009B64D4"/>
    <w:rsid w:val="009B67AD"/>
    <w:rsid w:val="009B7273"/>
    <w:rsid w:val="009B7ED2"/>
    <w:rsid w:val="009B7F36"/>
    <w:rsid w:val="009C08D4"/>
    <w:rsid w:val="009C08E0"/>
    <w:rsid w:val="009C095F"/>
    <w:rsid w:val="009C0C78"/>
    <w:rsid w:val="009C0D23"/>
    <w:rsid w:val="009C0E7D"/>
    <w:rsid w:val="009C0FDE"/>
    <w:rsid w:val="009C0FE4"/>
    <w:rsid w:val="009C12D6"/>
    <w:rsid w:val="009C13C8"/>
    <w:rsid w:val="009C14FA"/>
    <w:rsid w:val="009C197B"/>
    <w:rsid w:val="009C1A12"/>
    <w:rsid w:val="009C1C84"/>
    <w:rsid w:val="009C2235"/>
    <w:rsid w:val="009C2BCA"/>
    <w:rsid w:val="009C2D18"/>
    <w:rsid w:val="009C2F37"/>
    <w:rsid w:val="009C311D"/>
    <w:rsid w:val="009C3938"/>
    <w:rsid w:val="009C3BE7"/>
    <w:rsid w:val="009C3EEA"/>
    <w:rsid w:val="009C42AC"/>
    <w:rsid w:val="009C4327"/>
    <w:rsid w:val="009C4596"/>
    <w:rsid w:val="009C4607"/>
    <w:rsid w:val="009C4EC5"/>
    <w:rsid w:val="009C5136"/>
    <w:rsid w:val="009C5E05"/>
    <w:rsid w:val="009C5F91"/>
    <w:rsid w:val="009C6391"/>
    <w:rsid w:val="009C640E"/>
    <w:rsid w:val="009C662A"/>
    <w:rsid w:val="009C669A"/>
    <w:rsid w:val="009C6736"/>
    <w:rsid w:val="009C6763"/>
    <w:rsid w:val="009C6C73"/>
    <w:rsid w:val="009C6D6B"/>
    <w:rsid w:val="009C6EAD"/>
    <w:rsid w:val="009C722A"/>
    <w:rsid w:val="009C7285"/>
    <w:rsid w:val="009C78B1"/>
    <w:rsid w:val="009D01C9"/>
    <w:rsid w:val="009D0322"/>
    <w:rsid w:val="009D0AF3"/>
    <w:rsid w:val="009D0D56"/>
    <w:rsid w:val="009D12D1"/>
    <w:rsid w:val="009D1865"/>
    <w:rsid w:val="009D1B3C"/>
    <w:rsid w:val="009D1BB4"/>
    <w:rsid w:val="009D1EAE"/>
    <w:rsid w:val="009D2293"/>
    <w:rsid w:val="009D24C7"/>
    <w:rsid w:val="009D29B9"/>
    <w:rsid w:val="009D2A2D"/>
    <w:rsid w:val="009D2E85"/>
    <w:rsid w:val="009D2E8B"/>
    <w:rsid w:val="009D378A"/>
    <w:rsid w:val="009D47A9"/>
    <w:rsid w:val="009D4822"/>
    <w:rsid w:val="009D4838"/>
    <w:rsid w:val="009D4F1B"/>
    <w:rsid w:val="009D5247"/>
    <w:rsid w:val="009D5754"/>
    <w:rsid w:val="009D5892"/>
    <w:rsid w:val="009D5B6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34C2"/>
    <w:rsid w:val="009E3B38"/>
    <w:rsid w:val="009E4203"/>
    <w:rsid w:val="009E4CF5"/>
    <w:rsid w:val="009E4EAD"/>
    <w:rsid w:val="009E5339"/>
    <w:rsid w:val="009E5664"/>
    <w:rsid w:val="009E5722"/>
    <w:rsid w:val="009E5C7B"/>
    <w:rsid w:val="009E5D81"/>
    <w:rsid w:val="009E5FD5"/>
    <w:rsid w:val="009E622F"/>
    <w:rsid w:val="009E6403"/>
    <w:rsid w:val="009E64F6"/>
    <w:rsid w:val="009E690D"/>
    <w:rsid w:val="009E6938"/>
    <w:rsid w:val="009E69F5"/>
    <w:rsid w:val="009E729E"/>
    <w:rsid w:val="009E7706"/>
    <w:rsid w:val="009E7794"/>
    <w:rsid w:val="009E7903"/>
    <w:rsid w:val="009E795E"/>
    <w:rsid w:val="009E7F76"/>
    <w:rsid w:val="009E7FF4"/>
    <w:rsid w:val="009F0334"/>
    <w:rsid w:val="009F0363"/>
    <w:rsid w:val="009F0453"/>
    <w:rsid w:val="009F0496"/>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96B"/>
    <w:rsid w:val="009F2BC2"/>
    <w:rsid w:val="009F33E5"/>
    <w:rsid w:val="009F3B60"/>
    <w:rsid w:val="009F3EE8"/>
    <w:rsid w:val="009F3F0C"/>
    <w:rsid w:val="009F3FBB"/>
    <w:rsid w:val="009F406C"/>
    <w:rsid w:val="009F4349"/>
    <w:rsid w:val="009F451B"/>
    <w:rsid w:val="009F45F4"/>
    <w:rsid w:val="009F464F"/>
    <w:rsid w:val="009F4D42"/>
    <w:rsid w:val="009F5413"/>
    <w:rsid w:val="009F5877"/>
    <w:rsid w:val="009F5B86"/>
    <w:rsid w:val="009F5DB2"/>
    <w:rsid w:val="009F62CF"/>
    <w:rsid w:val="009F76AA"/>
    <w:rsid w:val="009F780B"/>
    <w:rsid w:val="009F7916"/>
    <w:rsid w:val="009F7D5E"/>
    <w:rsid w:val="00A00020"/>
    <w:rsid w:val="00A004D7"/>
    <w:rsid w:val="00A007EB"/>
    <w:rsid w:val="00A0081C"/>
    <w:rsid w:val="00A00AD2"/>
    <w:rsid w:val="00A00CB2"/>
    <w:rsid w:val="00A013B7"/>
    <w:rsid w:val="00A0181D"/>
    <w:rsid w:val="00A01C58"/>
    <w:rsid w:val="00A01DB0"/>
    <w:rsid w:val="00A02783"/>
    <w:rsid w:val="00A03597"/>
    <w:rsid w:val="00A038CC"/>
    <w:rsid w:val="00A03D22"/>
    <w:rsid w:val="00A03DCC"/>
    <w:rsid w:val="00A0412D"/>
    <w:rsid w:val="00A04823"/>
    <w:rsid w:val="00A04A60"/>
    <w:rsid w:val="00A04D9D"/>
    <w:rsid w:val="00A04E34"/>
    <w:rsid w:val="00A04E6E"/>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2BBB"/>
    <w:rsid w:val="00A13072"/>
    <w:rsid w:val="00A131BE"/>
    <w:rsid w:val="00A13596"/>
    <w:rsid w:val="00A13897"/>
    <w:rsid w:val="00A1397E"/>
    <w:rsid w:val="00A13CE0"/>
    <w:rsid w:val="00A14246"/>
    <w:rsid w:val="00A142F2"/>
    <w:rsid w:val="00A142FA"/>
    <w:rsid w:val="00A14358"/>
    <w:rsid w:val="00A144A7"/>
    <w:rsid w:val="00A14549"/>
    <w:rsid w:val="00A145A0"/>
    <w:rsid w:val="00A15AA5"/>
    <w:rsid w:val="00A166C2"/>
    <w:rsid w:val="00A16907"/>
    <w:rsid w:val="00A16C56"/>
    <w:rsid w:val="00A16E2E"/>
    <w:rsid w:val="00A172C6"/>
    <w:rsid w:val="00A17F27"/>
    <w:rsid w:val="00A17F47"/>
    <w:rsid w:val="00A20362"/>
    <w:rsid w:val="00A20E05"/>
    <w:rsid w:val="00A21D23"/>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03"/>
    <w:rsid w:val="00A25E54"/>
    <w:rsid w:val="00A25F30"/>
    <w:rsid w:val="00A26013"/>
    <w:rsid w:val="00A260D4"/>
    <w:rsid w:val="00A26331"/>
    <w:rsid w:val="00A266E6"/>
    <w:rsid w:val="00A269FB"/>
    <w:rsid w:val="00A26B70"/>
    <w:rsid w:val="00A26E91"/>
    <w:rsid w:val="00A27279"/>
    <w:rsid w:val="00A27666"/>
    <w:rsid w:val="00A276E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3F0F"/>
    <w:rsid w:val="00A3444C"/>
    <w:rsid w:val="00A3476A"/>
    <w:rsid w:val="00A34B1A"/>
    <w:rsid w:val="00A34C78"/>
    <w:rsid w:val="00A3517B"/>
    <w:rsid w:val="00A36DBF"/>
    <w:rsid w:val="00A374F2"/>
    <w:rsid w:val="00A377B5"/>
    <w:rsid w:val="00A404DA"/>
    <w:rsid w:val="00A424E2"/>
    <w:rsid w:val="00A42AB7"/>
    <w:rsid w:val="00A42EF9"/>
    <w:rsid w:val="00A43134"/>
    <w:rsid w:val="00A43912"/>
    <w:rsid w:val="00A43D56"/>
    <w:rsid w:val="00A43F9D"/>
    <w:rsid w:val="00A44356"/>
    <w:rsid w:val="00A44427"/>
    <w:rsid w:val="00A444D9"/>
    <w:rsid w:val="00A448B0"/>
    <w:rsid w:val="00A44A81"/>
    <w:rsid w:val="00A44D62"/>
    <w:rsid w:val="00A452A1"/>
    <w:rsid w:val="00A45359"/>
    <w:rsid w:val="00A45382"/>
    <w:rsid w:val="00A45BD2"/>
    <w:rsid w:val="00A45F9F"/>
    <w:rsid w:val="00A46CC0"/>
    <w:rsid w:val="00A46DA3"/>
    <w:rsid w:val="00A46E62"/>
    <w:rsid w:val="00A46FFD"/>
    <w:rsid w:val="00A4739E"/>
    <w:rsid w:val="00A4799D"/>
    <w:rsid w:val="00A50157"/>
    <w:rsid w:val="00A5086C"/>
    <w:rsid w:val="00A5117F"/>
    <w:rsid w:val="00A51A84"/>
    <w:rsid w:val="00A51D77"/>
    <w:rsid w:val="00A51E82"/>
    <w:rsid w:val="00A526F9"/>
    <w:rsid w:val="00A5285E"/>
    <w:rsid w:val="00A52E44"/>
    <w:rsid w:val="00A53392"/>
    <w:rsid w:val="00A53763"/>
    <w:rsid w:val="00A53F28"/>
    <w:rsid w:val="00A53F46"/>
    <w:rsid w:val="00A540E5"/>
    <w:rsid w:val="00A54257"/>
    <w:rsid w:val="00A545D3"/>
    <w:rsid w:val="00A54994"/>
    <w:rsid w:val="00A54B87"/>
    <w:rsid w:val="00A54EBB"/>
    <w:rsid w:val="00A5530A"/>
    <w:rsid w:val="00A55489"/>
    <w:rsid w:val="00A55676"/>
    <w:rsid w:val="00A55CC2"/>
    <w:rsid w:val="00A560E6"/>
    <w:rsid w:val="00A561A6"/>
    <w:rsid w:val="00A56CFB"/>
    <w:rsid w:val="00A575B9"/>
    <w:rsid w:val="00A578BA"/>
    <w:rsid w:val="00A57A53"/>
    <w:rsid w:val="00A57A75"/>
    <w:rsid w:val="00A57BCE"/>
    <w:rsid w:val="00A57BF7"/>
    <w:rsid w:val="00A57C4C"/>
    <w:rsid w:val="00A57CA2"/>
    <w:rsid w:val="00A57E07"/>
    <w:rsid w:val="00A57E0A"/>
    <w:rsid w:val="00A600AA"/>
    <w:rsid w:val="00A60240"/>
    <w:rsid w:val="00A60B74"/>
    <w:rsid w:val="00A61071"/>
    <w:rsid w:val="00A610B2"/>
    <w:rsid w:val="00A61118"/>
    <w:rsid w:val="00A62536"/>
    <w:rsid w:val="00A6254A"/>
    <w:rsid w:val="00A62D8B"/>
    <w:rsid w:val="00A62DB1"/>
    <w:rsid w:val="00A62F28"/>
    <w:rsid w:val="00A63225"/>
    <w:rsid w:val="00A6332D"/>
    <w:rsid w:val="00A633F2"/>
    <w:rsid w:val="00A63473"/>
    <w:rsid w:val="00A6382E"/>
    <w:rsid w:val="00A63E2E"/>
    <w:rsid w:val="00A64335"/>
    <w:rsid w:val="00A6446B"/>
    <w:rsid w:val="00A64BAA"/>
    <w:rsid w:val="00A64F59"/>
    <w:rsid w:val="00A6536D"/>
    <w:rsid w:val="00A656CD"/>
    <w:rsid w:val="00A65803"/>
    <w:rsid w:val="00A659CB"/>
    <w:rsid w:val="00A65A19"/>
    <w:rsid w:val="00A65E36"/>
    <w:rsid w:val="00A665D8"/>
    <w:rsid w:val="00A66756"/>
    <w:rsid w:val="00A6687A"/>
    <w:rsid w:val="00A6772F"/>
    <w:rsid w:val="00A677F2"/>
    <w:rsid w:val="00A67D96"/>
    <w:rsid w:val="00A70116"/>
    <w:rsid w:val="00A70CA2"/>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59DE"/>
    <w:rsid w:val="00A75A81"/>
    <w:rsid w:val="00A76635"/>
    <w:rsid w:val="00A76D04"/>
    <w:rsid w:val="00A7721A"/>
    <w:rsid w:val="00A77768"/>
    <w:rsid w:val="00A77982"/>
    <w:rsid w:val="00A779EE"/>
    <w:rsid w:val="00A800E5"/>
    <w:rsid w:val="00A802D1"/>
    <w:rsid w:val="00A804C3"/>
    <w:rsid w:val="00A809DF"/>
    <w:rsid w:val="00A80A0C"/>
    <w:rsid w:val="00A811B3"/>
    <w:rsid w:val="00A817E2"/>
    <w:rsid w:val="00A819BE"/>
    <w:rsid w:val="00A81A86"/>
    <w:rsid w:val="00A81DB4"/>
    <w:rsid w:val="00A81DB8"/>
    <w:rsid w:val="00A82F52"/>
    <w:rsid w:val="00A830AD"/>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276"/>
    <w:rsid w:val="00A85B1E"/>
    <w:rsid w:val="00A85EB5"/>
    <w:rsid w:val="00A8627B"/>
    <w:rsid w:val="00A86284"/>
    <w:rsid w:val="00A86303"/>
    <w:rsid w:val="00A86447"/>
    <w:rsid w:val="00A864FC"/>
    <w:rsid w:val="00A868C3"/>
    <w:rsid w:val="00A86B50"/>
    <w:rsid w:val="00A86EF7"/>
    <w:rsid w:val="00A873BA"/>
    <w:rsid w:val="00A90003"/>
    <w:rsid w:val="00A900F9"/>
    <w:rsid w:val="00A90329"/>
    <w:rsid w:val="00A903D2"/>
    <w:rsid w:val="00A903E0"/>
    <w:rsid w:val="00A907FF"/>
    <w:rsid w:val="00A90C7F"/>
    <w:rsid w:val="00A90CBD"/>
    <w:rsid w:val="00A90EC1"/>
    <w:rsid w:val="00A91179"/>
    <w:rsid w:val="00A914E6"/>
    <w:rsid w:val="00A914F0"/>
    <w:rsid w:val="00A91E2D"/>
    <w:rsid w:val="00A91EC7"/>
    <w:rsid w:val="00A920D7"/>
    <w:rsid w:val="00A923B9"/>
    <w:rsid w:val="00A927BA"/>
    <w:rsid w:val="00A92AB0"/>
    <w:rsid w:val="00A92B78"/>
    <w:rsid w:val="00A93030"/>
    <w:rsid w:val="00A93687"/>
    <w:rsid w:val="00A93BE3"/>
    <w:rsid w:val="00A93BEB"/>
    <w:rsid w:val="00A93CAC"/>
    <w:rsid w:val="00A93D26"/>
    <w:rsid w:val="00A94179"/>
    <w:rsid w:val="00A942A3"/>
    <w:rsid w:val="00A94AE7"/>
    <w:rsid w:val="00A94B08"/>
    <w:rsid w:val="00A94B86"/>
    <w:rsid w:val="00A95514"/>
    <w:rsid w:val="00A95532"/>
    <w:rsid w:val="00A9559E"/>
    <w:rsid w:val="00A956A7"/>
    <w:rsid w:val="00A95785"/>
    <w:rsid w:val="00A9579D"/>
    <w:rsid w:val="00A958F1"/>
    <w:rsid w:val="00A95D22"/>
    <w:rsid w:val="00A96305"/>
    <w:rsid w:val="00A96670"/>
    <w:rsid w:val="00A96E00"/>
    <w:rsid w:val="00A979D7"/>
    <w:rsid w:val="00A97D63"/>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20C"/>
    <w:rsid w:val="00AA4373"/>
    <w:rsid w:val="00AA486C"/>
    <w:rsid w:val="00AA4B75"/>
    <w:rsid w:val="00AA561E"/>
    <w:rsid w:val="00AA56B7"/>
    <w:rsid w:val="00AA56D1"/>
    <w:rsid w:val="00AA5C73"/>
    <w:rsid w:val="00AA5FA0"/>
    <w:rsid w:val="00AA66A5"/>
    <w:rsid w:val="00AA6744"/>
    <w:rsid w:val="00AA681B"/>
    <w:rsid w:val="00AA6A1E"/>
    <w:rsid w:val="00AA6D18"/>
    <w:rsid w:val="00AA6D26"/>
    <w:rsid w:val="00AA6E24"/>
    <w:rsid w:val="00AA6FF1"/>
    <w:rsid w:val="00AA73B1"/>
    <w:rsid w:val="00AA7424"/>
    <w:rsid w:val="00AA77BF"/>
    <w:rsid w:val="00AA7935"/>
    <w:rsid w:val="00AA7E5E"/>
    <w:rsid w:val="00AB00D8"/>
    <w:rsid w:val="00AB0AB5"/>
    <w:rsid w:val="00AB0B32"/>
    <w:rsid w:val="00AB108C"/>
    <w:rsid w:val="00AB1587"/>
    <w:rsid w:val="00AB19FF"/>
    <w:rsid w:val="00AB243A"/>
    <w:rsid w:val="00AB2595"/>
    <w:rsid w:val="00AB28F6"/>
    <w:rsid w:val="00AB2BD4"/>
    <w:rsid w:val="00AB2DB9"/>
    <w:rsid w:val="00AB3221"/>
    <w:rsid w:val="00AB3775"/>
    <w:rsid w:val="00AB37DE"/>
    <w:rsid w:val="00AB3C75"/>
    <w:rsid w:val="00AB4033"/>
    <w:rsid w:val="00AB4AAD"/>
    <w:rsid w:val="00AB4B49"/>
    <w:rsid w:val="00AB4CEB"/>
    <w:rsid w:val="00AB4D8C"/>
    <w:rsid w:val="00AB52DA"/>
    <w:rsid w:val="00AB572B"/>
    <w:rsid w:val="00AB5A1F"/>
    <w:rsid w:val="00AB5C69"/>
    <w:rsid w:val="00AB5E3E"/>
    <w:rsid w:val="00AB5E58"/>
    <w:rsid w:val="00AB6372"/>
    <w:rsid w:val="00AB657C"/>
    <w:rsid w:val="00AB65DD"/>
    <w:rsid w:val="00AB675E"/>
    <w:rsid w:val="00AB7482"/>
    <w:rsid w:val="00AC0428"/>
    <w:rsid w:val="00AC0960"/>
    <w:rsid w:val="00AC0B40"/>
    <w:rsid w:val="00AC0D65"/>
    <w:rsid w:val="00AC1101"/>
    <w:rsid w:val="00AC14EE"/>
    <w:rsid w:val="00AC1902"/>
    <w:rsid w:val="00AC1D47"/>
    <w:rsid w:val="00AC2151"/>
    <w:rsid w:val="00AC28F6"/>
    <w:rsid w:val="00AC30C7"/>
    <w:rsid w:val="00AC31AF"/>
    <w:rsid w:val="00AC3EE9"/>
    <w:rsid w:val="00AC435C"/>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B26"/>
    <w:rsid w:val="00AD5EEE"/>
    <w:rsid w:val="00AD63C9"/>
    <w:rsid w:val="00AD692A"/>
    <w:rsid w:val="00AD6BF1"/>
    <w:rsid w:val="00AD7610"/>
    <w:rsid w:val="00AE06B7"/>
    <w:rsid w:val="00AE08FB"/>
    <w:rsid w:val="00AE1200"/>
    <w:rsid w:val="00AE14B9"/>
    <w:rsid w:val="00AE1612"/>
    <w:rsid w:val="00AE17CC"/>
    <w:rsid w:val="00AE1907"/>
    <w:rsid w:val="00AE1A38"/>
    <w:rsid w:val="00AE1BE5"/>
    <w:rsid w:val="00AE1C96"/>
    <w:rsid w:val="00AE1E57"/>
    <w:rsid w:val="00AE1FBA"/>
    <w:rsid w:val="00AE2A13"/>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2F32"/>
    <w:rsid w:val="00AF31BB"/>
    <w:rsid w:val="00AF3237"/>
    <w:rsid w:val="00AF333A"/>
    <w:rsid w:val="00AF33C0"/>
    <w:rsid w:val="00AF33F4"/>
    <w:rsid w:val="00AF40CA"/>
    <w:rsid w:val="00AF423D"/>
    <w:rsid w:val="00AF46CB"/>
    <w:rsid w:val="00AF485D"/>
    <w:rsid w:val="00AF4D0D"/>
    <w:rsid w:val="00AF531A"/>
    <w:rsid w:val="00AF53D8"/>
    <w:rsid w:val="00AF54D5"/>
    <w:rsid w:val="00AF5541"/>
    <w:rsid w:val="00AF59C3"/>
    <w:rsid w:val="00AF5A44"/>
    <w:rsid w:val="00AF6571"/>
    <w:rsid w:val="00AF6922"/>
    <w:rsid w:val="00AF6F4E"/>
    <w:rsid w:val="00AF70B1"/>
    <w:rsid w:val="00AF72C0"/>
    <w:rsid w:val="00AF757E"/>
    <w:rsid w:val="00AF7E41"/>
    <w:rsid w:val="00AF7FCF"/>
    <w:rsid w:val="00B00742"/>
    <w:rsid w:val="00B007E3"/>
    <w:rsid w:val="00B00BC3"/>
    <w:rsid w:val="00B01341"/>
    <w:rsid w:val="00B01890"/>
    <w:rsid w:val="00B01FA7"/>
    <w:rsid w:val="00B01FA8"/>
    <w:rsid w:val="00B021E5"/>
    <w:rsid w:val="00B02594"/>
    <w:rsid w:val="00B025C8"/>
    <w:rsid w:val="00B0297E"/>
    <w:rsid w:val="00B029E7"/>
    <w:rsid w:val="00B02D39"/>
    <w:rsid w:val="00B02F87"/>
    <w:rsid w:val="00B036F8"/>
    <w:rsid w:val="00B0383D"/>
    <w:rsid w:val="00B0417B"/>
    <w:rsid w:val="00B04343"/>
    <w:rsid w:val="00B04D2C"/>
    <w:rsid w:val="00B052B7"/>
    <w:rsid w:val="00B062B6"/>
    <w:rsid w:val="00B063C7"/>
    <w:rsid w:val="00B06473"/>
    <w:rsid w:val="00B067BB"/>
    <w:rsid w:val="00B068C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950"/>
    <w:rsid w:val="00B11EA3"/>
    <w:rsid w:val="00B12542"/>
    <w:rsid w:val="00B12970"/>
    <w:rsid w:val="00B12ACB"/>
    <w:rsid w:val="00B12AE4"/>
    <w:rsid w:val="00B12B57"/>
    <w:rsid w:val="00B12BDE"/>
    <w:rsid w:val="00B1323D"/>
    <w:rsid w:val="00B1370A"/>
    <w:rsid w:val="00B13836"/>
    <w:rsid w:val="00B138F5"/>
    <w:rsid w:val="00B13B9B"/>
    <w:rsid w:val="00B1412B"/>
    <w:rsid w:val="00B144F5"/>
    <w:rsid w:val="00B14649"/>
    <w:rsid w:val="00B147CA"/>
    <w:rsid w:val="00B14C0A"/>
    <w:rsid w:val="00B14E1E"/>
    <w:rsid w:val="00B15046"/>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019"/>
    <w:rsid w:val="00B20A95"/>
    <w:rsid w:val="00B20C04"/>
    <w:rsid w:val="00B213C4"/>
    <w:rsid w:val="00B21844"/>
    <w:rsid w:val="00B218C8"/>
    <w:rsid w:val="00B223B7"/>
    <w:rsid w:val="00B22548"/>
    <w:rsid w:val="00B225C4"/>
    <w:rsid w:val="00B2260B"/>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67"/>
    <w:rsid w:val="00B32EB5"/>
    <w:rsid w:val="00B331A0"/>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8DC"/>
    <w:rsid w:val="00B36A04"/>
    <w:rsid w:val="00B36A7C"/>
    <w:rsid w:val="00B370FE"/>
    <w:rsid w:val="00B37194"/>
    <w:rsid w:val="00B3783A"/>
    <w:rsid w:val="00B378A9"/>
    <w:rsid w:val="00B37B63"/>
    <w:rsid w:val="00B37B74"/>
    <w:rsid w:val="00B40118"/>
    <w:rsid w:val="00B4065C"/>
    <w:rsid w:val="00B406A5"/>
    <w:rsid w:val="00B40D58"/>
    <w:rsid w:val="00B40DC7"/>
    <w:rsid w:val="00B4170F"/>
    <w:rsid w:val="00B4183A"/>
    <w:rsid w:val="00B418B6"/>
    <w:rsid w:val="00B4198A"/>
    <w:rsid w:val="00B41B2E"/>
    <w:rsid w:val="00B41C5E"/>
    <w:rsid w:val="00B42294"/>
    <w:rsid w:val="00B42A2E"/>
    <w:rsid w:val="00B42A38"/>
    <w:rsid w:val="00B43116"/>
    <w:rsid w:val="00B43202"/>
    <w:rsid w:val="00B43328"/>
    <w:rsid w:val="00B43948"/>
    <w:rsid w:val="00B43BE2"/>
    <w:rsid w:val="00B4423E"/>
    <w:rsid w:val="00B443F8"/>
    <w:rsid w:val="00B449D0"/>
    <w:rsid w:val="00B44A3C"/>
    <w:rsid w:val="00B452E2"/>
    <w:rsid w:val="00B4550B"/>
    <w:rsid w:val="00B45936"/>
    <w:rsid w:val="00B45AB2"/>
    <w:rsid w:val="00B45BB3"/>
    <w:rsid w:val="00B45E54"/>
    <w:rsid w:val="00B45E65"/>
    <w:rsid w:val="00B45F86"/>
    <w:rsid w:val="00B46077"/>
    <w:rsid w:val="00B46788"/>
    <w:rsid w:val="00B467AE"/>
    <w:rsid w:val="00B468A8"/>
    <w:rsid w:val="00B469C3"/>
    <w:rsid w:val="00B46AE0"/>
    <w:rsid w:val="00B46B3D"/>
    <w:rsid w:val="00B46DCE"/>
    <w:rsid w:val="00B472A7"/>
    <w:rsid w:val="00B472BF"/>
    <w:rsid w:val="00B47363"/>
    <w:rsid w:val="00B47603"/>
    <w:rsid w:val="00B47B09"/>
    <w:rsid w:val="00B502FB"/>
    <w:rsid w:val="00B5073A"/>
    <w:rsid w:val="00B50A9D"/>
    <w:rsid w:val="00B50B84"/>
    <w:rsid w:val="00B50FF8"/>
    <w:rsid w:val="00B51578"/>
    <w:rsid w:val="00B5157E"/>
    <w:rsid w:val="00B519DC"/>
    <w:rsid w:val="00B51AAD"/>
    <w:rsid w:val="00B51B66"/>
    <w:rsid w:val="00B51BD7"/>
    <w:rsid w:val="00B52087"/>
    <w:rsid w:val="00B52552"/>
    <w:rsid w:val="00B526A5"/>
    <w:rsid w:val="00B52AF0"/>
    <w:rsid w:val="00B52C68"/>
    <w:rsid w:val="00B52D73"/>
    <w:rsid w:val="00B532E0"/>
    <w:rsid w:val="00B534AA"/>
    <w:rsid w:val="00B53CF1"/>
    <w:rsid w:val="00B5468B"/>
    <w:rsid w:val="00B547F9"/>
    <w:rsid w:val="00B55266"/>
    <w:rsid w:val="00B5533A"/>
    <w:rsid w:val="00B55400"/>
    <w:rsid w:val="00B558E1"/>
    <w:rsid w:val="00B55BB8"/>
    <w:rsid w:val="00B55E6D"/>
    <w:rsid w:val="00B561F7"/>
    <w:rsid w:val="00B56C10"/>
    <w:rsid w:val="00B56C77"/>
    <w:rsid w:val="00B56CB7"/>
    <w:rsid w:val="00B56E39"/>
    <w:rsid w:val="00B56E98"/>
    <w:rsid w:val="00B57561"/>
    <w:rsid w:val="00B5764E"/>
    <w:rsid w:val="00B57912"/>
    <w:rsid w:val="00B57C35"/>
    <w:rsid w:val="00B57D38"/>
    <w:rsid w:val="00B57D94"/>
    <w:rsid w:val="00B57E5C"/>
    <w:rsid w:val="00B60C80"/>
    <w:rsid w:val="00B60FA0"/>
    <w:rsid w:val="00B60FD5"/>
    <w:rsid w:val="00B61025"/>
    <w:rsid w:val="00B614EB"/>
    <w:rsid w:val="00B6156E"/>
    <w:rsid w:val="00B61B9D"/>
    <w:rsid w:val="00B61F9B"/>
    <w:rsid w:val="00B620F7"/>
    <w:rsid w:val="00B62114"/>
    <w:rsid w:val="00B62245"/>
    <w:rsid w:val="00B624E1"/>
    <w:rsid w:val="00B6271A"/>
    <w:rsid w:val="00B62863"/>
    <w:rsid w:val="00B62EE7"/>
    <w:rsid w:val="00B630C4"/>
    <w:rsid w:val="00B633A8"/>
    <w:rsid w:val="00B6351F"/>
    <w:rsid w:val="00B637AF"/>
    <w:rsid w:val="00B63CA4"/>
    <w:rsid w:val="00B63E18"/>
    <w:rsid w:val="00B64017"/>
    <w:rsid w:val="00B64230"/>
    <w:rsid w:val="00B642C0"/>
    <w:rsid w:val="00B64592"/>
    <w:rsid w:val="00B645B4"/>
    <w:rsid w:val="00B646D0"/>
    <w:rsid w:val="00B648F3"/>
    <w:rsid w:val="00B64B2A"/>
    <w:rsid w:val="00B64BB2"/>
    <w:rsid w:val="00B64D9C"/>
    <w:rsid w:val="00B64F0B"/>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516"/>
    <w:rsid w:val="00B7078E"/>
    <w:rsid w:val="00B7093B"/>
    <w:rsid w:val="00B71582"/>
    <w:rsid w:val="00B71800"/>
    <w:rsid w:val="00B729A8"/>
    <w:rsid w:val="00B731D8"/>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55F"/>
    <w:rsid w:val="00B836E2"/>
    <w:rsid w:val="00B83A45"/>
    <w:rsid w:val="00B83AF3"/>
    <w:rsid w:val="00B83E1C"/>
    <w:rsid w:val="00B84297"/>
    <w:rsid w:val="00B84ADD"/>
    <w:rsid w:val="00B85722"/>
    <w:rsid w:val="00B85997"/>
    <w:rsid w:val="00B85FF9"/>
    <w:rsid w:val="00B860D7"/>
    <w:rsid w:val="00B8631F"/>
    <w:rsid w:val="00B86577"/>
    <w:rsid w:val="00B86E28"/>
    <w:rsid w:val="00B86F89"/>
    <w:rsid w:val="00B87310"/>
    <w:rsid w:val="00B87466"/>
    <w:rsid w:val="00B87589"/>
    <w:rsid w:val="00B876C7"/>
    <w:rsid w:val="00B8783B"/>
    <w:rsid w:val="00B911C4"/>
    <w:rsid w:val="00B915AC"/>
    <w:rsid w:val="00B916CD"/>
    <w:rsid w:val="00B9181C"/>
    <w:rsid w:val="00B918FE"/>
    <w:rsid w:val="00B923D9"/>
    <w:rsid w:val="00B92A0E"/>
    <w:rsid w:val="00B92C2A"/>
    <w:rsid w:val="00B934CB"/>
    <w:rsid w:val="00B93852"/>
    <w:rsid w:val="00B93D5B"/>
    <w:rsid w:val="00B94274"/>
    <w:rsid w:val="00B943C3"/>
    <w:rsid w:val="00B943FC"/>
    <w:rsid w:val="00B94C80"/>
    <w:rsid w:val="00B94EDF"/>
    <w:rsid w:val="00B95028"/>
    <w:rsid w:val="00B95214"/>
    <w:rsid w:val="00B956B9"/>
    <w:rsid w:val="00B9586C"/>
    <w:rsid w:val="00B95E6B"/>
    <w:rsid w:val="00B95FE1"/>
    <w:rsid w:val="00B961D6"/>
    <w:rsid w:val="00B9629E"/>
    <w:rsid w:val="00B96367"/>
    <w:rsid w:val="00B96B3B"/>
    <w:rsid w:val="00B96F24"/>
    <w:rsid w:val="00B97120"/>
    <w:rsid w:val="00B97393"/>
    <w:rsid w:val="00B976F5"/>
    <w:rsid w:val="00B97974"/>
    <w:rsid w:val="00B97DF0"/>
    <w:rsid w:val="00BA034E"/>
    <w:rsid w:val="00BA04C2"/>
    <w:rsid w:val="00BA0590"/>
    <w:rsid w:val="00BA0953"/>
    <w:rsid w:val="00BA0989"/>
    <w:rsid w:val="00BA0C92"/>
    <w:rsid w:val="00BA14C7"/>
    <w:rsid w:val="00BA14F7"/>
    <w:rsid w:val="00BA183C"/>
    <w:rsid w:val="00BA18A0"/>
    <w:rsid w:val="00BA1AAF"/>
    <w:rsid w:val="00BA1B53"/>
    <w:rsid w:val="00BA1F55"/>
    <w:rsid w:val="00BA253D"/>
    <w:rsid w:val="00BA26BC"/>
    <w:rsid w:val="00BA2D3F"/>
    <w:rsid w:val="00BA2E3B"/>
    <w:rsid w:val="00BA2E8C"/>
    <w:rsid w:val="00BA3081"/>
    <w:rsid w:val="00BA32BF"/>
    <w:rsid w:val="00BA3792"/>
    <w:rsid w:val="00BA3C4D"/>
    <w:rsid w:val="00BA3E9F"/>
    <w:rsid w:val="00BA3F4B"/>
    <w:rsid w:val="00BA439F"/>
    <w:rsid w:val="00BA43A1"/>
    <w:rsid w:val="00BA4995"/>
    <w:rsid w:val="00BA4AEE"/>
    <w:rsid w:val="00BA4F28"/>
    <w:rsid w:val="00BA5375"/>
    <w:rsid w:val="00BA5E41"/>
    <w:rsid w:val="00BA6108"/>
    <w:rsid w:val="00BA613E"/>
    <w:rsid w:val="00BA6276"/>
    <w:rsid w:val="00BA63CA"/>
    <w:rsid w:val="00BA65AE"/>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9D6"/>
    <w:rsid w:val="00BB3DA0"/>
    <w:rsid w:val="00BB4549"/>
    <w:rsid w:val="00BB52BF"/>
    <w:rsid w:val="00BB5362"/>
    <w:rsid w:val="00BB5500"/>
    <w:rsid w:val="00BB553B"/>
    <w:rsid w:val="00BB5A5A"/>
    <w:rsid w:val="00BB5BE5"/>
    <w:rsid w:val="00BB5F45"/>
    <w:rsid w:val="00BB5FFB"/>
    <w:rsid w:val="00BB6167"/>
    <w:rsid w:val="00BB63EF"/>
    <w:rsid w:val="00BB6936"/>
    <w:rsid w:val="00BB6980"/>
    <w:rsid w:val="00BB69A5"/>
    <w:rsid w:val="00BB6B1F"/>
    <w:rsid w:val="00BB71ED"/>
    <w:rsid w:val="00BB7512"/>
    <w:rsid w:val="00BB7D72"/>
    <w:rsid w:val="00BC0282"/>
    <w:rsid w:val="00BC05ED"/>
    <w:rsid w:val="00BC0CCF"/>
    <w:rsid w:val="00BC0E96"/>
    <w:rsid w:val="00BC10BA"/>
    <w:rsid w:val="00BC14FD"/>
    <w:rsid w:val="00BC1B01"/>
    <w:rsid w:val="00BC1F94"/>
    <w:rsid w:val="00BC272D"/>
    <w:rsid w:val="00BC2C5A"/>
    <w:rsid w:val="00BC2CDE"/>
    <w:rsid w:val="00BC33C9"/>
    <w:rsid w:val="00BC3452"/>
    <w:rsid w:val="00BC36AE"/>
    <w:rsid w:val="00BC393E"/>
    <w:rsid w:val="00BC3A7A"/>
    <w:rsid w:val="00BC42DB"/>
    <w:rsid w:val="00BC4327"/>
    <w:rsid w:val="00BC4433"/>
    <w:rsid w:val="00BC52C1"/>
    <w:rsid w:val="00BC58DE"/>
    <w:rsid w:val="00BC5BED"/>
    <w:rsid w:val="00BC5EBF"/>
    <w:rsid w:val="00BC63CF"/>
    <w:rsid w:val="00BC699A"/>
    <w:rsid w:val="00BC6C28"/>
    <w:rsid w:val="00BC6D28"/>
    <w:rsid w:val="00BC6F98"/>
    <w:rsid w:val="00BC7344"/>
    <w:rsid w:val="00BC7447"/>
    <w:rsid w:val="00BC75CC"/>
    <w:rsid w:val="00BC7667"/>
    <w:rsid w:val="00BC7750"/>
    <w:rsid w:val="00BC7831"/>
    <w:rsid w:val="00BD02BC"/>
    <w:rsid w:val="00BD045D"/>
    <w:rsid w:val="00BD046E"/>
    <w:rsid w:val="00BD0C59"/>
    <w:rsid w:val="00BD0DAD"/>
    <w:rsid w:val="00BD1614"/>
    <w:rsid w:val="00BD167C"/>
    <w:rsid w:val="00BD1E6B"/>
    <w:rsid w:val="00BD2181"/>
    <w:rsid w:val="00BD230E"/>
    <w:rsid w:val="00BD237B"/>
    <w:rsid w:val="00BD23C9"/>
    <w:rsid w:val="00BD2A55"/>
    <w:rsid w:val="00BD2C97"/>
    <w:rsid w:val="00BD2EE8"/>
    <w:rsid w:val="00BD30BF"/>
    <w:rsid w:val="00BD3101"/>
    <w:rsid w:val="00BD35CC"/>
    <w:rsid w:val="00BD4274"/>
    <w:rsid w:val="00BD42AB"/>
    <w:rsid w:val="00BD4675"/>
    <w:rsid w:val="00BD4E67"/>
    <w:rsid w:val="00BD5224"/>
    <w:rsid w:val="00BD5E64"/>
    <w:rsid w:val="00BD6A0C"/>
    <w:rsid w:val="00BD6F61"/>
    <w:rsid w:val="00BD726D"/>
    <w:rsid w:val="00BD75CC"/>
    <w:rsid w:val="00BD7A59"/>
    <w:rsid w:val="00BD7EA3"/>
    <w:rsid w:val="00BE078A"/>
    <w:rsid w:val="00BE08E9"/>
    <w:rsid w:val="00BE08EF"/>
    <w:rsid w:val="00BE0934"/>
    <w:rsid w:val="00BE0C23"/>
    <w:rsid w:val="00BE0DAE"/>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589"/>
    <w:rsid w:val="00BE5B25"/>
    <w:rsid w:val="00BE5D5C"/>
    <w:rsid w:val="00BE5EA0"/>
    <w:rsid w:val="00BE6E55"/>
    <w:rsid w:val="00BE775D"/>
    <w:rsid w:val="00BE786C"/>
    <w:rsid w:val="00BE7AF5"/>
    <w:rsid w:val="00BE7B39"/>
    <w:rsid w:val="00BE7BE6"/>
    <w:rsid w:val="00BE7CDE"/>
    <w:rsid w:val="00BE7E88"/>
    <w:rsid w:val="00BF00B5"/>
    <w:rsid w:val="00BF00D2"/>
    <w:rsid w:val="00BF03A5"/>
    <w:rsid w:val="00BF056B"/>
    <w:rsid w:val="00BF0770"/>
    <w:rsid w:val="00BF089E"/>
    <w:rsid w:val="00BF08F2"/>
    <w:rsid w:val="00BF0A30"/>
    <w:rsid w:val="00BF1107"/>
    <w:rsid w:val="00BF1702"/>
    <w:rsid w:val="00BF1C30"/>
    <w:rsid w:val="00BF1EFE"/>
    <w:rsid w:val="00BF1FD6"/>
    <w:rsid w:val="00BF2156"/>
    <w:rsid w:val="00BF22DE"/>
    <w:rsid w:val="00BF2957"/>
    <w:rsid w:val="00BF2F79"/>
    <w:rsid w:val="00BF340C"/>
    <w:rsid w:val="00BF376C"/>
    <w:rsid w:val="00BF3C39"/>
    <w:rsid w:val="00BF4001"/>
    <w:rsid w:val="00BF4149"/>
    <w:rsid w:val="00BF463C"/>
    <w:rsid w:val="00BF4909"/>
    <w:rsid w:val="00BF49C7"/>
    <w:rsid w:val="00BF538E"/>
    <w:rsid w:val="00BF5ABD"/>
    <w:rsid w:val="00BF5CAE"/>
    <w:rsid w:val="00BF5E40"/>
    <w:rsid w:val="00BF6083"/>
    <w:rsid w:val="00BF634D"/>
    <w:rsid w:val="00BF64A6"/>
    <w:rsid w:val="00BF6A87"/>
    <w:rsid w:val="00BF6A8F"/>
    <w:rsid w:val="00BF7291"/>
    <w:rsid w:val="00BF7592"/>
    <w:rsid w:val="00BF77B3"/>
    <w:rsid w:val="00BF7E74"/>
    <w:rsid w:val="00C00576"/>
    <w:rsid w:val="00C006EF"/>
    <w:rsid w:val="00C0077B"/>
    <w:rsid w:val="00C00942"/>
    <w:rsid w:val="00C010B2"/>
    <w:rsid w:val="00C011C7"/>
    <w:rsid w:val="00C01207"/>
    <w:rsid w:val="00C012DB"/>
    <w:rsid w:val="00C027B9"/>
    <w:rsid w:val="00C02A2E"/>
    <w:rsid w:val="00C02AFC"/>
    <w:rsid w:val="00C02BA1"/>
    <w:rsid w:val="00C02F99"/>
    <w:rsid w:val="00C032CD"/>
    <w:rsid w:val="00C03305"/>
    <w:rsid w:val="00C034C4"/>
    <w:rsid w:val="00C036C6"/>
    <w:rsid w:val="00C03D9A"/>
    <w:rsid w:val="00C0411C"/>
    <w:rsid w:val="00C04503"/>
    <w:rsid w:val="00C04554"/>
    <w:rsid w:val="00C049A1"/>
    <w:rsid w:val="00C04BD4"/>
    <w:rsid w:val="00C04E87"/>
    <w:rsid w:val="00C05462"/>
    <w:rsid w:val="00C05A6D"/>
    <w:rsid w:val="00C05D0D"/>
    <w:rsid w:val="00C05E81"/>
    <w:rsid w:val="00C0622C"/>
    <w:rsid w:val="00C0628C"/>
    <w:rsid w:val="00C063FE"/>
    <w:rsid w:val="00C067FE"/>
    <w:rsid w:val="00C068F5"/>
    <w:rsid w:val="00C069D9"/>
    <w:rsid w:val="00C06A81"/>
    <w:rsid w:val="00C06D6B"/>
    <w:rsid w:val="00C06E3E"/>
    <w:rsid w:val="00C06FDD"/>
    <w:rsid w:val="00C0713E"/>
    <w:rsid w:val="00C07A20"/>
    <w:rsid w:val="00C07A6E"/>
    <w:rsid w:val="00C07CCE"/>
    <w:rsid w:val="00C07D58"/>
    <w:rsid w:val="00C07E33"/>
    <w:rsid w:val="00C1008A"/>
    <w:rsid w:val="00C10304"/>
    <w:rsid w:val="00C1035C"/>
    <w:rsid w:val="00C10368"/>
    <w:rsid w:val="00C1095A"/>
    <w:rsid w:val="00C109CE"/>
    <w:rsid w:val="00C10F11"/>
    <w:rsid w:val="00C10F66"/>
    <w:rsid w:val="00C1107E"/>
    <w:rsid w:val="00C11381"/>
    <w:rsid w:val="00C117B5"/>
    <w:rsid w:val="00C11D9E"/>
    <w:rsid w:val="00C11E8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650"/>
    <w:rsid w:val="00C14809"/>
    <w:rsid w:val="00C149A1"/>
    <w:rsid w:val="00C14D9D"/>
    <w:rsid w:val="00C14FB7"/>
    <w:rsid w:val="00C14FD8"/>
    <w:rsid w:val="00C159B2"/>
    <w:rsid w:val="00C161BE"/>
    <w:rsid w:val="00C16790"/>
    <w:rsid w:val="00C16D51"/>
    <w:rsid w:val="00C16E88"/>
    <w:rsid w:val="00C17233"/>
    <w:rsid w:val="00C173E1"/>
    <w:rsid w:val="00C17D3A"/>
    <w:rsid w:val="00C200A7"/>
    <w:rsid w:val="00C21A57"/>
    <w:rsid w:val="00C21CB7"/>
    <w:rsid w:val="00C225A2"/>
    <w:rsid w:val="00C2266E"/>
    <w:rsid w:val="00C2270F"/>
    <w:rsid w:val="00C22733"/>
    <w:rsid w:val="00C2284B"/>
    <w:rsid w:val="00C22A53"/>
    <w:rsid w:val="00C23525"/>
    <w:rsid w:val="00C237C7"/>
    <w:rsid w:val="00C23ACA"/>
    <w:rsid w:val="00C23ECB"/>
    <w:rsid w:val="00C23FA7"/>
    <w:rsid w:val="00C24862"/>
    <w:rsid w:val="00C2493D"/>
    <w:rsid w:val="00C252B6"/>
    <w:rsid w:val="00C25360"/>
    <w:rsid w:val="00C254C1"/>
    <w:rsid w:val="00C25724"/>
    <w:rsid w:val="00C25FFD"/>
    <w:rsid w:val="00C26463"/>
    <w:rsid w:val="00C26489"/>
    <w:rsid w:val="00C26C61"/>
    <w:rsid w:val="00C274A2"/>
    <w:rsid w:val="00C2761F"/>
    <w:rsid w:val="00C27C0E"/>
    <w:rsid w:val="00C30060"/>
    <w:rsid w:val="00C30329"/>
    <w:rsid w:val="00C3043A"/>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3FBC"/>
    <w:rsid w:val="00C34526"/>
    <w:rsid w:val="00C346F3"/>
    <w:rsid w:val="00C34A52"/>
    <w:rsid w:val="00C34B8B"/>
    <w:rsid w:val="00C34E3B"/>
    <w:rsid w:val="00C34EE4"/>
    <w:rsid w:val="00C34FE4"/>
    <w:rsid w:val="00C352BB"/>
    <w:rsid w:val="00C359BC"/>
    <w:rsid w:val="00C35B0C"/>
    <w:rsid w:val="00C361FE"/>
    <w:rsid w:val="00C36428"/>
    <w:rsid w:val="00C36436"/>
    <w:rsid w:val="00C369E4"/>
    <w:rsid w:val="00C36CBE"/>
    <w:rsid w:val="00C36F4B"/>
    <w:rsid w:val="00C37412"/>
    <w:rsid w:val="00C37563"/>
    <w:rsid w:val="00C376EC"/>
    <w:rsid w:val="00C3778F"/>
    <w:rsid w:val="00C37BE2"/>
    <w:rsid w:val="00C37C3B"/>
    <w:rsid w:val="00C401AA"/>
    <w:rsid w:val="00C4032B"/>
    <w:rsid w:val="00C405EE"/>
    <w:rsid w:val="00C4074B"/>
    <w:rsid w:val="00C408A9"/>
    <w:rsid w:val="00C40972"/>
    <w:rsid w:val="00C40D45"/>
    <w:rsid w:val="00C40F35"/>
    <w:rsid w:val="00C40F7C"/>
    <w:rsid w:val="00C410CD"/>
    <w:rsid w:val="00C41116"/>
    <w:rsid w:val="00C4119B"/>
    <w:rsid w:val="00C411AD"/>
    <w:rsid w:val="00C412C2"/>
    <w:rsid w:val="00C412CB"/>
    <w:rsid w:val="00C41383"/>
    <w:rsid w:val="00C416C7"/>
    <w:rsid w:val="00C41AB9"/>
    <w:rsid w:val="00C41BD6"/>
    <w:rsid w:val="00C41CF2"/>
    <w:rsid w:val="00C4200A"/>
    <w:rsid w:val="00C4244A"/>
    <w:rsid w:val="00C429A9"/>
    <w:rsid w:val="00C42ABD"/>
    <w:rsid w:val="00C4316D"/>
    <w:rsid w:val="00C43C07"/>
    <w:rsid w:val="00C44771"/>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8F7"/>
    <w:rsid w:val="00C56E7A"/>
    <w:rsid w:val="00C56F8A"/>
    <w:rsid w:val="00C5729A"/>
    <w:rsid w:val="00C573D3"/>
    <w:rsid w:val="00C5762F"/>
    <w:rsid w:val="00C602DF"/>
    <w:rsid w:val="00C60437"/>
    <w:rsid w:val="00C60764"/>
    <w:rsid w:val="00C616E8"/>
    <w:rsid w:val="00C616F7"/>
    <w:rsid w:val="00C61BC6"/>
    <w:rsid w:val="00C61C1C"/>
    <w:rsid w:val="00C61E8B"/>
    <w:rsid w:val="00C623B6"/>
    <w:rsid w:val="00C62AA0"/>
    <w:rsid w:val="00C62B27"/>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6C11"/>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2F70"/>
    <w:rsid w:val="00C72FEE"/>
    <w:rsid w:val="00C73B3C"/>
    <w:rsid w:val="00C73BA8"/>
    <w:rsid w:val="00C73C9F"/>
    <w:rsid w:val="00C73CF2"/>
    <w:rsid w:val="00C73ECC"/>
    <w:rsid w:val="00C73ED1"/>
    <w:rsid w:val="00C73FD1"/>
    <w:rsid w:val="00C740CB"/>
    <w:rsid w:val="00C746BA"/>
    <w:rsid w:val="00C747F7"/>
    <w:rsid w:val="00C74A08"/>
    <w:rsid w:val="00C74E40"/>
    <w:rsid w:val="00C74E6B"/>
    <w:rsid w:val="00C753E4"/>
    <w:rsid w:val="00C75631"/>
    <w:rsid w:val="00C7570A"/>
    <w:rsid w:val="00C75F94"/>
    <w:rsid w:val="00C76064"/>
    <w:rsid w:val="00C76068"/>
    <w:rsid w:val="00C7608A"/>
    <w:rsid w:val="00C761E8"/>
    <w:rsid w:val="00C77380"/>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C61"/>
    <w:rsid w:val="00C84D75"/>
    <w:rsid w:val="00C84E97"/>
    <w:rsid w:val="00C85E47"/>
    <w:rsid w:val="00C86213"/>
    <w:rsid w:val="00C862B3"/>
    <w:rsid w:val="00C864C6"/>
    <w:rsid w:val="00C8677F"/>
    <w:rsid w:val="00C868CB"/>
    <w:rsid w:val="00C86E05"/>
    <w:rsid w:val="00C873CA"/>
    <w:rsid w:val="00C875B0"/>
    <w:rsid w:val="00C876A5"/>
    <w:rsid w:val="00C87735"/>
    <w:rsid w:val="00C877F7"/>
    <w:rsid w:val="00C87DE2"/>
    <w:rsid w:val="00C9002C"/>
    <w:rsid w:val="00C903B7"/>
    <w:rsid w:val="00C906BD"/>
    <w:rsid w:val="00C909AC"/>
    <w:rsid w:val="00C923A5"/>
    <w:rsid w:val="00C923D1"/>
    <w:rsid w:val="00C92EEA"/>
    <w:rsid w:val="00C93107"/>
    <w:rsid w:val="00C939ED"/>
    <w:rsid w:val="00C93A13"/>
    <w:rsid w:val="00C9425C"/>
    <w:rsid w:val="00C95315"/>
    <w:rsid w:val="00C95649"/>
    <w:rsid w:val="00C956D6"/>
    <w:rsid w:val="00C95769"/>
    <w:rsid w:val="00C95840"/>
    <w:rsid w:val="00C95F9E"/>
    <w:rsid w:val="00C95FDC"/>
    <w:rsid w:val="00C9651F"/>
    <w:rsid w:val="00C966CC"/>
    <w:rsid w:val="00C96BD4"/>
    <w:rsid w:val="00C96BE3"/>
    <w:rsid w:val="00C96F9B"/>
    <w:rsid w:val="00C97114"/>
    <w:rsid w:val="00C97660"/>
    <w:rsid w:val="00C9795F"/>
    <w:rsid w:val="00C97D5C"/>
    <w:rsid w:val="00CA034A"/>
    <w:rsid w:val="00CA067D"/>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A7C2C"/>
    <w:rsid w:val="00CA7EFD"/>
    <w:rsid w:val="00CB01F7"/>
    <w:rsid w:val="00CB0224"/>
    <w:rsid w:val="00CB0347"/>
    <w:rsid w:val="00CB0949"/>
    <w:rsid w:val="00CB0A9E"/>
    <w:rsid w:val="00CB0AB4"/>
    <w:rsid w:val="00CB0F3D"/>
    <w:rsid w:val="00CB1446"/>
    <w:rsid w:val="00CB168D"/>
    <w:rsid w:val="00CB1EF2"/>
    <w:rsid w:val="00CB204A"/>
    <w:rsid w:val="00CB211E"/>
    <w:rsid w:val="00CB2413"/>
    <w:rsid w:val="00CB2806"/>
    <w:rsid w:val="00CB3061"/>
    <w:rsid w:val="00CB30F8"/>
    <w:rsid w:val="00CB31D0"/>
    <w:rsid w:val="00CB33D8"/>
    <w:rsid w:val="00CB3BED"/>
    <w:rsid w:val="00CB3E17"/>
    <w:rsid w:val="00CB400E"/>
    <w:rsid w:val="00CB42FC"/>
    <w:rsid w:val="00CB438C"/>
    <w:rsid w:val="00CB4C84"/>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920"/>
    <w:rsid w:val="00CC19FD"/>
    <w:rsid w:val="00CC2078"/>
    <w:rsid w:val="00CC28E8"/>
    <w:rsid w:val="00CC2E69"/>
    <w:rsid w:val="00CC308D"/>
    <w:rsid w:val="00CC3117"/>
    <w:rsid w:val="00CC34A1"/>
    <w:rsid w:val="00CC3555"/>
    <w:rsid w:val="00CC3728"/>
    <w:rsid w:val="00CC375B"/>
    <w:rsid w:val="00CC3BF9"/>
    <w:rsid w:val="00CC3FD7"/>
    <w:rsid w:val="00CC4777"/>
    <w:rsid w:val="00CC47C6"/>
    <w:rsid w:val="00CC4832"/>
    <w:rsid w:val="00CC5325"/>
    <w:rsid w:val="00CC55BD"/>
    <w:rsid w:val="00CC582D"/>
    <w:rsid w:val="00CC5C59"/>
    <w:rsid w:val="00CC602D"/>
    <w:rsid w:val="00CC60F2"/>
    <w:rsid w:val="00CC6187"/>
    <w:rsid w:val="00CC63BD"/>
    <w:rsid w:val="00CC69FE"/>
    <w:rsid w:val="00CC6C7E"/>
    <w:rsid w:val="00CC75C0"/>
    <w:rsid w:val="00CC7641"/>
    <w:rsid w:val="00CC7664"/>
    <w:rsid w:val="00CC7CEF"/>
    <w:rsid w:val="00CC7DD0"/>
    <w:rsid w:val="00CD03CD"/>
    <w:rsid w:val="00CD132F"/>
    <w:rsid w:val="00CD136E"/>
    <w:rsid w:val="00CD1770"/>
    <w:rsid w:val="00CD1824"/>
    <w:rsid w:val="00CD188F"/>
    <w:rsid w:val="00CD191B"/>
    <w:rsid w:val="00CD21CB"/>
    <w:rsid w:val="00CD23C0"/>
    <w:rsid w:val="00CD24A6"/>
    <w:rsid w:val="00CD24B3"/>
    <w:rsid w:val="00CD285A"/>
    <w:rsid w:val="00CD2BF9"/>
    <w:rsid w:val="00CD3099"/>
    <w:rsid w:val="00CD3170"/>
    <w:rsid w:val="00CD380E"/>
    <w:rsid w:val="00CD387F"/>
    <w:rsid w:val="00CD3F76"/>
    <w:rsid w:val="00CD43A5"/>
    <w:rsid w:val="00CD4676"/>
    <w:rsid w:val="00CD4B6B"/>
    <w:rsid w:val="00CD4D01"/>
    <w:rsid w:val="00CD50F8"/>
    <w:rsid w:val="00CD5869"/>
    <w:rsid w:val="00CD5CC5"/>
    <w:rsid w:val="00CD5F64"/>
    <w:rsid w:val="00CD6019"/>
    <w:rsid w:val="00CD623D"/>
    <w:rsid w:val="00CD651F"/>
    <w:rsid w:val="00CD696C"/>
    <w:rsid w:val="00CD698C"/>
    <w:rsid w:val="00CD6A88"/>
    <w:rsid w:val="00CD76FB"/>
    <w:rsid w:val="00CD7795"/>
    <w:rsid w:val="00CD79E7"/>
    <w:rsid w:val="00CD7AE8"/>
    <w:rsid w:val="00CD7DB9"/>
    <w:rsid w:val="00CD7F33"/>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20"/>
    <w:rsid w:val="00CE2B17"/>
    <w:rsid w:val="00CE2D07"/>
    <w:rsid w:val="00CE2F01"/>
    <w:rsid w:val="00CE452E"/>
    <w:rsid w:val="00CE45C4"/>
    <w:rsid w:val="00CE45DC"/>
    <w:rsid w:val="00CE4764"/>
    <w:rsid w:val="00CE50DE"/>
    <w:rsid w:val="00CE523E"/>
    <w:rsid w:val="00CE52A2"/>
    <w:rsid w:val="00CE563A"/>
    <w:rsid w:val="00CE5EF5"/>
    <w:rsid w:val="00CE6DC0"/>
    <w:rsid w:val="00CE7266"/>
    <w:rsid w:val="00CE7863"/>
    <w:rsid w:val="00CE7C5B"/>
    <w:rsid w:val="00CF05CF"/>
    <w:rsid w:val="00CF0A08"/>
    <w:rsid w:val="00CF0B6E"/>
    <w:rsid w:val="00CF0F02"/>
    <w:rsid w:val="00CF121B"/>
    <w:rsid w:val="00CF135D"/>
    <w:rsid w:val="00CF1384"/>
    <w:rsid w:val="00CF1461"/>
    <w:rsid w:val="00CF1842"/>
    <w:rsid w:val="00CF184E"/>
    <w:rsid w:val="00CF1BAE"/>
    <w:rsid w:val="00CF2185"/>
    <w:rsid w:val="00CF256C"/>
    <w:rsid w:val="00CF25C6"/>
    <w:rsid w:val="00CF2657"/>
    <w:rsid w:val="00CF2AE6"/>
    <w:rsid w:val="00CF2B25"/>
    <w:rsid w:val="00CF2C16"/>
    <w:rsid w:val="00CF2C84"/>
    <w:rsid w:val="00CF2E44"/>
    <w:rsid w:val="00CF2EDF"/>
    <w:rsid w:val="00CF3436"/>
    <w:rsid w:val="00CF375B"/>
    <w:rsid w:val="00CF3797"/>
    <w:rsid w:val="00CF3A45"/>
    <w:rsid w:val="00CF3F01"/>
    <w:rsid w:val="00CF40CE"/>
    <w:rsid w:val="00CF4575"/>
    <w:rsid w:val="00CF4BD9"/>
    <w:rsid w:val="00CF4E23"/>
    <w:rsid w:val="00CF50D5"/>
    <w:rsid w:val="00CF567C"/>
    <w:rsid w:val="00CF6AD4"/>
    <w:rsid w:val="00CF6DB8"/>
    <w:rsid w:val="00CF70D2"/>
    <w:rsid w:val="00CF7337"/>
    <w:rsid w:val="00CF73EE"/>
    <w:rsid w:val="00CF7441"/>
    <w:rsid w:val="00CF7749"/>
    <w:rsid w:val="00CF7785"/>
    <w:rsid w:val="00CF793B"/>
    <w:rsid w:val="00CF7ED0"/>
    <w:rsid w:val="00CF7F46"/>
    <w:rsid w:val="00D00262"/>
    <w:rsid w:val="00D002D1"/>
    <w:rsid w:val="00D00D85"/>
    <w:rsid w:val="00D00DDF"/>
    <w:rsid w:val="00D01045"/>
    <w:rsid w:val="00D011A1"/>
    <w:rsid w:val="00D011C9"/>
    <w:rsid w:val="00D01539"/>
    <w:rsid w:val="00D017E4"/>
    <w:rsid w:val="00D01BE4"/>
    <w:rsid w:val="00D01D16"/>
    <w:rsid w:val="00D01D64"/>
    <w:rsid w:val="00D020BB"/>
    <w:rsid w:val="00D0231C"/>
    <w:rsid w:val="00D02485"/>
    <w:rsid w:val="00D02E27"/>
    <w:rsid w:val="00D030DA"/>
    <w:rsid w:val="00D03CB4"/>
    <w:rsid w:val="00D04671"/>
    <w:rsid w:val="00D04700"/>
    <w:rsid w:val="00D04D83"/>
    <w:rsid w:val="00D050F2"/>
    <w:rsid w:val="00D051EC"/>
    <w:rsid w:val="00D0546F"/>
    <w:rsid w:val="00D056A9"/>
    <w:rsid w:val="00D056B1"/>
    <w:rsid w:val="00D05732"/>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29"/>
    <w:rsid w:val="00D115E7"/>
    <w:rsid w:val="00D11BFB"/>
    <w:rsid w:val="00D11D71"/>
    <w:rsid w:val="00D12471"/>
    <w:rsid w:val="00D12A5C"/>
    <w:rsid w:val="00D13648"/>
    <w:rsid w:val="00D13E63"/>
    <w:rsid w:val="00D13FBB"/>
    <w:rsid w:val="00D14211"/>
    <w:rsid w:val="00D1434A"/>
    <w:rsid w:val="00D1445D"/>
    <w:rsid w:val="00D1473D"/>
    <w:rsid w:val="00D147DC"/>
    <w:rsid w:val="00D14ED4"/>
    <w:rsid w:val="00D152B7"/>
    <w:rsid w:val="00D152DC"/>
    <w:rsid w:val="00D15433"/>
    <w:rsid w:val="00D15788"/>
    <w:rsid w:val="00D15FA3"/>
    <w:rsid w:val="00D160B7"/>
    <w:rsid w:val="00D16289"/>
    <w:rsid w:val="00D17467"/>
    <w:rsid w:val="00D1756C"/>
    <w:rsid w:val="00D177E9"/>
    <w:rsid w:val="00D1792A"/>
    <w:rsid w:val="00D17C5D"/>
    <w:rsid w:val="00D201B4"/>
    <w:rsid w:val="00D203BC"/>
    <w:rsid w:val="00D20664"/>
    <w:rsid w:val="00D2076A"/>
    <w:rsid w:val="00D2077D"/>
    <w:rsid w:val="00D2097D"/>
    <w:rsid w:val="00D21166"/>
    <w:rsid w:val="00D21CFB"/>
    <w:rsid w:val="00D21EC0"/>
    <w:rsid w:val="00D22032"/>
    <w:rsid w:val="00D22522"/>
    <w:rsid w:val="00D22E0D"/>
    <w:rsid w:val="00D23480"/>
    <w:rsid w:val="00D2396E"/>
    <w:rsid w:val="00D24328"/>
    <w:rsid w:val="00D24396"/>
    <w:rsid w:val="00D24688"/>
    <w:rsid w:val="00D248CB"/>
    <w:rsid w:val="00D24D53"/>
    <w:rsid w:val="00D25022"/>
    <w:rsid w:val="00D250E7"/>
    <w:rsid w:val="00D25F8C"/>
    <w:rsid w:val="00D26163"/>
    <w:rsid w:val="00D264DA"/>
    <w:rsid w:val="00D266B9"/>
    <w:rsid w:val="00D267DC"/>
    <w:rsid w:val="00D26A02"/>
    <w:rsid w:val="00D26AF0"/>
    <w:rsid w:val="00D26B44"/>
    <w:rsid w:val="00D26D65"/>
    <w:rsid w:val="00D26FC0"/>
    <w:rsid w:val="00D275C7"/>
    <w:rsid w:val="00D27980"/>
    <w:rsid w:val="00D27DCD"/>
    <w:rsid w:val="00D27EA7"/>
    <w:rsid w:val="00D27F2B"/>
    <w:rsid w:val="00D305E9"/>
    <w:rsid w:val="00D30A78"/>
    <w:rsid w:val="00D30C2E"/>
    <w:rsid w:val="00D30D25"/>
    <w:rsid w:val="00D30E97"/>
    <w:rsid w:val="00D31539"/>
    <w:rsid w:val="00D31696"/>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09E"/>
    <w:rsid w:val="00D353F6"/>
    <w:rsid w:val="00D35989"/>
    <w:rsid w:val="00D364B1"/>
    <w:rsid w:val="00D364B5"/>
    <w:rsid w:val="00D36790"/>
    <w:rsid w:val="00D367F6"/>
    <w:rsid w:val="00D37799"/>
    <w:rsid w:val="00D377FC"/>
    <w:rsid w:val="00D40CF0"/>
    <w:rsid w:val="00D410AC"/>
    <w:rsid w:val="00D41180"/>
    <w:rsid w:val="00D411B4"/>
    <w:rsid w:val="00D41496"/>
    <w:rsid w:val="00D41621"/>
    <w:rsid w:val="00D4197F"/>
    <w:rsid w:val="00D41BDF"/>
    <w:rsid w:val="00D41BEF"/>
    <w:rsid w:val="00D420BA"/>
    <w:rsid w:val="00D42109"/>
    <w:rsid w:val="00D4255C"/>
    <w:rsid w:val="00D42907"/>
    <w:rsid w:val="00D42BBF"/>
    <w:rsid w:val="00D42EE0"/>
    <w:rsid w:val="00D42F31"/>
    <w:rsid w:val="00D430A1"/>
    <w:rsid w:val="00D433A5"/>
    <w:rsid w:val="00D4353B"/>
    <w:rsid w:val="00D43613"/>
    <w:rsid w:val="00D43697"/>
    <w:rsid w:val="00D43860"/>
    <w:rsid w:val="00D43956"/>
    <w:rsid w:val="00D43C45"/>
    <w:rsid w:val="00D43D8E"/>
    <w:rsid w:val="00D4402D"/>
    <w:rsid w:val="00D446AA"/>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6A"/>
    <w:rsid w:val="00D479C7"/>
    <w:rsid w:val="00D47CC5"/>
    <w:rsid w:val="00D47F21"/>
    <w:rsid w:val="00D5038C"/>
    <w:rsid w:val="00D50645"/>
    <w:rsid w:val="00D507A5"/>
    <w:rsid w:val="00D5091B"/>
    <w:rsid w:val="00D51345"/>
    <w:rsid w:val="00D5160E"/>
    <w:rsid w:val="00D51984"/>
    <w:rsid w:val="00D51995"/>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98"/>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DD5"/>
    <w:rsid w:val="00D63E5F"/>
    <w:rsid w:val="00D63EC9"/>
    <w:rsid w:val="00D64041"/>
    <w:rsid w:val="00D6430C"/>
    <w:rsid w:val="00D643B4"/>
    <w:rsid w:val="00D643DE"/>
    <w:rsid w:val="00D649B6"/>
    <w:rsid w:val="00D64BD2"/>
    <w:rsid w:val="00D64C15"/>
    <w:rsid w:val="00D64CEA"/>
    <w:rsid w:val="00D64ECF"/>
    <w:rsid w:val="00D65279"/>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A22"/>
    <w:rsid w:val="00D67BF6"/>
    <w:rsid w:val="00D67CC3"/>
    <w:rsid w:val="00D7051B"/>
    <w:rsid w:val="00D70548"/>
    <w:rsid w:val="00D70AA2"/>
    <w:rsid w:val="00D70B69"/>
    <w:rsid w:val="00D71214"/>
    <w:rsid w:val="00D7190A"/>
    <w:rsid w:val="00D71BF5"/>
    <w:rsid w:val="00D71E2B"/>
    <w:rsid w:val="00D72023"/>
    <w:rsid w:val="00D7203E"/>
    <w:rsid w:val="00D72474"/>
    <w:rsid w:val="00D73CC5"/>
    <w:rsid w:val="00D73CDD"/>
    <w:rsid w:val="00D73F65"/>
    <w:rsid w:val="00D74264"/>
    <w:rsid w:val="00D743F0"/>
    <w:rsid w:val="00D7446E"/>
    <w:rsid w:val="00D7456D"/>
    <w:rsid w:val="00D747F0"/>
    <w:rsid w:val="00D74D2B"/>
    <w:rsid w:val="00D74D9E"/>
    <w:rsid w:val="00D752F6"/>
    <w:rsid w:val="00D755AD"/>
    <w:rsid w:val="00D755B0"/>
    <w:rsid w:val="00D755C3"/>
    <w:rsid w:val="00D75AEC"/>
    <w:rsid w:val="00D75DB9"/>
    <w:rsid w:val="00D760E6"/>
    <w:rsid w:val="00D76132"/>
    <w:rsid w:val="00D76133"/>
    <w:rsid w:val="00D76152"/>
    <w:rsid w:val="00D763B9"/>
    <w:rsid w:val="00D76464"/>
    <w:rsid w:val="00D764B6"/>
    <w:rsid w:val="00D7652D"/>
    <w:rsid w:val="00D766E2"/>
    <w:rsid w:val="00D76A8A"/>
    <w:rsid w:val="00D76CFC"/>
    <w:rsid w:val="00D775B1"/>
    <w:rsid w:val="00D77615"/>
    <w:rsid w:val="00D77BA0"/>
    <w:rsid w:val="00D77E5B"/>
    <w:rsid w:val="00D800DA"/>
    <w:rsid w:val="00D813E5"/>
    <w:rsid w:val="00D81558"/>
    <w:rsid w:val="00D81668"/>
    <w:rsid w:val="00D81918"/>
    <w:rsid w:val="00D819E6"/>
    <w:rsid w:val="00D81BF5"/>
    <w:rsid w:val="00D81D2C"/>
    <w:rsid w:val="00D81F9E"/>
    <w:rsid w:val="00D82173"/>
    <w:rsid w:val="00D824F8"/>
    <w:rsid w:val="00D825F1"/>
    <w:rsid w:val="00D82E36"/>
    <w:rsid w:val="00D82FCE"/>
    <w:rsid w:val="00D831AF"/>
    <w:rsid w:val="00D83312"/>
    <w:rsid w:val="00D83669"/>
    <w:rsid w:val="00D83AF8"/>
    <w:rsid w:val="00D83C10"/>
    <w:rsid w:val="00D83E35"/>
    <w:rsid w:val="00D842D3"/>
    <w:rsid w:val="00D8437F"/>
    <w:rsid w:val="00D85173"/>
    <w:rsid w:val="00D8528F"/>
    <w:rsid w:val="00D856B6"/>
    <w:rsid w:val="00D85828"/>
    <w:rsid w:val="00D859AE"/>
    <w:rsid w:val="00D85D85"/>
    <w:rsid w:val="00D861CA"/>
    <w:rsid w:val="00D863C4"/>
    <w:rsid w:val="00D86E34"/>
    <w:rsid w:val="00D86E69"/>
    <w:rsid w:val="00D874B7"/>
    <w:rsid w:val="00D8775D"/>
    <w:rsid w:val="00D87A1C"/>
    <w:rsid w:val="00D87B9E"/>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4B5"/>
    <w:rsid w:val="00D926C7"/>
    <w:rsid w:val="00D92772"/>
    <w:rsid w:val="00D928AE"/>
    <w:rsid w:val="00D92A3F"/>
    <w:rsid w:val="00D92B0C"/>
    <w:rsid w:val="00D92E18"/>
    <w:rsid w:val="00D9330B"/>
    <w:rsid w:val="00D934C6"/>
    <w:rsid w:val="00D93DD3"/>
    <w:rsid w:val="00D93DFA"/>
    <w:rsid w:val="00D93EE6"/>
    <w:rsid w:val="00D93EFE"/>
    <w:rsid w:val="00D942D2"/>
    <w:rsid w:val="00D9492E"/>
    <w:rsid w:val="00D94B5A"/>
    <w:rsid w:val="00D94BF8"/>
    <w:rsid w:val="00D94E03"/>
    <w:rsid w:val="00D9510B"/>
    <w:rsid w:val="00D9526D"/>
    <w:rsid w:val="00D95770"/>
    <w:rsid w:val="00D963A3"/>
    <w:rsid w:val="00D96524"/>
    <w:rsid w:val="00D96866"/>
    <w:rsid w:val="00D9695E"/>
    <w:rsid w:val="00D96992"/>
    <w:rsid w:val="00D97018"/>
    <w:rsid w:val="00D97595"/>
    <w:rsid w:val="00D976E1"/>
    <w:rsid w:val="00D977C1"/>
    <w:rsid w:val="00D97BDC"/>
    <w:rsid w:val="00D97C9D"/>
    <w:rsid w:val="00D97EB0"/>
    <w:rsid w:val="00DA003E"/>
    <w:rsid w:val="00DA079F"/>
    <w:rsid w:val="00DA084B"/>
    <w:rsid w:val="00DA09E2"/>
    <w:rsid w:val="00DA10F8"/>
    <w:rsid w:val="00DA11CF"/>
    <w:rsid w:val="00DA1265"/>
    <w:rsid w:val="00DA14F3"/>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584"/>
    <w:rsid w:val="00DA3829"/>
    <w:rsid w:val="00DA3D84"/>
    <w:rsid w:val="00DA3F42"/>
    <w:rsid w:val="00DA3FC5"/>
    <w:rsid w:val="00DA4079"/>
    <w:rsid w:val="00DA4345"/>
    <w:rsid w:val="00DA4466"/>
    <w:rsid w:val="00DA450D"/>
    <w:rsid w:val="00DA481C"/>
    <w:rsid w:val="00DA4B0A"/>
    <w:rsid w:val="00DA55D6"/>
    <w:rsid w:val="00DA565E"/>
    <w:rsid w:val="00DA5866"/>
    <w:rsid w:val="00DA5930"/>
    <w:rsid w:val="00DA5FFB"/>
    <w:rsid w:val="00DA65CE"/>
    <w:rsid w:val="00DA66F5"/>
    <w:rsid w:val="00DA6B53"/>
    <w:rsid w:val="00DA6D07"/>
    <w:rsid w:val="00DA6E6F"/>
    <w:rsid w:val="00DA7BF8"/>
    <w:rsid w:val="00DA7D61"/>
    <w:rsid w:val="00DB0409"/>
    <w:rsid w:val="00DB04FC"/>
    <w:rsid w:val="00DB09FB"/>
    <w:rsid w:val="00DB0EA8"/>
    <w:rsid w:val="00DB1879"/>
    <w:rsid w:val="00DB1B0A"/>
    <w:rsid w:val="00DB2246"/>
    <w:rsid w:val="00DB22FE"/>
    <w:rsid w:val="00DB230A"/>
    <w:rsid w:val="00DB274B"/>
    <w:rsid w:val="00DB32B7"/>
    <w:rsid w:val="00DB33A2"/>
    <w:rsid w:val="00DB346B"/>
    <w:rsid w:val="00DB3679"/>
    <w:rsid w:val="00DB38FF"/>
    <w:rsid w:val="00DB3D28"/>
    <w:rsid w:val="00DB3E5D"/>
    <w:rsid w:val="00DB40CF"/>
    <w:rsid w:val="00DB4201"/>
    <w:rsid w:val="00DB421A"/>
    <w:rsid w:val="00DB427B"/>
    <w:rsid w:val="00DB4764"/>
    <w:rsid w:val="00DB4B11"/>
    <w:rsid w:val="00DB50AD"/>
    <w:rsid w:val="00DB53ED"/>
    <w:rsid w:val="00DB5583"/>
    <w:rsid w:val="00DB55AC"/>
    <w:rsid w:val="00DB5854"/>
    <w:rsid w:val="00DB5917"/>
    <w:rsid w:val="00DB5D41"/>
    <w:rsid w:val="00DB673A"/>
    <w:rsid w:val="00DB6925"/>
    <w:rsid w:val="00DB6A9D"/>
    <w:rsid w:val="00DB6C3A"/>
    <w:rsid w:val="00DB6C49"/>
    <w:rsid w:val="00DB7778"/>
    <w:rsid w:val="00DB7A0B"/>
    <w:rsid w:val="00DC0062"/>
    <w:rsid w:val="00DC01AD"/>
    <w:rsid w:val="00DC075C"/>
    <w:rsid w:val="00DC09A6"/>
    <w:rsid w:val="00DC0AD5"/>
    <w:rsid w:val="00DC0C5B"/>
    <w:rsid w:val="00DC1171"/>
    <w:rsid w:val="00DC1324"/>
    <w:rsid w:val="00DC139B"/>
    <w:rsid w:val="00DC1609"/>
    <w:rsid w:val="00DC1928"/>
    <w:rsid w:val="00DC1AE3"/>
    <w:rsid w:val="00DC21A8"/>
    <w:rsid w:val="00DC2F21"/>
    <w:rsid w:val="00DC2F56"/>
    <w:rsid w:val="00DC2FC6"/>
    <w:rsid w:val="00DC3851"/>
    <w:rsid w:val="00DC3A80"/>
    <w:rsid w:val="00DC3B1E"/>
    <w:rsid w:val="00DC3D35"/>
    <w:rsid w:val="00DC3D76"/>
    <w:rsid w:val="00DC3FFF"/>
    <w:rsid w:val="00DC40B3"/>
    <w:rsid w:val="00DC4177"/>
    <w:rsid w:val="00DC425C"/>
    <w:rsid w:val="00DC4A8E"/>
    <w:rsid w:val="00DC4B4B"/>
    <w:rsid w:val="00DC4CE9"/>
    <w:rsid w:val="00DC4D3E"/>
    <w:rsid w:val="00DC4E11"/>
    <w:rsid w:val="00DC4F5D"/>
    <w:rsid w:val="00DC53A0"/>
    <w:rsid w:val="00DC588D"/>
    <w:rsid w:val="00DC5B5C"/>
    <w:rsid w:val="00DC5C86"/>
    <w:rsid w:val="00DC5CA5"/>
    <w:rsid w:val="00DC5D14"/>
    <w:rsid w:val="00DC610A"/>
    <w:rsid w:val="00DC614A"/>
    <w:rsid w:val="00DC631C"/>
    <w:rsid w:val="00DC66FD"/>
    <w:rsid w:val="00DC679C"/>
    <w:rsid w:val="00DC6891"/>
    <w:rsid w:val="00DC6D7D"/>
    <w:rsid w:val="00DC6F7F"/>
    <w:rsid w:val="00DC729A"/>
    <w:rsid w:val="00DC7C3F"/>
    <w:rsid w:val="00DC7EF5"/>
    <w:rsid w:val="00DD0234"/>
    <w:rsid w:val="00DD0905"/>
    <w:rsid w:val="00DD099D"/>
    <w:rsid w:val="00DD0A56"/>
    <w:rsid w:val="00DD0F91"/>
    <w:rsid w:val="00DD1369"/>
    <w:rsid w:val="00DD1A4E"/>
    <w:rsid w:val="00DD1BC7"/>
    <w:rsid w:val="00DD1BCE"/>
    <w:rsid w:val="00DD2121"/>
    <w:rsid w:val="00DD2CCA"/>
    <w:rsid w:val="00DD2D25"/>
    <w:rsid w:val="00DD2E17"/>
    <w:rsid w:val="00DD33C9"/>
    <w:rsid w:val="00DD34F7"/>
    <w:rsid w:val="00DD372B"/>
    <w:rsid w:val="00DD395E"/>
    <w:rsid w:val="00DD3A2C"/>
    <w:rsid w:val="00DD3C72"/>
    <w:rsid w:val="00DD401C"/>
    <w:rsid w:val="00DD4739"/>
    <w:rsid w:val="00DD4B35"/>
    <w:rsid w:val="00DD4DB2"/>
    <w:rsid w:val="00DD5F37"/>
    <w:rsid w:val="00DD5F89"/>
    <w:rsid w:val="00DD5FCF"/>
    <w:rsid w:val="00DD5FF8"/>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0D6"/>
    <w:rsid w:val="00DE13E1"/>
    <w:rsid w:val="00DE1514"/>
    <w:rsid w:val="00DE15FA"/>
    <w:rsid w:val="00DE1F42"/>
    <w:rsid w:val="00DE2150"/>
    <w:rsid w:val="00DE2591"/>
    <w:rsid w:val="00DE273A"/>
    <w:rsid w:val="00DE2833"/>
    <w:rsid w:val="00DE29C7"/>
    <w:rsid w:val="00DE2B3E"/>
    <w:rsid w:val="00DE2E8C"/>
    <w:rsid w:val="00DE3617"/>
    <w:rsid w:val="00DE3935"/>
    <w:rsid w:val="00DE3AF1"/>
    <w:rsid w:val="00DE44D1"/>
    <w:rsid w:val="00DE457F"/>
    <w:rsid w:val="00DE46F0"/>
    <w:rsid w:val="00DE4927"/>
    <w:rsid w:val="00DE4EE7"/>
    <w:rsid w:val="00DE4EEB"/>
    <w:rsid w:val="00DE58D1"/>
    <w:rsid w:val="00DE5C85"/>
    <w:rsid w:val="00DE6317"/>
    <w:rsid w:val="00DE6661"/>
    <w:rsid w:val="00DE687F"/>
    <w:rsid w:val="00DE73A7"/>
    <w:rsid w:val="00DE7653"/>
    <w:rsid w:val="00DE7CC7"/>
    <w:rsid w:val="00DE7D8F"/>
    <w:rsid w:val="00DF02B3"/>
    <w:rsid w:val="00DF03A6"/>
    <w:rsid w:val="00DF0678"/>
    <w:rsid w:val="00DF0767"/>
    <w:rsid w:val="00DF0863"/>
    <w:rsid w:val="00DF0DC0"/>
    <w:rsid w:val="00DF13E7"/>
    <w:rsid w:val="00DF18F8"/>
    <w:rsid w:val="00DF1B77"/>
    <w:rsid w:val="00DF24FD"/>
    <w:rsid w:val="00DF2BD9"/>
    <w:rsid w:val="00DF2FA6"/>
    <w:rsid w:val="00DF3228"/>
    <w:rsid w:val="00DF3292"/>
    <w:rsid w:val="00DF339E"/>
    <w:rsid w:val="00DF34AB"/>
    <w:rsid w:val="00DF35E5"/>
    <w:rsid w:val="00DF37D8"/>
    <w:rsid w:val="00DF4259"/>
    <w:rsid w:val="00DF44E0"/>
    <w:rsid w:val="00DF47EA"/>
    <w:rsid w:val="00DF4A80"/>
    <w:rsid w:val="00DF4D09"/>
    <w:rsid w:val="00DF51E9"/>
    <w:rsid w:val="00DF5506"/>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60E"/>
    <w:rsid w:val="00E00EB2"/>
    <w:rsid w:val="00E01177"/>
    <w:rsid w:val="00E01212"/>
    <w:rsid w:val="00E01785"/>
    <w:rsid w:val="00E01D09"/>
    <w:rsid w:val="00E01F1B"/>
    <w:rsid w:val="00E020AC"/>
    <w:rsid w:val="00E02226"/>
    <w:rsid w:val="00E022AE"/>
    <w:rsid w:val="00E025C6"/>
    <w:rsid w:val="00E02622"/>
    <w:rsid w:val="00E026B1"/>
    <w:rsid w:val="00E02802"/>
    <w:rsid w:val="00E02897"/>
    <w:rsid w:val="00E02BA1"/>
    <w:rsid w:val="00E02BB7"/>
    <w:rsid w:val="00E02BC9"/>
    <w:rsid w:val="00E039FE"/>
    <w:rsid w:val="00E0418F"/>
    <w:rsid w:val="00E0483D"/>
    <w:rsid w:val="00E04848"/>
    <w:rsid w:val="00E048D5"/>
    <w:rsid w:val="00E050CF"/>
    <w:rsid w:val="00E05100"/>
    <w:rsid w:val="00E054FD"/>
    <w:rsid w:val="00E057EE"/>
    <w:rsid w:val="00E05B33"/>
    <w:rsid w:val="00E05C9C"/>
    <w:rsid w:val="00E05F69"/>
    <w:rsid w:val="00E0601E"/>
    <w:rsid w:val="00E0665D"/>
    <w:rsid w:val="00E0669E"/>
    <w:rsid w:val="00E067AD"/>
    <w:rsid w:val="00E06F3B"/>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4F5B"/>
    <w:rsid w:val="00E156BA"/>
    <w:rsid w:val="00E15737"/>
    <w:rsid w:val="00E15C27"/>
    <w:rsid w:val="00E16751"/>
    <w:rsid w:val="00E16B73"/>
    <w:rsid w:val="00E16BC0"/>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6F5"/>
    <w:rsid w:val="00E21BBD"/>
    <w:rsid w:val="00E21D05"/>
    <w:rsid w:val="00E2213F"/>
    <w:rsid w:val="00E222C2"/>
    <w:rsid w:val="00E22340"/>
    <w:rsid w:val="00E22A53"/>
    <w:rsid w:val="00E22D5A"/>
    <w:rsid w:val="00E23634"/>
    <w:rsid w:val="00E23C5B"/>
    <w:rsid w:val="00E24056"/>
    <w:rsid w:val="00E24344"/>
    <w:rsid w:val="00E2475B"/>
    <w:rsid w:val="00E24B55"/>
    <w:rsid w:val="00E24BFF"/>
    <w:rsid w:val="00E252D9"/>
    <w:rsid w:val="00E25458"/>
    <w:rsid w:val="00E25FC0"/>
    <w:rsid w:val="00E263E3"/>
    <w:rsid w:val="00E266D5"/>
    <w:rsid w:val="00E269DC"/>
    <w:rsid w:val="00E27342"/>
    <w:rsid w:val="00E2741C"/>
    <w:rsid w:val="00E27B60"/>
    <w:rsid w:val="00E27CDC"/>
    <w:rsid w:val="00E302B6"/>
    <w:rsid w:val="00E30B0F"/>
    <w:rsid w:val="00E30EA4"/>
    <w:rsid w:val="00E31099"/>
    <w:rsid w:val="00E31505"/>
    <w:rsid w:val="00E315F3"/>
    <w:rsid w:val="00E318F9"/>
    <w:rsid w:val="00E31C5C"/>
    <w:rsid w:val="00E31CC5"/>
    <w:rsid w:val="00E31D28"/>
    <w:rsid w:val="00E3207E"/>
    <w:rsid w:val="00E32337"/>
    <w:rsid w:val="00E328C8"/>
    <w:rsid w:val="00E33C44"/>
    <w:rsid w:val="00E34505"/>
    <w:rsid w:val="00E34549"/>
    <w:rsid w:val="00E34755"/>
    <w:rsid w:val="00E34BA2"/>
    <w:rsid w:val="00E34DC3"/>
    <w:rsid w:val="00E35070"/>
    <w:rsid w:val="00E350DB"/>
    <w:rsid w:val="00E35356"/>
    <w:rsid w:val="00E353AB"/>
    <w:rsid w:val="00E3552D"/>
    <w:rsid w:val="00E35593"/>
    <w:rsid w:val="00E3577D"/>
    <w:rsid w:val="00E358AA"/>
    <w:rsid w:val="00E35C6C"/>
    <w:rsid w:val="00E35E17"/>
    <w:rsid w:val="00E36032"/>
    <w:rsid w:val="00E36E08"/>
    <w:rsid w:val="00E36FFB"/>
    <w:rsid w:val="00E3720A"/>
    <w:rsid w:val="00E376C9"/>
    <w:rsid w:val="00E37916"/>
    <w:rsid w:val="00E3795B"/>
    <w:rsid w:val="00E40564"/>
    <w:rsid w:val="00E408E4"/>
    <w:rsid w:val="00E40FD8"/>
    <w:rsid w:val="00E412EE"/>
    <w:rsid w:val="00E414D6"/>
    <w:rsid w:val="00E41533"/>
    <w:rsid w:val="00E420C0"/>
    <w:rsid w:val="00E421F4"/>
    <w:rsid w:val="00E422FC"/>
    <w:rsid w:val="00E42856"/>
    <w:rsid w:val="00E42FA3"/>
    <w:rsid w:val="00E43625"/>
    <w:rsid w:val="00E4362F"/>
    <w:rsid w:val="00E43699"/>
    <w:rsid w:val="00E436EE"/>
    <w:rsid w:val="00E43C05"/>
    <w:rsid w:val="00E44185"/>
    <w:rsid w:val="00E446FD"/>
    <w:rsid w:val="00E44C85"/>
    <w:rsid w:val="00E44E16"/>
    <w:rsid w:val="00E45C3C"/>
    <w:rsid w:val="00E45CE4"/>
    <w:rsid w:val="00E45D1D"/>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3FB"/>
    <w:rsid w:val="00E52742"/>
    <w:rsid w:val="00E5279B"/>
    <w:rsid w:val="00E536B0"/>
    <w:rsid w:val="00E53709"/>
    <w:rsid w:val="00E5389B"/>
    <w:rsid w:val="00E53D46"/>
    <w:rsid w:val="00E53EEE"/>
    <w:rsid w:val="00E540E4"/>
    <w:rsid w:val="00E54A04"/>
    <w:rsid w:val="00E54D08"/>
    <w:rsid w:val="00E550F3"/>
    <w:rsid w:val="00E55327"/>
    <w:rsid w:val="00E5539F"/>
    <w:rsid w:val="00E555E9"/>
    <w:rsid w:val="00E55821"/>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216"/>
    <w:rsid w:val="00E626F0"/>
    <w:rsid w:val="00E62967"/>
    <w:rsid w:val="00E62BDA"/>
    <w:rsid w:val="00E62DD4"/>
    <w:rsid w:val="00E6330B"/>
    <w:rsid w:val="00E639CE"/>
    <w:rsid w:val="00E63B98"/>
    <w:rsid w:val="00E641D3"/>
    <w:rsid w:val="00E64BC1"/>
    <w:rsid w:val="00E64CDC"/>
    <w:rsid w:val="00E64E09"/>
    <w:rsid w:val="00E652D7"/>
    <w:rsid w:val="00E6530A"/>
    <w:rsid w:val="00E6567B"/>
    <w:rsid w:val="00E65A33"/>
    <w:rsid w:val="00E65FFA"/>
    <w:rsid w:val="00E663EE"/>
    <w:rsid w:val="00E66548"/>
    <w:rsid w:val="00E66846"/>
    <w:rsid w:val="00E66895"/>
    <w:rsid w:val="00E671FA"/>
    <w:rsid w:val="00E6737B"/>
    <w:rsid w:val="00E674FB"/>
    <w:rsid w:val="00E6763E"/>
    <w:rsid w:val="00E67C15"/>
    <w:rsid w:val="00E67E8F"/>
    <w:rsid w:val="00E70056"/>
    <w:rsid w:val="00E7019D"/>
    <w:rsid w:val="00E70224"/>
    <w:rsid w:val="00E7029D"/>
    <w:rsid w:val="00E702AA"/>
    <w:rsid w:val="00E703BF"/>
    <w:rsid w:val="00E704E9"/>
    <w:rsid w:val="00E70566"/>
    <w:rsid w:val="00E70B38"/>
    <w:rsid w:val="00E70BA5"/>
    <w:rsid w:val="00E70CEC"/>
    <w:rsid w:val="00E7119E"/>
    <w:rsid w:val="00E71400"/>
    <w:rsid w:val="00E71485"/>
    <w:rsid w:val="00E714ED"/>
    <w:rsid w:val="00E71657"/>
    <w:rsid w:val="00E7166B"/>
    <w:rsid w:val="00E727BB"/>
    <w:rsid w:val="00E72A2A"/>
    <w:rsid w:val="00E72C30"/>
    <w:rsid w:val="00E7313C"/>
    <w:rsid w:val="00E731A9"/>
    <w:rsid w:val="00E734B1"/>
    <w:rsid w:val="00E73AAD"/>
    <w:rsid w:val="00E73CD3"/>
    <w:rsid w:val="00E73D51"/>
    <w:rsid w:val="00E74354"/>
    <w:rsid w:val="00E74508"/>
    <w:rsid w:val="00E74678"/>
    <w:rsid w:val="00E750FB"/>
    <w:rsid w:val="00E7568E"/>
    <w:rsid w:val="00E7595C"/>
    <w:rsid w:val="00E759A7"/>
    <w:rsid w:val="00E76389"/>
    <w:rsid w:val="00E76474"/>
    <w:rsid w:val="00E76526"/>
    <w:rsid w:val="00E76742"/>
    <w:rsid w:val="00E769B9"/>
    <w:rsid w:val="00E76EC1"/>
    <w:rsid w:val="00E775D5"/>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654"/>
    <w:rsid w:val="00E837F4"/>
    <w:rsid w:val="00E83847"/>
    <w:rsid w:val="00E83B8F"/>
    <w:rsid w:val="00E84640"/>
    <w:rsid w:val="00E849D0"/>
    <w:rsid w:val="00E849DF"/>
    <w:rsid w:val="00E84A0D"/>
    <w:rsid w:val="00E84A98"/>
    <w:rsid w:val="00E8501E"/>
    <w:rsid w:val="00E85037"/>
    <w:rsid w:val="00E85205"/>
    <w:rsid w:val="00E8560D"/>
    <w:rsid w:val="00E8586A"/>
    <w:rsid w:val="00E85935"/>
    <w:rsid w:val="00E8595B"/>
    <w:rsid w:val="00E85D55"/>
    <w:rsid w:val="00E86004"/>
    <w:rsid w:val="00E861C4"/>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5CF"/>
    <w:rsid w:val="00E92B0E"/>
    <w:rsid w:val="00E92D7F"/>
    <w:rsid w:val="00E92DE2"/>
    <w:rsid w:val="00E93236"/>
    <w:rsid w:val="00E93877"/>
    <w:rsid w:val="00E93B99"/>
    <w:rsid w:val="00E93C0F"/>
    <w:rsid w:val="00E93D03"/>
    <w:rsid w:val="00E94262"/>
    <w:rsid w:val="00E94439"/>
    <w:rsid w:val="00E94FBD"/>
    <w:rsid w:val="00E95066"/>
    <w:rsid w:val="00E954D3"/>
    <w:rsid w:val="00E95C0D"/>
    <w:rsid w:val="00E96033"/>
    <w:rsid w:val="00E970F7"/>
    <w:rsid w:val="00E977C8"/>
    <w:rsid w:val="00E9780C"/>
    <w:rsid w:val="00E979A1"/>
    <w:rsid w:val="00E979F6"/>
    <w:rsid w:val="00E97AEB"/>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2C"/>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276"/>
    <w:rsid w:val="00EA53B7"/>
    <w:rsid w:val="00EA5F26"/>
    <w:rsid w:val="00EA6750"/>
    <w:rsid w:val="00EA6FA9"/>
    <w:rsid w:val="00EA71D7"/>
    <w:rsid w:val="00EA73DE"/>
    <w:rsid w:val="00EA7B30"/>
    <w:rsid w:val="00EA7E1B"/>
    <w:rsid w:val="00EB0BD1"/>
    <w:rsid w:val="00EB0F48"/>
    <w:rsid w:val="00EB0FF1"/>
    <w:rsid w:val="00EB121A"/>
    <w:rsid w:val="00EB1431"/>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089"/>
    <w:rsid w:val="00EB4191"/>
    <w:rsid w:val="00EB41C3"/>
    <w:rsid w:val="00EB42AD"/>
    <w:rsid w:val="00EB474D"/>
    <w:rsid w:val="00EB4893"/>
    <w:rsid w:val="00EB536F"/>
    <w:rsid w:val="00EB5409"/>
    <w:rsid w:val="00EB5418"/>
    <w:rsid w:val="00EB5545"/>
    <w:rsid w:val="00EB5643"/>
    <w:rsid w:val="00EB5978"/>
    <w:rsid w:val="00EB622F"/>
    <w:rsid w:val="00EB652A"/>
    <w:rsid w:val="00EB685F"/>
    <w:rsid w:val="00EB68F3"/>
    <w:rsid w:val="00EB6C5C"/>
    <w:rsid w:val="00EB74A1"/>
    <w:rsid w:val="00EB764B"/>
    <w:rsid w:val="00EB7723"/>
    <w:rsid w:val="00EB7E2B"/>
    <w:rsid w:val="00EC068F"/>
    <w:rsid w:val="00EC0B3D"/>
    <w:rsid w:val="00EC0BEF"/>
    <w:rsid w:val="00EC0E37"/>
    <w:rsid w:val="00EC0F7F"/>
    <w:rsid w:val="00EC17C8"/>
    <w:rsid w:val="00EC1BDD"/>
    <w:rsid w:val="00EC1C57"/>
    <w:rsid w:val="00EC1C69"/>
    <w:rsid w:val="00EC1EB2"/>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114"/>
    <w:rsid w:val="00EC53DC"/>
    <w:rsid w:val="00EC54F7"/>
    <w:rsid w:val="00EC55A9"/>
    <w:rsid w:val="00EC5AA7"/>
    <w:rsid w:val="00EC5DAE"/>
    <w:rsid w:val="00EC62E7"/>
    <w:rsid w:val="00EC64FB"/>
    <w:rsid w:val="00EC6E61"/>
    <w:rsid w:val="00EC6E6A"/>
    <w:rsid w:val="00EC73A5"/>
    <w:rsid w:val="00EC74EA"/>
    <w:rsid w:val="00EC79A7"/>
    <w:rsid w:val="00EC7B02"/>
    <w:rsid w:val="00ED01C4"/>
    <w:rsid w:val="00ED02C3"/>
    <w:rsid w:val="00ED059B"/>
    <w:rsid w:val="00ED0659"/>
    <w:rsid w:val="00ED077D"/>
    <w:rsid w:val="00ED07C3"/>
    <w:rsid w:val="00ED0851"/>
    <w:rsid w:val="00ED0F00"/>
    <w:rsid w:val="00ED14E4"/>
    <w:rsid w:val="00ED155D"/>
    <w:rsid w:val="00ED1F19"/>
    <w:rsid w:val="00ED23A3"/>
    <w:rsid w:val="00ED2BCA"/>
    <w:rsid w:val="00ED2EE0"/>
    <w:rsid w:val="00ED2F60"/>
    <w:rsid w:val="00ED322F"/>
    <w:rsid w:val="00ED32E8"/>
    <w:rsid w:val="00ED39CB"/>
    <w:rsid w:val="00ED3FE6"/>
    <w:rsid w:val="00ED4007"/>
    <w:rsid w:val="00ED4287"/>
    <w:rsid w:val="00ED4290"/>
    <w:rsid w:val="00ED4C47"/>
    <w:rsid w:val="00ED4EB5"/>
    <w:rsid w:val="00ED513A"/>
    <w:rsid w:val="00ED52DA"/>
    <w:rsid w:val="00ED5373"/>
    <w:rsid w:val="00ED543F"/>
    <w:rsid w:val="00ED5AF9"/>
    <w:rsid w:val="00ED61CC"/>
    <w:rsid w:val="00ED67F4"/>
    <w:rsid w:val="00ED695E"/>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C12"/>
    <w:rsid w:val="00EE5D8B"/>
    <w:rsid w:val="00EE6122"/>
    <w:rsid w:val="00EE61D0"/>
    <w:rsid w:val="00EE635B"/>
    <w:rsid w:val="00EE6A75"/>
    <w:rsid w:val="00EE7116"/>
    <w:rsid w:val="00EE717B"/>
    <w:rsid w:val="00EE7277"/>
    <w:rsid w:val="00EE74B8"/>
    <w:rsid w:val="00EE7601"/>
    <w:rsid w:val="00EE7AE4"/>
    <w:rsid w:val="00EE7BD8"/>
    <w:rsid w:val="00EE7C88"/>
    <w:rsid w:val="00EE7E26"/>
    <w:rsid w:val="00EE7F68"/>
    <w:rsid w:val="00EF04F5"/>
    <w:rsid w:val="00EF052F"/>
    <w:rsid w:val="00EF0C05"/>
    <w:rsid w:val="00EF0E63"/>
    <w:rsid w:val="00EF1012"/>
    <w:rsid w:val="00EF11D5"/>
    <w:rsid w:val="00EF1497"/>
    <w:rsid w:val="00EF1722"/>
    <w:rsid w:val="00EF18B8"/>
    <w:rsid w:val="00EF2409"/>
    <w:rsid w:val="00EF2B26"/>
    <w:rsid w:val="00EF2C4C"/>
    <w:rsid w:val="00EF3717"/>
    <w:rsid w:val="00EF3A33"/>
    <w:rsid w:val="00EF3C92"/>
    <w:rsid w:val="00EF41B6"/>
    <w:rsid w:val="00EF4323"/>
    <w:rsid w:val="00EF4573"/>
    <w:rsid w:val="00EF487B"/>
    <w:rsid w:val="00EF4F92"/>
    <w:rsid w:val="00EF52FD"/>
    <w:rsid w:val="00EF5737"/>
    <w:rsid w:val="00EF5827"/>
    <w:rsid w:val="00EF5BE1"/>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9B3"/>
    <w:rsid w:val="00F05E84"/>
    <w:rsid w:val="00F068FD"/>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0D8E"/>
    <w:rsid w:val="00F10DD3"/>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90"/>
    <w:rsid w:val="00F14EC9"/>
    <w:rsid w:val="00F1554E"/>
    <w:rsid w:val="00F15667"/>
    <w:rsid w:val="00F1579E"/>
    <w:rsid w:val="00F15A46"/>
    <w:rsid w:val="00F15CC7"/>
    <w:rsid w:val="00F16CD1"/>
    <w:rsid w:val="00F16F54"/>
    <w:rsid w:val="00F17328"/>
    <w:rsid w:val="00F17893"/>
    <w:rsid w:val="00F17C12"/>
    <w:rsid w:val="00F20047"/>
    <w:rsid w:val="00F2033F"/>
    <w:rsid w:val="00F20611"/>
    <w:rsid w:val="00F2077C"/>
    <w:rsid w:val="00F20AA6"/>
    <w:rsid w:val="00F20B83"/>
    <w:rsid w:val="00F20E52"/>
    <w:rsid w:val="00F20F34"/>
    <w:rsid w:val="00F210DC"/>
    <w:rsid w:val="00F21872"/>
    <w:rsid w:val="00F21877"/>
    <w:rsid w:val="00F21C2F"/>
    <w:rsid w:val="00F21CB3"/>
    <w:rsid w:val="00F21F4F"/>
    <w:rsid w:val="00F22CBE"/>
    <w:rsid w:val="00F23862"/>
    <w:rsid w:val="00F23D59"/>
    <w:rsid w:val="00F23E93"/>
    <w:rsid w:val="00F24684"/>
    <w:rsid w:val="00F247C4"/>
    <w:rsid w:val="00F24CC9"/>
    <w:rsid w:val="00F24FEF"/>
    <w:rsid w:val="00F2501D"/>
    <w:rsid w:val="00F25197"/>
    <w:rsid w:val="00F251A3"/>
    <w:rsid w:val="00F25240"/>
    <w:rsid w:val="00F2563A"/>
    <w:rsid w:val="00F259B8"/>
    <w:rsid w:val="00F26449"/>
    <w:rsid w:val="00F267E0"/>
    <w:rsid w:val="00F26832"/>
    <w:rsid w:val="00F270D4"/>
    <w:rsid w:val="00F273CF"/>
    <w:rsid w:val="00F3006D"/>
    <w:rsid w:val="00F30843"/>
    <w:rsid w:val="00F30988"/>
    <w:rsid w:val="00F30C52"/>
    <w:rsid w:val="00F30E10"/>
    <w:rsid w:val="00F30EAD"/>
    <w:rsid w:val="00F30FC6"/>
    <w:rsid w:val="00F310BC"/>
    <w:rsid w:val="00F3144F"/>
    <w:rsid w:val="00F31C4F"/>
    <w:rsid w:val="00F31E4A"/>
    <w:rsid w:val="00F320F9"/>
    <w:rsid w:val="00F321B6"/>
    <w:rsid w:val="00F3244F"/>
    <w:rsid w:val="00F32EE0"/>
    <w:rsid w:val="00F331B1"/>
    <w:rsid w:val="00F339DD"/>
    <w:rsid w:val="00F33C2B"/>
    <w:rsid w:val="00F34798"/>
    <w:rsid w:val="00F34887"/>
    <w:rsid w:val="00F34A84"/>
    <w:rsid w:val="00F34C72"/>
    <w:rsid w:val="00F35448"/>
    <w:rsid w:val="00F356BC"/>
    <w:rsid w:val="00F3598E"/>
    <w:rsid w:val="00F35D3D"/>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C36"/>
    <w:rsid w:val="00F41E11"/>
    <w:rsid w:val="00F4279A"/>
    <w:rsid w:val="00F42AAA"/>
    <w:rsid w:val="00F42DEE"/>
    <w:rsid w:val="00F43A3D"/>
    <w:rsid w:val="00F43D10"/>
    <w:rsid w:val="00F4429A"/>
    <w:rsid w:val="00F44962"/>
    <w:rsid w:val="00F44C51"/>
    <w:rsid w:val="00F44D50"/>
    <w:rsid w:val="00F44E36"/>
    <w:rsid w:val="00F44F27"/>
    <w:rsid w:val="00F455C6"/>
    <w:rsid w:val="00F46298"/>
    <w:rsid w:val="00F462AB"/>
    <w:rsid w:val="00F46560"/>
    <w:rsid w:val="00F46702"/>
    <w:rsid w:val="00F46BF8"/>
    <w:rsid w:val="00F47180"/>
    <w:rsid w:val="00F471C4"/>
    <w:rsid w:val="00F47F26"/>
    <w:rsid w:val="00F5003A"/>
    <w:rsid w:val="00F50462"/>
    <w:rsid w:val="00F50471"/>
    <w:rsid w:val="00F50908"/>
    <w:rsid w:val="00F51246"/>
    <w:rsid w:val="00F51286"/>
    <w:rsid w:val="00F51584"/>
    <w:rsid w:val="00F51652"/>
    <w:rsid w:val="00F52068"/>
    <w:rsid w:val="00F52182"/>
    <w:rsid w:val="00F52310"/>
    <w:rsid w:val="00F5348A"/>
    <w:rsid w:val="00F536C4"/>
    <w:rsid w:val="00F5382F"/>
    <w:rsid w:val="00F53A4C"/>
    <w:rsid w:val="00F53B3D"/>
    <w:rsid w:val="00F53B4B"/>
    <w:rsid w:val="00F53C7E"/>
    <w:rsid w:val="00F53E45"/>
    <w:rsid w:val="00F53EE1"/>
    <w:rsid w:val="00F540BE"/>
    <w:rsid w:val="00F543A9"/>
    <w:rsid w:val="00F54990"/>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0C40"/>
    <w:rsid w:val="00F60C90"/>
    <w:rsid w:val="00F611CE"/>
    <w:rsid w:val="00F612C9"/>
    <w:rsid w:val="00F614EC"/>
    <w:rsid w:val="00F616C1"/>
    <w:rsid w:val="00F61C60"/>
    <w:rsid w:val="00F61D5A"/>
    <w:rsid w:val="00F61FDB"/>
    <w:rsid w:val="00F62080"/>
    <w:rsid w:val="00F6208D"/>
    <w:rsid w:val="00F62179"/>
    <w:rsid w:val="00F625C6"/>
    <w:rsid w:val="00F6299A"/>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958"/>
    <w:rsid w:val="00F66A42"/>
    <w:rsid w:val="00F66A79"/>
    <w:rsid w:val="00F66D71"/>
    <w:rsid w:val="00F674B8"/>
    <w:rsid w:val="00F676CB"/>
    <w:rsid w:val="00F67A75"/>
    <w:rsid w:val="00F67C92"/>
    <w:rsid w:val="00F70048"/>
    <w:rsid w:val="00F7060D"/>
    <w:rsid w:val="00F7089C"/>
    <w:rsid w:val="00F70CFB"/>
    <w:rsid w:val="00F7119B"/>
    <w:rsid w:val="00F714E3"/>
    <w:rsid w:val="00F7179E"/>
    <w:rsid w:val="00F722BE"/>
    <w:rsid w:val="00F724BA"/>
    <w:rsid w:val="00F725E4"/>
    <w:rsid w:val="00F727AB"/>
    <w:rsid w:val="00F727DF"/>
    <w:rsid w:val="00F72AC5"/>
    <w:rsid w:val="00F72E22"/>
    <w:rsid w:val="00F73169"/>
    <w:rsid w:val="00F73ACF"/>
    <w:rsid w:val="00F73DE3"/>
    <w:rsid w:val="00F741C1"/>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70E"/>
    <w:rsid w:val="00F80868"/>
    <w:rsid w:val="00F80D35"/>
    <w:rsid w:val="00F81CFA"/>
    <w:rsid w:val="00F81FE1"/>
    <w:rsid w:val="00F826F1"/>
    <w:rsid w:val="00F829D0"/>
    <w:rsid w:val="00F82BA7"/>
    <w:rsid w:val="00F8315F"/>
    <w:rsid w:val="00F834F1"/>
    <w:rsid w:val="00F8451C"/>
    <w:rsid w:val="00F846F5"/>
    <w:rsid w:val="00F84BFD"/>
    <w:rsid w:val="00F84D4B"/>
    <w:rsid w:val="00F84E8A"/>
    <w:rsid w:val="00F84FD8"/>
    <w:rsid w:val="00F8544E"/>
    <w:rsid w:val="00F8641B"/>
    <w:rsid w:val="00F86435"/>
    <w:rsid w:val="00F86581"/>
    <w:rsid w:val="00F86675"/>
    <w:rsid w:val="00F86913"/>
    <w:rsid w:val="00F870EB"/>
    <w:rsid w:val="00F8723E"/>
    <w:rsid w:val="00F87350"/>
    <w:rsid w:val="00F874CF"/>
    <w:rsid w:val="00F87546"/>
    <w:rsid w:val="00F8767E"/>
    <w:rsid w:val="00F876BE"/>
    <w:rsid w:val="00F87F67"/>
    <w:rsid w:val="00F903F8"/>
    <w:rsid w:val="00F905DF"/>
    <w:rsid w:val="00F90B7C"/>
    <w:rsid w:val="00F90BCA"/>
    <w:rsid w:val="00F90BD0"/>
    <w:rsid w:val="00F90C12"/>
    <w:rsid w:val="00F916B2"/>
    <w:rsid w:val="00F91D27"/>
    <w:rsid w:val="00F91E58"/>
    <w:rsid w:val="00F91EB4"/>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E44"/>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461"/>
    <w:rsid w:val="00FB065E"/>
    <w:rsid w:val="00FB07FD"/>
    <w:rsid w:val="00FB0826"/>
    <w:rsid w:val="00FB0C6A"/>
    <w:rsid w:val="00FB0D2A"/>
    <w:rsid w:val="00FB14CC"/>
    <w:rsid w:val="00FB177B"/>
    <w:rsid w:val="00FB1F7C"/>
    <w:rsid w:val="00FB2517"/>
    <w:rsid w:val="00FB27F8"/>
    <w:rsid w:val="00FB2A51"/>
    <w:rsid w:val="00FB2DCE"/>
    <w:rsid w:val="00FB2DFB"/>
    <w:rsid w:val="00FB30BD"/>
    <w:rsid w:val="00FB3379"/>
    <w:rsid w:val="00FB3989"/>
    <w:rsid w:val="00FB4F56"/>
    <w:rsid w:val="00FB5451"/>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576"/>
    <w:rsid w:val="00FC187E"/>
    <w:rsid w:val="00FC1AE6"/>
    <w:rsid w:val="00FC21C4"/>
    <w:rsid w:val="00FC21DE"/>
    <w:rsid w:val="00FC22D5"/>
    <w:rsid w:val="00FC2C64"/>
    <w:rsid w:val="00FC2F40"/>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0D"/>
    <w:rsid w:val="00FC6B9C"/>
    <w:rsid w:val="00FC7012"/>
    <w:rsid w:val="00FC71EC"/>
    <w:rsid w:val="00FC75B7"/>
    <w:rsid w:val="00FC763C"/>
    <w:rsid w:val="00FC7CA0"/>
    <w:rsid w:val="00FD01CE"/>
    <w:rsid w:val="00FD01DF"/>
    <w:rsid w:val="00FD02F2"/>
    <w:rsid w:val="00FD0305"/>
    <w:rsid w:val="00FD0731"/>
    <w:rsid w:val="00FD0B79"/>
    <w:rsid w:val="00FD0CD1"/>
    <w:rsid w:val="00FD18B2"/>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9ED"/>
    <w:rsid w:val="00FD7FD0"/>
    <w:rsid w:val="00FE0052"/>
    <w:rsid w:val="00FE0628"/>
    <w:rsid w:val="00FE073A"/>
    <w:rsid w:val="00FE0D0F"/>
    <w:rsid w:val="00FE1088"/>
    <w:rsid w:val="00FE10CC"/>
    <w:rsid w:val="00FE12DC"/>
    <w:rsid w:val="00FE1315"/>
    <w:rsid w:val="00FE1440"/>
    <w:rsid w:val="00FE165A"/>
    <w:rsid w:val="00FE16AC"/>
    <w:rsid w:val="00FE176B"/>
    <w:rsid w:val="00FE1A42"/>
    <w:rsid w:val="00FE1C08"/>
    <w:rsid w:val="00FE1F04"/>
    <w:rsid w:val="00FE2594"/>
    <w:rsid w:val="00FE266E"/>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1C9F"/>
    <w:rsid w:val="00FF22D3"/>
    <w:rsid w:val="00FF289D"/>
    <w:rsid w:val="00FF29DF"/>
    <w:rsid w:val="00FF2AFC"/>
    <w:rsid w:val="00FF2D36"/>
    <w:rsid w:val="00FF2F73"/>
    <w:rsid w:val="00FF32E6"/>
    <w:rsid w:val="00FF36F3"/>
    <w:rsid w:val="00FF3782"/>
    <w:rsid w:val="00FF402A"/>
    <w:rsid w:val="00FF41AC"/>
    <w:rsid w:val="00FF42B8"/>
    <w:rsid w:val="00FF4B94"/>
    <w:rsid w:val="00FF4BB9"/>
    <w:rsid w:val="00FF4FFC"/>
    <w:rsid w:val="00FF524C"/>
    <w:rsid w:val="00FF55B1"/>
    <w:rsid w:val="00FF5AFE"/>
    <w:rsid w:val="00FF607F"/>
    <w:rsid w:val="00FF632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99"/>
    <w:pPr>
      <w:spacing w:line="256" w:lineRule="auto"/>
    </w:pPr>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E30A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D3599"/>
    <w:rPr>
      <w:color w:val="954F72" w:themeColor="followedHyperlink"/>
      <w:u w:val="single"/>
    </w:rPr>
  </w:style>
  <w:style w:type="paragraph" w:customStyle="1" w:styleId="msonormal0">
    <w:name w:val="msonormal"/>
    <w:basedOn w:val="Normal"/>
    <w:uiPriority w:val="99"/>
    <w:rsid w:val="006D3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ropertyvaluecolor">
    <w:name w:val="csspropertyvaluecolor"/>
    <w:basedOn w:val="DefaultParagraphFont"/>
    <w:rsid w:val="006D3599"/>
  </w:style>
  <w:style w:type="character" w:customStyle="1" w:styleId="cssdelimitercolor">
    <w:name w:val="cssdelimitercolor"/>
    <w:basedOn w:val="DefaultParagraphFont"/>
    <w:rsid w:val="006D3599"/>
  </w:style>
  <w:style w:type="character" w:customStyle="1" w:styleId="csspropertycolor">
    <w:name w:val="csspropertycolor"/>
    <w:basedOn w:val="DefaultParagraphFont"/>
    <w:rsid w:val="006D3599"/>
  </w:style>
  <w:style w:type="character" w:customStyle="1" w:styleId="tag">
    <w:name w:val="tag"/>
    <w:basedOn w:val="DefaultParagraphFont"/>
    <w:rsid w:val="006D3599"/>
  </w:style>
  <w:style w:type="character" w:customStyle="1" w:styleId="atn">
    <w:name w:val="atn"/>
    <w:basedOn w:val="DefaultParagraphFont"/>
    <w:rsid w:val="006D3599"/>
  </w:style>
  <w:style w:type="character" w:customStyle="1" w:styleId="atv">
    <w:name w:val="atv"/>
    <w:basedOn w:val="DefaultParagraphFont"/>
    <w:rsid w:val="006D3599"/>
  </w:style>
  <w:style w:type="character" w:customStyle="1" w:styleId="lit">
    <w:name w:val="lit"/>
    <w:basedOn w:val="DefaultParagraphFont"/>
    <w:rsid w:val="006D3599"/>
  </w:style>
  <w:style w:type="character" w:customStyle="1" w:styleId="seosummary">
    <w:name w:val="seosummary"/>
    <w:basedOn w:val="DefaultParagraphFont"/>
    <w:rsid w:val="006D3599"/>
  </w:style>
  <w:style w:type="character" w:customStyle="1" w:styleId="dec">
    <w:name w:val="dec"/>
    <w:basedOn w:val="DefaultParagraphFont"/>
    <w:rsid w:val="006D3599"/>
  </w:style>
  <w:style w:type="character" w:customStyle="1" w:styleId="tagnamecolor">
    <w:name w:val="tagnamecolor"/>
    <w:basedOn w:val="DefaultParagraphFont"/>
    <w:rsid w:val="006D3599"/>
  </w:style>
  <w:style w:type="character" w:customStyle="1" w:styleId="tagcolor">
    <w:name w:val="tagcolor"/>
    <w:basedOn w:val="DefaultParagraphFont"/>
    <w:rsid w:val="006D3599"/>
  </w:style>
  <w:style w:type="character" w:customStyle="1" w:styleId="attributecolor">
    <w:name w:val="attributecolor"/>
    <w:basedOn w:val="DefaultParagraphFont"/>
    <w:rsid w:val="006D3599"/>
  </w:style>
  <w:style w:type="character" w:customStyle="1" w:styleId="attributevaluecolor">
    <w:name w:val="attributevaluecolor"/>
    <w:basedOn w:val="DefaultParagraphFont"/>
    <w:rsid w:val="006D3599"/>
  </w:style>
  <w:style w:type="character" w:customStyle="1" w:styleId="jscolor">
    <w:name w:val="jscolor"/>
    <w:basedOn w:val="DefaultParagraphFont"/>
    <w:rsid w:val="006D3599"/>
  </w:style>
  <w:style w:type="character" w:customStyle="1" w:styleId="jspropertycolor">
    <w:name w:val="jspropertycolor"/>
    <w:basedOn w:val="DefaultParagraphFont"/>
    <w:rsid w:val="006D3599"/>
  </w:style>
  <w:style w:type="character" w:customStyle="1" w:styleId="jsstringcolor">
    <w:name w:val="jsstringcolor"/>
    <w:basedOn w:val="DefaultParagraphFont"/>
    <w:rsid w:val="006D3599"/>
  </w:style>
  <w:style w:type="character" w:customStyle="1" w:styleId="jskeywordcolor">
    <w:name w:val="jskeywordcolor"/>
    <w:basedOn w:val="DefaultParagraphFont"/>
    <w:rsid w:val="006D3599"/>
  </w:style>
  <w:style w:type="character" w:customStyle="1" w:styleId="jsnumbercolor">
    <w:name w:val="jsnumbercolor"/>
    <w:basedOn w:val="DefaultParagraphFont"/>
    <w:rsid w:val="006D3599"/>
  </w:style>
  <w:style w:type="character" w:customStyle="1" w:styleId="color-new">
    <w:name w:val="color-new"/>
    <w:basedOn w:val="DefaultParagraphFont"/>
    <w:rsid w:val="00DC4CE9"/>
  </w:style>
  <w:style w:type="character" w:customStyle="1" w:styleId="line-heading">
    <w:name w:val="line-heading"/>
    <w:basedOn w:val="DefaultParagraphFont"/>
    <w:rsid w:val="00DA7D61"/>
  </w:style>
  <w:style w:type="character" w:customStyle="1" w:styleId="font-code">
    <w:name w:val="font-code"/>
    <w:basedOn w:val="DefaultParagraphFont"/>
    <w:rsid w:val="00CF1842"/>
  </w:style>
  <w:style w:type="character" w:styleId="HTMLCite">
    <w:name w:val="HTML Cite"/>
    <w:basedOn w:val="DefaultParagraphFont"/>
    <w:uiPriority w:val="99"/>
    <w:semiHidden/>
    <w:unhideWhenUsed/>
    <w:rsid w:val="005B057B"/>
    <w:rPr>
      <w:i/>
      <w:iCs/>
    </w:rPr>
  </w:style>
  <w:style w:type="character" w:styleId="HTMLSample">
    <w:name w:val="HTML Sample"/>
    <w:basedOn w:val="DefaultParagraphFont"/>
    <w:uiPriority w:val="99"/>
    <w:semiHidden/>
    <w:unhideWhenUsed/>
    <w:rsid w:val="005B057B"/>
    <w:rPr>
      <w:rFonts w:ascii="Courier New" w:eastAsia="Times New Roman" w:hAnsi="Courier New" w:cs="Courier New"/>
    </w:rPr>
  </w:style>
  <w:style w:type="character" w:styleId="HTMLKeyboard">
    <w:name w:val="HTML Keyboard"/>
    <w:basedOn w:val="DefaultParagraphFont"/>
    <w:uiPriority w:val="99"/>
    <w:semiHidden/>
    <w:unhideWhenUsed/>
    <w:rsid w:val="005B057B"/>
    <w:rPr>
      <w:rFonts w:ascii="Courier New" w:eastAsia="Times New Roman" w:hAnsi="Courier New" w:cs="Courier New"/>
      <w:sz w:val="20"/>
      <w:szCs w:val="20"/>
    </w:rPr>
  </w:style>
  <w:style w:type="character" w:customStyle="1" w:styleId="color-comment">
    <w:name w:val="color-comment"/>
    <w:basedOn w:val="DefaultParagraphFont"/>
    <w:rsid w:val="00C8677F"/>
  </w:style>
  <w:style w:type="character" w:customStyle="1" w:styleId="line-heading-code-new">
    <w:name w:val="line-heading-code-new"/>
    <w:basedOn w:val="DefaultParagraphFont"/>
    <w:rsid w:val="000C1884"/>
  </w:style>
  <w:style w:type="character" w:customStyle="1" w:styleId="underline">
    <w:name w:val="underline"/>
    <w:basedOn w:val="DefaultParagraphFont"/>
    <w:rsid w:val="000C1884"/>
  </w:style>
  <w:style w:type="character" w:customStyle="1" w:styleId="Heading6Char">
    <w:name w:val="Heading 6 Char"/>
    <w:basedOn w:val="DefaultParagraphFont"/>
    <w:link w:val="Heading6"/>
    <w:uiPriority w:val="9"/>
    <w:rsid w:val="003E30AE"/>
    <w:rPr>
      <w:rFonts w:asciiTheme="majorHAnsi" w:eastAsiaTheme="majorEastAsia" w:hAnsiTheme="majorHAnsi" w:cstheme="majorBidi"/>
      <w:color w:val="1F3763" w:themeColor="accent1" w:themeShade="7F"/>
    </w:rPr>
  </w:style>
  <w:style w:type="paragraph" w:customStyle="1" w:styleId="q-text">
    <w:name w:val="q-text"/>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8D4719"/>
  </w:style>
  <w:style w:type="paragraph" w:customStyle="1" w:styleId="summary">
    <w:name w:val="summary"/>
    <w:basedOn w:val="Normal"/>
    <w:rsid w:val="00F53B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C62B27"/>
  </w:style>
  <w:style w:type="character" w:customStyle="1" w:styleId="com">
    <w:name w:val="com"/>
    <w:basedOn w:val="DefaultParagraphFont"/>
    <w:rsid w:val="00C62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7686">
      <w:bodyDiv w:val="1"/>
      <w:marLeft w:val="0"/>
      <w:marRight w:val="0"/>
      <w:marTop w:val="0"/>
      <w:marBottom w:val="0"/>
      <w:divBdr>
        <w:top w:val="none" w:sz="0" w:space="0" w:color="auto"/>
        <w:left w:val="none" w:sz="0" w:space="0" w:color="auto"/>
        <w:bottom w:val="none" w:sz="0" w:space="0" w:color="auto"/>
        <w:right w:val="none" w:sz="0" w:space="0" w:color="auto"/>
      </w:divBdr>
    </w:div>
    <w:div w:id="32005713">
      <w:bodyDiv w:val="1"/>
      <w:marLeft w:val="0"/>
      <w:marRight w:val="0"/>
      <w:marTop w:val="0"/>
      <w:marBottom w:val="0"/>
      <w:divBdr>
        <w:top w:val="none" w:sz="0" w:space="0" w:color="auto"/>
        <w:left w:val="none" w:sz="0" w:space="0" w:color="auto"/>
        <w:bottom w:val="none" w:sz="0" w:space="0" w:color="auto"/>
        <w:right w:val="none" w:sz="0" w:space="0" w:color="auto"/>
      </w:divBdr>
    </w:div>
    <w:div w:id="37705747">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552423">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7708192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9825599">
      <w:bodyDiv w:val="1"/>
      <w:marLeft w:val="0"/>
      <w:marRight w:val="0"/>
      <w:marTop w:val="0"/>
      <w:marBottom w:val="0"/>
      <w:divBdr>
        <w:top w:val="none" w:sz="0" w:space="0" w:color="auto"/>
        <w:left w:val="none" w:sz="0" w:space="0" w:color="auto"/>
        <w:bottom w:val="none" w:sz="0" w:space="0" w:color="auto"/>
        <w:right w:val="none" w:sz="0" w:space="0" w:color="auto"/>
      </w:divBdr>
    </w:div>
    <w:div w:id="208886039">
      <w:bodyDiv w:val="1"/>
      <w:marLeft w:val="0"/>
      <w:marRight w:val="0"/>
      <w:marTop w:val="0"/>
      <w:marBottom w:val="0"/>
      <w:divBdr>
        <w:top w:val="none" w:sz="0" w:space="0" w:color="auto"/>
        <w:left w:val="none" w:sz="0" w:space="0" w:color="auto"/>
        <w:bottom w:val="none" w:sz="0" w:space="0" w:color="auto"/>
        <w:right w:val="none" w:sz="0" w:space="0" w:color="auto"/>
      </w:divBdr>
    </w:div>
    <w:div w:id="217254154">
      <w:bodyDiv w:val="1"/>
      <w:marLeft w:val="0"/>
      <w:marRight w:val="0"/>
      <w:marTop w:val="0"/>
      <w:marBottom w:val="0"/>
      <w:divBdr>
        <w:top w:val="none" w:sz="0" w:space="0" w:color="auto"/>
        <w:left w:val="none" w:sz="0" w:space="0" w:color="auto"/>
        <w:bottom w:val="none" w:sz="0" w:space="0" w:color="auto"/>
        <w:right w:val="none" w:sz="0" w:space="0" w:color="auto"/>
      </w:divBdr>
      <w:divsChild>
        <w:div w:id="1865292328">
          <w:marLeft w:val="0"/>
          <w:marRight w:val="0"/>
          <w:marTop w:val="0"/>
          <w:marBottom w:val="0"/>
          <w:divBdr>
            <w:top w:val="none" w:sz="0" w:space="0" w:color="auto"/>
            <w:left w:val="none" w:sz="0" w:space="0" w:color="auto"/>
            <w:bottom w:val="none" w:sz="0" w:space="0" w:color="auto"/>
            <w:right w:val="none" w:sz="0" w:space="0" w:color="auto"/>
          </w:divBdr>
          <w:divsChild>
            <w:div w:id="1217621825">
              <w:marLeft w:val="0"/>
              <w:marRight w:val="0"/>
              <w:marTop w:val="0"/>
              <w:marBottom w:val="0"/>
              <w:divBdr>
                <w:top w:val="none" w:sz="0" w:space="0" w:color="auto"/>
                <w:left w:val="none" w:sz="0" w:space="0" w:color="auto"/>
                <w:bottom w:val="none" w:sz="0" w:space="0" w:color="auto"/>
                <w:right w:val="none" w:sz="0" w:space="0" w:color="auto"/>
              </w:divBdr>
            </w:div>
            <w:div w:id="697241299">
              <w:marLeft w:val="0"/>
              <w:marRight w:val="0"/>
              <w:marTop w:val="0"/>
              <w:marBottom w:val="0"/>
              <w:divBdr>
                <w:top w:val="none" w:sz="0" w:space="0" w:color="auto"/>
                <w:left w:val="none" w:sz="0" w:space="0" w:color="auto"/>
                <w:bottom w:val="none" w:sz="0" w:space="0" w:color="auto"/>
                <w:right w:val="none" w:sz="0" w:space="0" w:color="auto"/>
              </w:divBdr>
            </w:div>
            <w:div w:id="1222981125">
              <w:marLeft w:val="0"/>
              <w:marRight w:val="0"/>
              <w:marTop w:val="0"/>
              <w:marBottom w:val="0"/>
              <w:divBdr>
                <w:top w:val="none" w:sz="0" w:space="0" w:color="auto"/>
                <w:left w:val="none" w:sz="0" w:space="0" w:color="auto"/>
                <w:bottom w:val="none" w:sz="0" w:space="0" w:color="auto"/>
                <w:right w:val="none" w:sz="0" w:space="0" w:color="auto"/>
              </w:divBdr>
            </w:div>
            <w:div w:id="1788357175">
              <w:marLeft w:val="0"/>
              <w:marRight w:val="0"/>
              <w:marTop w:val="0"/>
              <w:marBottom w:val="0"/>
              <w:divBdr>
                <w:top w:val="none" w:sz="0" w:space="0" w:color="auto"/>
                <w:left w:val="none" w:sz="0" w:space="0" w:color="auto"/>
                <w:bottom w:val="none" w:sz="0" w:space="0" w:color="auto"/>
                <w:right w:val="none" w:sz="0" w:space="0" w:color="auto"/>
              </w:divBdr>
            </w:div>
            <w:div w:id="535775872">
              <w:marLeft w:val="0"/>
              <w:marRight w:val="0"/>
              <w:marTop w:val="0"/>
              <w:marBottom w:val="0"/>
              <w:divBdr>
                <w:top w:val="none" w:sz="0" w:space="0" w:color="auto"/>
                <w:left w:val="none" w:sz="0" w:space="0" w:color="auto"/>
                <w:bottom w:val="none" w:sz="0" w:space="0" w:color="auto"/>
                <w:right w:val="none" w:sz="0" w:space="0" w:color="auto"/>
              </w:divBdr>
            </w:div>
            <w:div w:id="647586800">
              <w:marLeft w:val="0"/>
              <w:marRight w:val="0"/>
              <w:marTop w:val="0"/>
              <w:marBottom w:val="0"/>
              <w:divBdr>
                <w:top w:val="none" w:sz="0" w:space="0" w:color="auto"/>
                <w:left w:val="none" w:sz="0" w:space="0" w:color="auto"/>
                <w:bottom w:val="none" w:sz="0" w:space="0" w:color="auto"/>
                <w:right w:val="none" w:sz="0" w:space="0" w:color="auto"/>
              </w:divBdr>
            </w:div>
            <w:div w:id="123696150">
              <w:marLeft w:val="0"/>
              <w:marRight w:val="0"/>
              <w:marTop w:val="0"/>
              <w:marBottom w:val="0"/>
              <w:divBdr>
                <w:top w:val="none" w:sz="0" w:space="0" w:color="auto"/>
                <w:left w:val="none" w:sz="0" w:space="0" w:color="auto"/>
                <w:bottom w:val="none" w:sz="0" w:space="0" w:color="auto"/>
                <w:right w:val="none" w:sz="0" w:space="0" w:color="auto"/>
              </w:divBdr>
            </w:div>
            <w:div w:id="169367871">
              <w:marLeft w:val="0"/>
              <w:marRight w:val="0"/>
              <w:marTop w:val="0"/>
              <w:marBottom w:val="0"/>
              <w:divBdr>
                <w:top w:val="none" w:sz="0" w:space="0" w:color="auto"/>
                <w:left w:val="none" w:sz="0" w:space="0" w:color="auto"/>
                <w:bottom w:val="none" w:sz="0" w:space="0" w:color="auto"/>
                <w:right w:val="none" w:sz="0" w:space="0" w:color="auto"/>
              </w:divBdr>
            </w:div>
            <w:div w:id="1464345388">
              <w:marLeft w:val="0"/>
              <w:marRight w:val="0"/>
              <w:marTop w:val="0"/>
              <w:marBottom w:val="0"/>
              <w:divBdr>
                <w:top w:val="none" w:sz="0" w:space="0" w:color="auto"/>
                <w:left w:val="none" w:sz="0" w:space="0" w:color="auto"/>
                <w:bottom w:val="none" w:sz="0" w:space="0" w:color="auto"/>
                <w:right w:val="none" w:sz="0" w:space="0" w:color="auto"/>
              </w:divBdr>
            </w:div>
            <w:div w:id="1344669880">
              <w:marLeft w:val="0"/>
              <w:marRight w:val="0"/>
              <w:marTop w:val="0"/>
              <w:marBottom w:val="0"/>
              <w:divBdr>
                <w:top w:val="none" w:sz="0" w:space="0" w:color="auto"/>
                <w:left w:val="none" w:sz="0" w:space="0" w:color="auto"/>
                <w:bottom w:val="none" w:sz="0" w:space="0" w:color="auto"/>
                <w:right w:val="none" w:sz="0" w:space="0" w:color="auto"/>
              </w:divBdr>
            </w:div>
            <w:div w:id="1990550918">
              <w:marLeft w:val="0"/>
              <w:marRight w:val="0"/>
              <w:marTop w:val="0"/>
              <w:marBottom w:val="0"/>
              <w:divBdr>
                <w:top w:val="none" w:sz="0" w:space="0" w:color="auto"/>
                <w:left w:val="none" w:sz="0" w:space="0" w:color="auto"/>
                <w:bottom w:val="none" w:sz="0" w:space="0" w:color="auto"/>
                <w:right w:val="none" w:sz="0" w:space="0" w:color="auto"/>
              </w:divBdr>
            </w:div>
            <w:div w:id="1897549013">
              <w:marLeft w:val="0"/>
              <w:marRight w:val="0"/>
              <w:marTop w:val="0"/>
              <w:marBottom w:val="0"/>
              <w:divBdr>
                <w:top w:val="none" w:sz="0" w:space="0" w:color="auto"/>
                <w:left w:val="none" w:sz="0" w:space="0" w:color="auto"/>
                <w:bottom w:val="none" w:sz="0" w:space="0" w:color="auto"/>
                <w:right w:val="none" w:sz="0" w:space="0" w:color="auto"/>
              </w:divBdr>
            </w:div>
            <w:div w:id="491993051">
              <w:marLeft w:val="0"/>
              <w:marRight w:val="0"/>
              <w:marTop w:val="0"/>
              <w:marBottom w:val="0"/>
              <w:divBdr>
                <w:top w:val="none" w:sz="0" w:space="0" w:color="auto"/>
                <w:left w:val="none" w:sz="0" w:space="0" w:color="auto"/>
                <w:bottom w:val="none" w:sz="0" w:space="0" w:color="auto"/>
                <w:right w:val="none" w:sz="0" w:space="0" w:color="auto"/>
              </w:divBdr>
            </w:div>
            <w:div w:id="1985743854">
              <w:marLeft w:val="0"/>
              <w:marRight w:val="0"/>
              <w:marTop w:val="0"/>
              <w:marBottom w:val="0"/>
              <w:divBdr>
                <w:top w:val="none" w:sz="0" w:space="0" w:color="auto"/>
                <w:left w:val="none" w:sz="0" w:space="0" w:color="auto"/>
                <w:bottom w:val="none" w:sz="0" w:space="0" w:color="auto"/>
                <w:right w:val="none" w:sz="0" w:space="0" w:color="auto"/>
              </w:divBdr>
            </w:div>
            <w:div w:id="634407893">
              <w:marLeft w:val="0"/>
              <w:marRight w:val="0"/>
              <w:marTop w:val="0"/>
              <w:marBottom w:val="0"/>
              <w:divBdr>
                <w:top w:val="none" w:sz="0" w:space="0" w:color="auto"/>
                <w:left w:val="none" w:sz="0" w:space="0" w:color="auto"/>
                <w:bottom w:val="none" w:sz="0" w:space="0" w:color="auto"/>
                <w:right w:val="none" w:sz="0" w:space="0" w:color="auto"/>
              </w:divBdr>
            </w:div>
            <w:div w:id="1358117492">
              <w:marLeft w:val="0"/>
              <w:marRight w:val="0"/>
              <w:marTop w:val="0"/>
              <w:marBottom w:val="0"/>
              <w:divBdr>
                <w:top w:val="none" w:sz="0" w:space="0" w:color="auto"/>
                <w:left w:val="none" w:sz="0" w:space="0" w:color="auto"/>
                <w:bottom w:val="none" w:sz="0" w:space="0" w:color="auto"/>
                <w:right w:val="none" w:sz="0" w:space="0" w:color="auto"/>
              </w:divBdr>
            </w:div>
            <w:div w:id="82651594">
              <w:marLeft w:val="0"/>
              <w:marRight w:val="0"/>
              <w:marTop w:val="0"/>
              <w:marBottom w:val="0"/>
              <w:divBdr>
                <w:top w:val="none" w:sz="0" w:space="0" w:color="auto"/>
                <w:left w:val="none" w:sz="0" w:space="0" w:color="auto"/>
                <w:bottom w:val="none" w:sz="0" w:space="0" w:color="auto"/>
                <w:right w:val="none" w:sz="0" w:space="0" w:color="auto"/>
              </w:divBdr>
            </w:div>
            <w:div w:id="1171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5706">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7111840">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37134392">
      <w:bodyDiv w:val="1"/>
      <w:marLeft w:val="0"/>
      <w:marRight w:val="0"/>
      <w:marTop w:val="0"/>
      <w:marBottom w:val="0"/>
      <w:divBdr>
        <w:top w:val="none" w:sz="0" w:space="0" w:color="auto"/>
        <w:left w:val="none" w:sz="0" w:space="0" w:color="auto"/>
        <w:bottom w:val="none" w:sz="0" w:space="0" w:color="auto"/>
        <w:right w:val="none" w:sz="0" w:space="0" w:color="auto"/>
      </w:divBdr>
      <w:divsChild>
        <w:div w:id="1929847057">
          <w:marLeft w:val="0"/>
          <w:marRight w:val="0"/>
          <w:marTop w:val="0"/>
          <w:marBottom w:val="0"/>
          <w:divBdr>
            <w:top w:val="none" w:sz="0" w:space="0" w:color="auto"/>
            <w:left w:val="none" w:sz="0" w:space="0" w:color="auto"/>
            <w:bottom w:val="none" w:sz="0" w:space="0" w:color="auto"/>
            <w:right w:val="none" w:sz="0" w:space="0" w:color="auto"/>
          </w:divBdr>
          <w:divsChild>
            <w:div w:id="1626160472">
              <w:marLeft w:val="0"/>
              <w:marRight w:val="0"/>
              <w:marTop w:val="0"/>
              <w:marBottom w:val="0"/>
              <w:divBdr>
                <w:top w:val="none" w:sz="0" w:space="0" w:color="auto"/>
                <w:left w:val="none" w:sz="0" w:space="0" w:color="auto"/>
                <w:bottom w:val="none" w:sz="0" w:space="0" w:color="auto"/>
                <w:right w:val="none" w:sz="0" w:space="0" w:color="auto"/>
              </w:divBdr>
            </w:div>
            <w:div w:id="1993868571">
              <w:marLeft w:val="0"/>
              <w:marRight w:val="0"/>
              <w:marTop w:val="0"/>
              <w:marBottom w:val="0"/>
              <w:divBdr>
                <w:top w:val="none" w:sz="0" w:space="0" w:color="auto"/>
                <w:left w:val="none" w:sz="0" w:space="0" w:color="auto"/>
                <w:bottom w:val="none" w:sz="0" w:space="0" w:color="auto"/>
                <w:right w:val="none" w:sz="0" w:space="0" w:color="auto"/>
              </w:divBdr>
            </w:div>
            <w:div w:id="1555463151">
              <w:marLeft w:val="0"/>
              <w:marRight w:val="0"/>
              <w:marTop w:val="0"/>
              <w:marBottom w:val="0"/>
              <w:divBdr>
                <w:top w:val="none" w:sz="0" w:space="0" w:color="auto"/>
                <w:left w:val="none" w:sz="0" w:space="0" w:color="auto"/>
                <w:bottom w:val="none" w:sz="0" w:space="0" w:color="auto"/>
                <w:right w:val="none" w:sz="0" w:space="0" w:color="auto"/>
              </w:divBdr>
            </w:div>
            <w:div w:id="725184601">
              <w:marLeft w:val="0"/>
              <w:marRight w:val="0"/>
              <w:marTop w:val="0"/>
              <w:marBottom w:val="0"/>
              <w:divBdr>
                <w:top w:val="none" w:sz="0" w:space="0" w:color="auto"/>
                <w:left w:val="none" w:sz="0" w:space="0" w:color="auto"/>
                <w:bottom w:val="none" w:sz="0" w:space="0" w:color="auto"/>
                <w:right w:val="none" w:sz="0" w:space="0" w:color="auto"/>
              </w:divBdr>
            </w:div>
            <w:div w:id="792752069">
              <w:marLeft w:val="0"/>
              <w:marRight w:val="0"/>
              <w:marTop w:val="0"/>
              <w:marBottom w:val="0"/>
              <w:divBdr>
                <w:top w:val="none" w:sz="0" w:space="0" w:color="auto"/>
                <w:left w:val="none" w:sz="0" w:space="0" w:color="auto"/>
                <w:bottom w:val="none" w:sz="0" w:space="0" w:color="auto"/>
                <w:right w:val="none" w:sz="0" w:space="0" w:color="auto"/>
              </w:divBdr>
            </w:div>
            <w:div w:id="142550071">
              <w:marLeft w:val="0"/>
              <w:marRight w:val="0"/>
              <w:marTop w:val="0"/>
              <w:marBottom w:val="0"/>
              <w:divBdr>
                <w:top w:val="none" w:sz="0" w:space="0" w:color="auto"/>
                <w:left w:val="none" w:sz="0" w:space="0" w:color="auto"/>
                <w:bottom w:val="none" w:sz="0" w:space="0" w:color="auto"/>
                <w:right w:val="none" w:sz="0" w:space="0" w:color="auto"/>
              </w:divBdr>
            </w:div>
            <w:div w:id="1615210457">
              <w:marLeft w:val="0"/>
              <w:marRight w:val="0"/>
              <w:marTop w:val="0"/>
              <w:marBottom w:val="0"/>
              <w:divBdr>
                <w:top w:val="none" w:sz="0" w:space="0" w:color="auto"/>
                <w:left w:val="none" w:sz="0" w:space="0" w:color="auto"/>
                <w:bottom w:val="none" w:sz="0" w:space="0" w:color="auto"/>
                <w:right w:val="none" w:sz="0" w:space="0" w:color="auto"/>
              </w:divBdr>
            </w:div>
            <w:div w:id="1068070356">
              <w:marLeft w:val="0"/>
              <w:marRight w:val="0"/>
              <w:marTop w:val="0"/>
              <w:marBottom w:val="0"/>
              <w:divBdr>
                <w:top w:val="none" w:sz="0" w:space="0" w:color="auto"/>
                <w:left w:val="none" w:sz="0" w:space="0" w:color="auto"/>
                <w:bottom w:val="none" w:sz="0" w:space="0" w:color="auto"/>
                <w:right w:val="none" w:sz="0" w:space="0" w:color="auto"/>
              </w:divBdr>
            </w:div>
            <w:div w:id="20373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70266">
      <w:bodyDiv w:val="1"/>
      <w:marLeft w:val="0"/>
      <w:marRight w:val="0"/>
      <w:marTop w:val="0"/>
      <w:marBottom w:val="0"/>
      <w:divBdr>
        <w:top w:val="none" w:sz="0" w:space="0" w:color="auto"/>
        <w:left w:val="none" w:sz="0" w:space="0" w:color="auto"/>
        <w:bottom w:val="none" w:sz="0" w:space="0" w:color="auto"/>
        <w:right w:val="none" w:sz="0" w:space="0" w:color="auto"/>
      </w:divBdr>
      <w:divsChild>
        <w:div w:id="1718092664">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404085">
      <w:bodyDiv w:val="1"/>
      <w:marLeft w:val="0"/>
      <w:marRight w:val="0"/>
      <w:marTop w:val="0"/>
      <w:marBottom w:val="0"/>
      <w:divBdr>
        <w:top w:val="none" w:sz="0" w:space="0" w:color="auto"/>
        <w:left w:val="none" w:sz="0" w:space="0" w:color="auto"/>
        <w:bottom w:val="none" w:sz="0" w:space="0" w:color="auto"/>
        <w:right w:val="none" w:sz="0" w:space="0" w:color="auto"/>
      </w:divBdr>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69288116">
      <w:bodyDiv w:val="1"/>
      <w:marLeft w:val="0"/>
      <w:marRight w:val="0"/>
      <w:marTop w:val="0"/>
      <w:marBottom w:val="0"/>
      <w:divBdr>
        <w:top w:val="none" w:sz="0" w:space="0" w:color="auto"/>
        <w:left w:val="none" w:sz="0" w:space="0" w:color="auto"/>
        <w:bottom w:val="none" w:sz="0" w:space="0" w:color="auto"/>
        <w:right w:val="none" w:sz="0" w:space="0" w:color="auto"/>
      </w:divBdr>
      <w:divsChild>
        <w:div w:id="551313231">
          <w:marLeft w:val="0"/>
          <w:marRight w:val="0"/>
          <w:marTop w:val="0"/>
          <w:marBottom w:val="0"/>
          <w:divBdr>
            <w:top w:val="none" w:sz="0" w:space="0" w:color="auto"/>
            <w:left w:val="none" w:sz="0" w:space="0" w:color="auto"/>
            <w:bottom w:val="none" w:sz="0" w:space="0" w:color="auto"/>
            <w:right w:val="none" w:sz="0" w:space="0" w:color="auto"/>
          </w:divBdr>
          <w:divsChild>
            <w:div w:id="1351681143">
              <w:marLeft w:val="0"/>
              <w:marRight w:val="0"/>
              <w:marTop w:val="0"/>
              <w:marBottom w:val="0"/>
              <w:divBdr>
                <w:top w:val="none" w:sz="0" w:space="0" w:color="auto"/>
                <w:left w:val="none" w:sz="0" w:space="0" w:color="auto"/>
                <w:bottom w:val="none" w:sz="0" w:space="0" w:color="auto"/>
                <w:right w:val="none" w:sz="0" w:space="0" w:color="auto"/>
              </w:divBdr>
            </w:div>
            <w:div w:id="1101687033">
              <w:marLeft w:val="0"/>
              <w:marRight w:val="0"/>
              <w:marTop w:val="0"/>
              <w:marBottom w:val="0"/>
              <w:divBdr>
                <w:top w:val="none" w:sz="0" w:space="0" w:color="auto"/>
                <w:left w:val="none" w:sz="0" w:space="0" w:color="auto"/>
                <w:bottom w:val="none" w:sz="0" w:space="0" w:color="auto"/>
                <w:right w:val="none" w:sz="0" w:space="0" w:color="auto"/>
              </w:divBdr>
            </w:div>
            <w:div w:id="961613599">
              <w:marLeft w:val="0"/>
              <w:marRight w:val="0"/>
              <w:marTop w:val="0"/>
              <w:marBottom w:val="0"/>
              <w:divBdr>
                <w:top w:val="none" w:sz="0" w:space="0" w:color="auto"/>
                <w:left w:val="none" w:sz="0" w:space="0" w:color="auto"/>
                <w:bottom w:val="none" w:sz="0" w:space="0" w:color="auto"/>
                <w:right w:val="none" w:sz="0" w:space="0" w:color="auto"/>
              </w:divBdr>
            </w:div>
            <w:div w:id="741217850">
              <w:marLeft w:val="0"/>
              <w:marRight w:val="0"/>
              <w:marTop w:val="0"/>
              <w:marBottom w:val="0"/>
              <w:divBdr>
                <w:top w:val="none" w:sz="0" w:space="0" w:color="auto"/>
                <w:left w:val="none" w:sz="0" w:space="0" w:color="auto"/>
                <w:bottom w:val="none" w:sz="0" w:space="0" w:color="auto"/>
                <w:right w:val="none" w:sz="0" w:space="0" w:color="auto"/>
              </w:divBdr>
            </w:div>
            <w:div w:id="1140339953">
              <w:marLeft w:val="0"/>
              <w:marRight w:val="0"/>
              <w:marTop w:val="0"/>
              <w:marBottom w:val="0"/>
              <w:divBdr>
                <w:top w:val="none" w:sz="0" w:space="0" w:color="auto"/>
                <w:left w:val="none" w:sz="0" w:space="0" w:color="auto"/>
                <w:bottom w:val="none" w:sz="0" w:space="0" w:color="auto"/>
                <w:right w:val="none" w:sz="0" w:space="0" w:color="auto"/>
              </w:divBdr>
            </w:div>
            <w:div w:id="119416898">
              <w:marLeft w:val="0"/>
              <w:marRight w:val="0"/>
              <w:marTop w:val="0"/>
              <w:marBottom w:val="0"/>
              <w:divBdr>
                <w:top w:val="none" w:sz="0" w:space="0" w:color="auto"/>
                <w:left w:val="none" w:sz="0" w:space="0" w:color="auto"/>
                <w:bottom w:val="none" w:sz="0" w:space="0" w:color="auto"/>
                <w:right w:val="none" w:sz="0" w:space="0" w:color="auto"/>
              </w:divBdr>
            </w:div>
            <w:div w:id="2064711866">
              <w:marLeft w:val="0"/>
              <w:marRight w:val="0"/>
              <w:marTop w:val="0"/>
              <w:marBottom w:val="0"/>
              <w:divBdr>
                <w:top w:val="none" w:sz="0" w:space="0" w:color="auto"/>
                <w:left w:val="none" w:sz="0" w:space="0" w:color="auto"/>
                <w:bottom w:val="none" w:sz="0" w:space="0" w:color="auto"/>
                <w:right w:val="none" w:sz="0" w:space="0" w:color="auto"/>
              </w:divBdr>
            </w:div>
            <w:div w:id="18631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8825">
      <w:bodyDiv w:val="1"/>
      <w:marLeft w:val="0"/>
      <w:marRight w:val="0"/>
      <w:marTop w:val="0"/>
      <w:marBottom w:val="0"/>
      <w:divBdr>
        <w:top w:val="none" w:sz="0" w:space="0" w:color="auto"/>
        <w:left w:val="none" w:sz="0" w:space="0" w:color="auto"/>
        <w:bottom w:val="none" w:sz="0" w:space="0" w:color="auto"/>
        <w:right w:val="none" w:sz="0" w:space="0" w:color="auto"/>
      </w:divBdr>
      <w:divsChild>
        <w:div w:id="286009107">
          <w:marLeft w:val="0"/>
          <w:marRight w:val="0"/>
          <w:marTop w:val="0"/>
          <w:marBottom w:val="0"/>
          <w:divBdr>
            <w:top w:val="none" w:sz="0" w:space="0" w:color="auto"/>
            <w:left w:val="none" w:sz="0" w:space="0" w:color="auto"/>
            <w:bottom w:val="none" w:sz="0" w:space="0" w:color="auto"/>
            <w:right w:val="none" w:sz="0" w:space="0" w:color="auto"/>
          </w:divBdr>
          <w:divsChild>
            <w:div w:id="892887742">
              <w:marLeft w:val="0"/>
              <w:marRight w:val="0"/>
              <w:marTop w:val="0"/>
              <w:marBottom w:val="0"/>
              <w:divBdr>
                <w:top w:val="none" w:sz="0" w:space="0" w:color="auto"/>
                <w:left w:val="none" w:sz="0" w:space="0" w:color="auto"/>
                <w:bottom w:val="none" w:sz="0" w:space="0" w:color="auto"/>
                <w:right w:val="none" w:sz="0" w:space="0" w:color="auto"/>
              </w:divBdr>
            </w:div>
            <w:div w:id="918907773">
              <w:marLeft w:val="0"/>
              <w:marRight w:val="0"/>
              <w:marTop w:val="0"/>
              <w:marBottom w:val="0"/>
              <w:divBdr>
                <w:top w:val="none" w:sz="0" w:space="0" w:color="auto"/>
                <w:left w:val="none" w:sz="0" w:space="0" w:color="auto"/>
                <w:bottom w:val="none" w:sz="0" w:space="0" w:color="auto"/>
                <w:right w:val="none" w:sz="0" w:space="0" w:color="auto"/>
              </w:divBdr>
            </w:div>
            <w:div w:id="1076127348">
              <w:marLeft w:val="0"/>
              <w:marRight w:val="0"/>
              <w:marTop w:val="0"/>
              <w:marBottom w:val="0"/>
              <w:divBdr>
                <w:top w:val="none" w:sz="0" w:space="0" w:color="auto"/>
                <w:left w:val="none" w:sz="0" w:space="0" w:color="auto"/>
                <w:bottom w:val="none" w:sz="0" w:space="0" w:color="auto"/>
                <w:right w:val="none" w:sz="0" w:space="0" w:color="auto"/>
              </w:divBdr>
            </w:div>
            <w:div w:id="520900603">
              <w:marLeft w:val="0"/>
              <w:marRight w:val="0"/>
              <w:marTop w:val="0"/>
              <w:marBottom w:val="0"/>
              <w:divBdr>
                <w:top w:val="none" w:sz="0" w:space="0" w:color="auto"/>
                <w:left w:val="none" w:sz="0" w:space="0" w:color="auto"/>
                <w:bottom w:val="none" w:sz="0" w:space="0" w:color="auto"/>
                <w:right w:val="none" w:sz="0" w:space="0" w:color="auto"/>
              </w:divBdr>
            </w:div>
            <w:div w:id="20006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3035">
      <w:bodyDiv w:val="1"/>
      <w:marLeft w:val="0"/>
      <w:marRight w:val="0"/>
      <w:marTop w:val="0"/>
      <w:marBottom w:val="0"/>
      <w:divBdr>
        <w:top w:val="none" w:sz="0" w:space="0" w:color="auto"/>
        <w:left w:val="none" w:sz="0" w:space="0" w:color="auto"/>
        <w:bottom w:val="none" w:sz="0" w:space="0" w:color="auto"/>
        <w:right w:val="none" w:sz="0" w:space="0" w:color="auto"/>
      </w:divBdr>
      <w:divsChild>
        <w:div w:id="2065445105">
          <w:marLeft w:val="0"/>
          <w:marRight w:val="0"/>
          <w:marTop w:val="0"/>
          <w:marBottom w:val="0"/>
          <w:divBdr>
            <w:top w:val="none" w:sz="0" w:space="0" w:color="auto"/>
            <w:left w:val="none" w:sz="0" w:space="0" w:color="auto"/>
            <w:bottom w:val="none" w:sz="0" w:space="0" w:color="auto"/>
            <w:right w:val="none" w:sz="0" w:space="0" w:color="auto"/>
          </w:divBdr>
          <w:divsChild>
            <w:div w:id="1622689557">
              <w:marLeft w:val="0"/>
              <w:marRight w:val="0"/>
              <w:marTop w:val="0"/>
              <w:marBottom w:val="0"/>
              <w:divBdr>
                <w:top w:val="none" w:sz="0" w:space="0" w:color="auto"/>
                <w:left w:val="none" w:sz="0" w:space="0" w:color="auto"/>
                <w:bottom w:val="none" w:sz="0" w:space="0" w:color="auto"/>
                <w:right w:val="none" w:sz="0" w:space="0" w:color="auto"/>
              </w:divBdr>
            </w:div>
            <w:div w:id="2079550933">
              <w:marLeft w:val="0"/>
              <w:marRight w:val="0"/>
              <w:marTop w:val="0"/>
              <w:marBottom w:val="0"/>
              <w:divBdr>
                <w:top w:val="none" w:sz="0" w:space="0" w:color="auto"/>
                <w:left w:val="none" w:sz="0" w:space="0" w:color="auto"/>
                <w:bottom w:val="none" w:sz="0" w:space="0" w:color="auto"/>
                <w:right w:val="none" w:sz="0" w:space="0" w:color="auto"/>
              </w:divBdr>
            </w:div>
            <w:div w:id="516891535">
              <w:marLeft w:val="0"/>
              <w:marRight w:val="0"/>
              <w:marTop w:val="0"/>
              <w:marBottom w:val="0"/>
              <w:divBdr>
                <w:top w:val="none" w:sz="0" w:space="0" w:color="auto"/>
                <w:left w:val="none" w:sz="0" w:space="0" w:color="auto"/>
                <w:bottom w:val="none" w:sz="0" w:space="0" w:color="auto"/>
                <w:right w:val="none" w:sz="0" w:space="0" w:color="auto"/>
              </w:divBdr>
            </w:div>
            <w:div w:id="898587358">
              <w:marLeft w:val="0"/>
              <w:marRight w:val="0"/>
              <w:marTop w:val="0"/>
              <w:marBottom w:val="0"/>
              <w:divBdr>
                <w:top w:val="none" w:sz="0" w:space="0" w:color="auto"/>
                <w:left w:val="none" w:sz="0" w:space="0" w:color="auto"/>
                <w:bottom w:val="none" w:sz="0" w:space="0" w:color="auto"/>
                <w:right w:val="none" w:sz="0" w:space="0" w:color="auto"/>
              </w:divBdr>
            </w:div>
            <w:div w:id="6601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725">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39436259">
      <w:bodyDiv w:val="1"/>
      <w:marLeft w:val="0"/>
      <w:marRight w:val="0"/>
      <w:marTop w:val="0"/>
      <w:marBottom w:val="0"/>
      <w:divBdr>
        <w:top w:val="none" w:sz="0" w:space="0" w:color="auto"/>
        <w:left w:val="none" w:sz="0" w:space="0" w:color="auto"/>
        <w:bottom w:val="none" w:sz="0" w:space="0" w:color="auto"/>
        <w:right w:val="none" w:sz="0" w:space="0" w:color="auto"/>
      </w:divBdr>
    </w:div>
    <w:div w:id="341205546">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67380">
      <w:bodyDiv w:val="1"/>
      <w:marLeft w:val="0"/>
      <w:marRight w:val="0"/>
      <w:marTop w:val="0"/>
      <w:marBottom w:val="0"/>
      <w:divBdr>
        <w:top w:val="none" w:sz="0" w:space="0" w:color="auto"/>
        <w:left w:val="none" w:sz="0" w:space="0" w:color="auto"/>
        <w:bottom w:val="none" w:sz="0" w:space="0" w:color="auto"/>
        <w:right w:val="none" w:sz="0" w:space="0" w:color="auto"/>
      </w:divBdr>
    </w:div>
    <w:div w:id="378018139">
      <w:bodyDiv w:val="1"/>
      <w:marLeft w:val="0"/>
      <w:marRight w:val="0"/>
      <w:marTop w:val="0"/>
      <w:marBottom w:val="0"/>
      <w:divBdr>
        <w:top w:val="none" w:sz="0" w:space="0" w:color="auto"/>
        <w:left w:val="none" w:sz="0" w:space="0" w:color="auto"/>
        <w:bottom w:val="none" w:sz="0" w:space="0" w:color="auto"/>
        <w:right w:val="none" w:sz="0" w:space="0" w:color="auto"/>
      </w:divBdr>
      <w:divsChild>
        <w:div w:id="1750031817">
          <w:marLeft w:val="0"/>
          <w:marRight w:val="0"/>
          <w:marTop w:val="0"/>
          <w:marBottom w:val="0"/>
          <w:divBdr>
            <w:top w:val="none" w:sz="0" w:space="0" w:color="auto"/>
            <w:left w:val="none" w:sz="0" w:space="0" w:color="auto"/>
            <w:bottom w:val="none" w:sz="0" w:space="0" w:color="auto"/>
            <w:right w:val="none" w:sz="0" w:space="0" w:color="auto"/>
          </w:divBdr>
          <w:divsChild>
            <w:div w:id="19680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442502">
      <w:bodyDiv w:val="1"/>
      <w:marLeft w:val="0"/>
      <w:marRight w:val="0"/>
      <w:marTop w:val="0"/>
      <w:marBottom w:val="0"/>
      <w:divBdr>
        <w:top w:val="none" w:sz="0" w:space="0" w:color="auto"/>
        <w:left w:val="none" w:sz="0" w:space="0" w:color="auto"/>
        <w:bottom w:val="none" w:sz="0" w:space="0" w:color="auto"/>
        <w:right w:val="none" w:sz="0" w:space="0" w:color="auto"/>
      </w:divBdr>
    </w:div>
    <w:div w:id="384303980">
      <w:bodyDiv w:val="1"/>
      <w:marLeft w:val="0"/>
      <w:marRight w:val="0"/>
      <w:marTop w:val="0"/>
      <w:marBottom w:val="0"/>
      <w:divBdr>
        <w:top w:val="none" w:sz="0" w:space="0" w:color="auto"/>
        <w:left w:val="none" w:sz="0" w:space="0" w:color="auto"/>
        <w:bottom w:val="none" w:sz="0" w:space="0" w:color="auto"/>
        <w:right w:val="none" w:sz="0" w:space="0" w:color="auto"/>
      </w:divBdr>
      <w:divsChild>
        <w:div w:id="548955721">
          <w:marLeft w:val="0"/>
          <w:marRight w:val="0"/>
          <w:marTop w:val="240"/>
          <w:marBottom w:val="0"/>
          <w:divBdr>
            <w:top w:val="none" w:sz="0" w:space="0" w:color="auto"/>
            <w:left w:val="none" w:sz="0" w:space="0" w:color="auto"/>
            <w:bottom w:val="none" w:sz="0" w:space="0" w:color="auto"/>
            <w:right w:val="none" w:sz="0" w:space="0" w:color="auto"/>
          </w:divBdr>
        </w:div>
      </w:divsChild>
    </w:div>
    <w:div w:id="398019083">
      <w:bodyDiv w:val="1"/>
      <w:marLeft w:val="0"/>
      <w:marRight w:val="0"/>
      <w:marTop w:val="0"/>
      <w:marBottom w:val="0"/>
      <w:divBdr>
        <w:top w:val="none" w:sz="0" w:space="0" w:color="auto"/>
        <w:left w:val="none" w:sz="0" w:space="0" w:color="auto"/>
        <w:bottom w:val="none" w:sz="0" w:space="0" w:color="auto"/>
        <w:right w:val="none" w:sz="0" w:space="0" w:color="auto"/>
      </w:divBdr>
      <w:divsChild>
        <w:div w:id="12847802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408500379">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18600202">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4041909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64978590">
      <w:bodyDiv w:val="1"/>
      <w:marLeft w:val="0"/>
      <w:marRight w:val="0"/>
      <w:marTop w:val="0"/>
      <w:marBottom w:val="0"/>
      <w:divBdr>
        <w:top w:val="none" w:sz="0" w:space="0" w:color="auto"/>
        <w:left w:val="none" w:sz="0" w:space="0" w:color="auto"/>
        <w:bottom w:val="none" w:sz="0" w:space="0" w:color="auto"/>
        <w:right w:val="none" w:sz="0" w:space="0" w:color="auto"/>
      </w:divBdr>
    </w:div>
    <w:div w:id="470750726">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6226">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0301559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13882746">
      <w:bodyDiv w:val="1"/>
      <w:marLeft w:val="0"/>
      <w:marRight w:val="0"/>
      <w:marTop w:val="0"/>
      <w:marBottom w:val="0"/>
      <w:divBdr>
        <w:top w:val="none" w:sz="0" w:space="0" w:color="auto"/>
        <w:left w:val="none" w:sz="0" w:space="0" w:color="auto"/>
        <w:bottom w:val="none" w:sz="0" w:space="0" w:color="auto"/>
        <w:right w:val="none" w:sz="0" w:space="0" w:color="auto"/>
      </w:divBdr>
      <w:divsChild>
        <w:div w:id="1911311613">
          <w:marLeft w:val="0"/>
          <w:marRight w:val="0"/>
          <w:marTop w:val="0"/>
          <w:marBottom w:val="0"/>
          <w:divBdr>
            <w:top w:val="none" w:sz="0" w:space="0" w:color="auto"/>
            <w:left w:val="none" w:sz="0" w:space="0" w:color="auto"/>
            <w:bottom w:val="none" w:sz="0" w:space="0" w:color="auto"/>
            <w:right w:val="none" w:sz="0" w:space="0" w:color="auto"/>
          </w:divBdr>
          <w:divsChild>
            <w:div w:id="835681379">
              <w:marLeft w:val="0"/>
              <w:marRight w:val="0"/>
              <w:marTop w:val="0"/>
              <w:marBottom w:val="0"/>
              <w:divBdr>
                <w:top w:val="none" w:sz="0" w:space="0" w:color="auto"/>
                <w:left w:val="none" w:sz="0" w:space="0" w:color="auto"/>
                <w:bottom w:val="none" w:sz="0" w:space="0" w:color="auto"/>
                <w:right w:val="none" w:sz="0" w:space="0" w:color="auto"/>
              </w:divBdr>
            </w:div>
            <w:div w:id="251553192">
              <w:marLeft w:val="0"/>
              <w:marRight w:val="0"/>
              <w:marTop w:val="0"/>
              <w:marBottom w:val="0"/>
              <w:divBdr>
                <w:top w:val="none" w:sz="0" w:space="0" w:color="auto"/>
                <w:left w:val="none" w:sz="0" w:space="0" w:color="auto"/>
                <w:bottom w:val="none" w:sz="0" w:space="0" w:color="auto"/>
                <w:right w:val="none" w:sz="0" w:space="0" w:color="auto"/>
              </w:divBdr>
            </w:div>
            <w:div w:id="172302801">
              <w:marLeft w:val="0"/>
              <w:marRight w:val="0"/>
              <w:marTop w:val="0"/>
              <w:marBottom w:val="0"/>
              <w:divBdr>
                <w:top w:val="none" w:sz="0" w:space="0" w:color="auto"/>
                <w:left w:val="none" w:sz="0" w:space="0" w:color="auto"/>
                <w:bottom w:val="none" w:sz="0" w:space="0" w:color="auto"/>
                <w:right w:val="none" w:sz="0" w:space="0" w:color="auto"/>
              </w:divBdr>
            </w:div>
            <w:div w:id="1933708833">
              <w:marLeft w:val="0"/>
              <w:marRight w:val="0"/>
              <w:marTop w:val="0"/>
              <w:marBottom w:val="0"/>
              <w:divBdr>
                <w:top w:val="none" w:sz="0" w:space="0" w:color="auto"/>
                <w:left w:val="none" w:sz="0" w:space="0" w:color="auto"/>
                <w:bottom w:val="none" w:sz="0" w:space="0" w:color="auto"/>
                <w:right w:val="none" w:sz="0" w:space="0" w:color="auto"/>
              </w:divBdr>
            </w:div>
            <w:div w:id="4456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1404">
      <w:bodyDiv w:val="1"/>
      <w:marLeft w:val="0"/>
      <w:marRight w:val="0"/>
      <w:marTop w:val="0"/>
      <w:marBottom w:val="0"/>
      <w:divBdr>
        <w:top w:val="none" w:sz="0" w:space="0" w:color="auto"/>
        <w:left w:val="none" w:sz="0" w:space="0" w:color="auto"/>
        <w:bottom w:val="none" w:sz="0" w:space="0" w:color="auto"/>
        <w:right w:val="none" w:sz="0" w:space="0" w:color="auto"/>
      </w:divBdr>
      <w:divsChild>
        <w:div w:id="441189734">
          <w:marLeft w:val="0"/>
          <w:marRight w:val="0"/>
          <w:marTop w:val="0"/>
          <w:marBottom w:val="0"/>
          <w:divBdr>
            <w:top w:val="none" w:sz="0" w:space="0" w:color="auto"/>
            <w:left w:val="none" w:sz="0" w:space="0" w:color="auto"/>
            <w:bottom w:val="none" w:sz="0" w:space="0" w:color="auto"/>
            <w:right w:val="none" w:sz="0" w:space="0" w:color="auto"/>
          </w:divBdr>
          <w:divsChild>
            <w:div w:id="596593906">
              <w:marLeft w:val="0"/>
              <w:marRight w:val="0"/>
              <w:marTop w:val="0"/>
              <w:marBottom w:val="0"/>
              <w:divBdr>
                <w:top w:val="none" w:sz="0" w:space="0" w:color="auto"/>
                <w:left w:val="none" w:sz="0" w:space="0" w:color="auto"/>
                <w:bottom w:val="none" w:sz="0" w:space="0" w:color="auto"/>
                <w:right w:val="none" w:sz="0" w:space="0" w:color="auto"/>
              </w:divBdr>
            </w:div>
            <w:div w:id="1851215545">
              <w:marLeft w:val="0"/>
              <w:marRight w:val="0"/>
              <w:marTop w:val="0"/>
              <w:marBottom w:val="0"/>
              <w:divBdr>
                <w:top w:val="none" w:sz="0" w:space="0" w:color="auto"/>
                <w:left w:val="none" w:sz="0" w:space="0" w:color="auto"/>
                <w:bottom w:val="none" w:sz="0" w:space="0" w:color="auto"/>
                <w:right w:val="none" w:sz="0" w:space="0" w:color="auto"/>
              </w:divBdr>
            </w:div>
            <w:div w:id="668559808">
              <w:marLeft w:val="0"/>
              <w:marRight w:val="0"/>
              <w:marTop w:val="0"/>
              <w:marBottom w:val="0"/>
              <w:divBdr>
                <w:top w:val="none" w:sz="0" w:space="0" w:color="auto"/>
                <w:left w:val="none" w:sz="0" w:space="0" w:color="auto"/>
                <w:bottom w:val="none" w:sz="0" w:space="0" w:color="auto"/>
                <w:right w:val="none" w:sz="0" w:space="0" w:color="auto"/>
              </w:divBdr>
            </w:div>
            <w:div w:id="202400327">
              <w:marLeft w:val="0"/>
              <w:marRight w:val="0"/>
              <w:marTop w:val="0"/>
              <w:marBottom w:val="0"/>
              <w:divBdr>
                <w:top w:val="none" w:sz="0" w:space="0" w:color="auto"/>
                <w:left w:val="none" w:sz="0" w:space="0" w:color="auto"/>
                <w:bottom w:val="none" w:sz="0" w:space="0" w:color="auto"/>
                <w:right w:val="none" w:sz="0" w:space="0" w:color="auto"/>
              </w:divBdr>
            </w:div>
            <w:div w:id="1714960834">
              <w:marLeft w:val="0"/>
              <w:marRight w:val="0"/>
              <w:marTop w:val="0"/>
              <w:marBottom w:val="0"/>
              <w:divBdr>
                <w:top w:val="none" w:sz="0" w:space="0" w:color="auto"/>
                <w:left w:val="none" w:sz="0" w:space="0" w:color="auto"/>
                <w:bottom w:val="none" w:sz="0" w:space="0" w:color="auto"/>
                <w:right w:val="none" w:sz="0" w:space="0" w:color="auto"/>
              </w:divBdr>
            </w:div>
            <w:div w:id="1851792691">
              <w:marLeft w:val="0"/>
              <w:marRight w:val="0"/>
              <w:marTop w:val="0"/>
              <w:marBottom w:val="0"/>
              <w:divBdr>
                <w:top w:val="none" w:sz="0" w:space="0" w:color="auto"/>
                <w:left w:val="none" w:sz="0" w:space="0" w:color="auto"/>
                <w:bottom w:val="none" w:sz="0" w:space="0" w:color="auto"/>
                <w:right w:val="none" w:sz="0" w:space="0" w:color="auto"/>
              </w:divBdr>
            </w:div>
            <w:div w:id="1257598500">
              <w:marLeft w:val="0"/>
              <w:marRight w:val="0"/>
              <w:marTop w:val="0"/>
              <w:marBottom w:val="0"/>
              <w:divBdr>
                <w:top w:val="none" w:sz="0" w:space="0" w:color="auto"/>
                <w:left w:val="none" w:sz="0" w:space="0" w:color="auto"/>
                <w:bottom w:val="none" w:sz="0" w:space="0" w:color="auto"/>
                <w:right w:val="none" w:sz="0" w:space="0" w:color="auto"/>
              </w:divBdr>
            </w:div>
            <w:div w:id="1897155175">
              <w:marLeft w:val="0"/>
              <w:marRight w:val="0"/>
              <w:marTop w:val="0"/>
              <w:marBottom w:val="0"/>
              <w:divBdr>
                <w:top w:val="none" w:sz="0" w:space="0" w:color="auto"/>
                <w:left w:val="none" w:sz="0" w:space="0" w:color="auto"/>
                <w:bottom w:val="none" w:sz="0" w:space="0" w:color="auto"/>
                <w:right w:val="none" w:sz="0" w:space="0" w:color="auto"/>
              </w:divBdr>
            </w:div>
            <w:div w:id="21392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54045641">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048078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04208">
      <w:bodyDiv w:val="1"/>
      <w:marLeft w:val="0"/>
      <w:marRight w:val="0"/>
      <w:marTop w:val="0"/>
      <w:marBottom w:val="0"/>
      <w:divBdr>
        <w:top w:val="none" w:sz="0" w:space="0" w:color="auto"/>
        <w:left w:val="none" w:sz="0" w:space="0" w:color="auto"/>
        <w:bottom w:val="none" w:sz="0" w:space="0" w:color="auto"/>
        <w:right w:val="none" w:sz="0" w:space="0" w:color="auto"/>
      </w:divBdr>
    </w:div>
    <w:div w:id="609122252">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47176281">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8656595">
      <w:bodyDiv w:val="1"/>
      <w:marLeft w:val="0"/>
      <w:marRight w:val="0"/>
      <w:marTop w:val="0"/>
      <w:marBottom w:val="0"/>
      <w:divBdr>
        <w:top w:val="none" w:sz="0" w:space="0" w:color="auto"/>
        <w:left w:val="none" w:sz="0" w:space="0" w:color="auto"/>
        <w:bottom w:val="none" w:sz="0" w:space="0" w:color="auto"/>
        <w:right w:val="none" w:sz="0" w:space="0" w:color="auto"/>
      </w:divBdr>
      <w:divsChild>
        <w:div w:id="639657135">
          <w:marLeft w:val="0"/>
          <w:marRight w:val="0"/>
          <w:marTop w:val="240"/>
          <w:marBottom w:val="0"/>
          <w:divBdr>
            <w:top w:val="none" w:sz="0" w:space="0" w:color="auto"/>
            <w:left w:val="none" w:sz="0" w:space="0" w:color="auto"/>
            <w:bottom w:val="none" w:sz="0" w:space="0" w:color="auto"/>
            <w:right w:val="none" w:sz="0" w:space="0" w:color="auto"/>
          </w:divBdr>
        </w:div>
        <w:div w:id="561411341">
          <w:marLeft w:val="0"/>
          <w:marRight w:val="0"/>
          <w:marTop w:val="240"/>
          <w:marBottom w:val="0"/>
          <w:divBdr>
            <w:top w:val="none" w:sz="0" w:space="0" w:color="auto"/>
            <w:left w:val="none" w:sz="0" w:space="0" w:color="auto"/>
            <w:bottom w:val="none" w:sz="0" w:space="0" w:color="auto"/>
            <w:right w:val="none" w:sz="0" w:space="0" w:color="auto"/>
          </w:divBdr>
        </w:div>
        <w:div w:id="497381078">
          <w:marLeft w:val="0"/>
          <w:marRight w:val="0"/>
          <w:marTop w:val="240"/>
          <w:marBottom w:val="0"/>
          <w:divBdr>
            <w:top w:val="none" w:sz="0" w:space="0" w:color="auto"/>
            <w:left w:val="none" w:sz="0" w:space="0" w:color="auto"/>
            <w:bottom w:val="none" w:sz="0" w:space="0" w:color="auto"/>
            <w:right w:val="none" w:sz="0" w:space="0" w:color="auto"/>
          </w:divBdr>
        </w:div>
      </w:divsChild>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3458874">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681853802">
      <w:bodyDiv w:val="1"/>
      <w:marLeft w:val="0"/>
      <w:marRight w:val="0"/>
      <w:marTop w:val="0"/>
      <w:marBottom w:val="0"/>
      <w:divBdr>
        <w:top w:val="none" w:sz="0" w:space="0" w:color="auto"/>
        <w:left w:val="none" w:sz="0" w:space="0" w:color="auto"/>
        <w:bottom w:val="none" w:sz="0" w:space="0" w:color="auto"/>
        <w:right w:val="none" w:sz="0" w:space="0" w:color="auto"/>
      </w:divBdr>
    </w:div>
    <w:div w:id="685055934">
      <w:bodyDiv w:val="1"/>
      <w:marLeft w:val="0"/>
      <w:marRight w:val="0"/>
      <w:marTop w:val="0"/>
      <w:marBottom w:val="0"/>
      <w:divBdr>
        <w:top w:val="none" w:sz="0" w:space="0" w:color="auto"/>
        <w:left w:val="none" w:sz="0" w:space="0" w:color="auto"/>
        <w:bottom w:val="none" w:sz="0" w:space="0" w:color="auto"/>
        <w:right w:val="none" w:sz="0" w:space="0" w:color="auto"/>
      </w:divBdr>
    </w:div>
    <w:div w:id="696614592">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1832708">
      <w:bodyDiv w:val="1"/>
      <w:marLeft w:val="0"/>
      <w:marRight w:val="0"/>
      <w:marTop w:val="0"/>
      <w:marBottom w:val="0"/>
      <w:divBdr>
        <w:top w:val="none" w:sz="0" w:space="0" w:color="auto"/>
        <w:left w:val="none" w:sz="0" w:space="0" w:color="auto"/>
        <w:bottom w:val="none" w:sz="0" w:space="0" w:color="auto"/>
        <w:right w:val="none" w:sz="0" w:space="0" w:color="auto"/>
      </w:divBdr>
    </w:div>
    <w:div w:id="732702305">
      <w:bodyDiv w:val="1"/>
      <w:marLeft w:val="0"/>
      <w:marRight w:val="0"/>
      <w:marTop w:val="0"/>
      <w:marBottom w:val="0"/>
      <w:divBdr>
        <w:top w:val="none" w:sz="0" w:space="0" w:color="auto"/>
        <w:left w:val="none" w:sz="0" w:space="0" w:color="auto"/>
        <w:bottom w:val="none" w:sz="0" w:space="0" w:color="auto"/>
        <w:right w:val="none" w:sz="0" w:space="0" w:color="auto"/>
      </w:divBdr>
    </w:div>
    <w:div w:id="733504626">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665379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4597029">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76410477">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07630662">
      <w:bodyDiv w:val="1"/>
      <w:marLeft w:val="0"/>
      <w:marRight w:val="0"/>
      <w:marTop w:val="0"/>
      <w:marBottom w:val="0"/>
      <w:divBdr>
        <w:top w:val="none" w:sz="0" w:space="0" w:color="auto"/>
        <w:left w:val="none" w:sz="0" w:space="0" w:color="auto"/>
        <w:bottom w:val="none" w:sz="0" w:space="0" w:color="auto"/>
        <w:right w:val="none" w:sz="0" w:space="0" w:color="auto"/>
      </w:divBdr>
    </w:div>
    <w:div w:id="828712940">
      <w:bodyDiv w:val="1"/>
      <w:marLeft w:val="0"/>
      <w:marRight w:val="0"/>
      <w:marTop w:val="0"/>
      <w:marBottom w:val="0"/>
      <w:divBdr>
        <w:top w:val="none" w:sz="0" w:space="0" w:color="auto"/>
        <w:left w:val="none" w:sz="0" w:space="0" w:color="auto"/>
        <w:bottom w:val="none" w:sz="0" w:space="0" w:color="auto"/>
        <w:right w:val="none" w:sz="0" w:space="0" w:color="auto"/>
      </w:divBdr>
      <w:divsChild>
        <w:div w:id="1874264576">
          <w:marLeft w:val="0"/>
          <w:marRight w:val="0"/>
          <w:marTop w:val="0"/>
          <w:marBottom w:val="0"/>
          <w:divBdr>
            <w:top w:val="none" w:sz="0" w:space="0" w:color="auto"/>
            <w:left w:val="none" w:sz="0" w:space="0" w:color="auto"/>
            <w:bottom w:val="none" w:sz="0" w:space="0" w:color="auto"/>
            <w:right w:val="none" w:sz="0" w:space="0" w:color="auto"/>
          </w:divBdr>
          <w:divsChild>
            <w:div w:id="1901742301">
              <w:marLeft w:val="0"/>
              <w:marRight w:val="0"/>
              <w:marTop w:val="0"/>
              <w:marBottom w:val="0"/>
              <w:divBdr>
                <w:top w:val="none" w:sz="0" w:space="0" w:color="auto"/>
                <w:left w:val="none" w:sz="0" w:space="0" w:color="auto"/>
                <w:bottom w:val="none" w:sz="0" w:space="0" w:color="auto"/>
                <w:right w:val="none" w:sz="0" w:space="0" w:color="auto"/>
              </w:divBdr>
            </w:div>
            <w:div w:id="1501045222">
              <w:marLeft w:val="0"/>
              <w:marRight w:val="0"/>
              <w:marTop w:val="0"/>
              <w:marBottom w:val="0"/>
              <w:divBdr>
                <w:top w:val="none" w:sz="0" w:space="0" w:color="auto"/>
                <w:left w:val="none" w:sz="0" w:space="0" w:color="auto"/>
                <w:bottom w:val="none" w:sz="0" w:space="0" w:color="auto"/>
                <w:right w:val="none" w:sz="0" w:space="0" w:color="auto"/>
              </w:divBdr>
            </w:div>
            <w:div w:id="150144956">
              <w:marLeft w:val="0"/>
              <w:marRight w:val="0"/>
              <w:marTop w:val="0"/>
              <w:marBottom w:val="0"/>
              <w:divBdr>
                <w:top w:val="none" w:sz="0" w:space="0" w:color="auto"/>
                <w:left w:val="none" w:sz="0" w:space="0" w:color="auto"/>
                <w:bottom w:val="none" w:sz="0" w:space="0" w:color="auto"/>
                <w:right w:val="none" w:sz="0" w:space="0" w:color="auto"/>
              </w:divBdr>
            </w:div>
            <w:div w:id="1234047986">
              <w:marLeft w:val="0"/>
              <w:marRight w:val="0"/>
              <w:marTop w:val="0"/>
              <w:marBottom w:val="0"/>
              <w:divBdr>
                <w:top w:val="none" w:sz="0" w:space="0" w:color="auto"/>
                <w:left w:val="none" w:sz="0" w:space="0" w:color="auto"/>
                <w:bottom w:val="none" w:sz="0" w:space="0" w:color="auto"/>
                <w:right w:val="none" w:sz="0" w:space="0" w:color="auto"/>
              </w:divBdr>
            </w:div>
            <w:div w:id="1067529202">
              <w:marLeft w:val="0"/>
              <w:marRight w:val="0"/>
              <w:marTop w:val="0"/>
              <w:marBottom w:val="0"/>
              <w:divBdr>
                <w:top w:val="none" w:sz="0" w:space="0" w:color="auto"/>
                <w:left w:val="none" w:sz="0" w:space="0" w:color="auto"/>
                <w:bottom w:val="none" w:sz="0" w:space="0" w:color="auto"/>
                <w:right w:val="none" w:sz="0" w:space="0" w:color="auto"/>
              </w:divBdr>
            </w:div>
            <w:div w:id="1687561919">
              <w:marLeft w:val="0"/>
              <w:marRight w:val="0"/>
              <w:marTop w:val="0"/>
              <w:marBottom w:val="0"/>
              <w:divBdr>
                <w:top w:val="none" w:sz="0" w:space="0" w:color="auto"/>
                <w:left w:val="none" w:sz="0" w:space="0" w:color="auto"/>
                <w:bottom w:val="none" w:sz="0" w:space="0" w:color="auto"/>
                <w:right w:val="none" w:sz="0" w:space="0" w:color="auto"/>
              </w:divBdr>
            </w:div>
            <w:div w:id="2054499847">
              <w:marLeft w:val="0"/>
              <w:marRight w:val="0"/>
              <w:marTop w:val="0"/>
              <w:marBottom w:val="0"/>
              <w:divBdr>
                <w:top w:val="none" w:sz="0" w:space="0" w:color="auto"/>
                <w:left w:val="none" w:sz="0" w:space="0" w:color="auto"/>
                <w:bottom w:val="none" w:sz="0" w:space="0" w:color="auto"/>
                <w:right w:val="none" w:sz="0" w:space="0" w:color="auto"/>
              </w:divBdr>
            </w:div>
            <w:div w:id="1350988789">
              <w:marLeft w:val="0"/>
              <w:marRight w:val="0"/>
              <w:marTop w:val="0"/>
              <w:marBottom w:val="0"/>
              <w:divBdr>
                <w:top w:val="none" w:sz="0" w:space="0" w:color="auto"/>
                <w:left w:val="none" w:sz="0" w:space="0" w:color="auto"/>
                <w:bottom w:val="none" w:sz="0" w:space="0" w:color="auto"/>
                <w:right w:val="none" w:sz="0" w:space="0" w:color="auto"/>
              </w:divBdr>
            </w:div>
            <w:div w:id="705717753">
              <w:marLeft w:val="0"/>
              <w:marRight w:val="0"/>
              <w:marTop w:val="0"/>
              <w:marBottom w:val="0"/>
              <w:divBdr>
                <w:top w:val="none" w:sz="0" w:space="0" w:color="auto"/>
                <w:left w:val="none" w:sz="0" w:space="0" w:color="auto"/>
                <w:bottom w:val="none" w:sz="0" w:space="0" w:color="auto"/>
                <w:right w:val="none" w:sz="0" w:space="0" w:color="auto"/>
              </w:divBdr>
            </w:div>
            <w:div w:id="349531991">
              <w:marLeft w:val="0"/>
              <w:marRight w:val="0"/>
              <w:marTop w:val="0"/>
              <w:marBottom w:val="0"/>
              <w:divBdr>
                <w:top w:val="none" w:sz="0" w:space="0" w:color="auto"/>
                <w:left w:val="none" w:sz="0" w:space="0" w:color="auto"/>
                <w:bottom w:val="none" w:sz="0" w:space="0" w:color="auto"/>
                <w:right w:val="none" w:sz="0" w:space="0" w:color="auto"/>
              </w:divBdr>
            </w:div>
            <w:div w:id="1225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38888786">
      <w:bodyDiv w:val="1"/>
      <w:marLeft w:val="0"/>
      <w:marRight w:val="0"/>
      <w:marTop w:val="0"/>
      <w:marBottom w:val="0"/>
      <w:divBdr>
        <w:top w:val="none" w:sz="0" w:space="0" w:color="auto"/>
        <w:left w:val="none" w:sz="0" w:space="0" w:color="auto"/>
        <w:bottom w:val="none" w:sz="0" w:space="0" w:color="auto"/>
        <w:right w:val="none" w:sz="0" w:space="0" w:color="auto"/>
      </w:divBdr>
      <w:divsChild>
        <w:div w:id="1042484837">
          <w:marLeft w:val="0"/>
          <w:marRight w:val="0"/>
          <w:marTop w:val="0"/>
          <w:marBottom w:val="0"/>
          <w:divBdr>
            <w:top w:val="none" w:sz="0" w:space="0" w:color="auto"/>
            <w:left w:val="none" w:sz="0" w:space="0" w:color="auto"/>
            <w:bottom w:val="none" w:sz="0" w:space="0" w:color="auto"/>
            <w:right w:val="none" w:sz="0" w:space="0" w:color="auto"/>
          </w:divBdr>
          <w:divsChild>
            <w:div w:id="1378434138">
              <w:marLeft w:val="0"/>
              <w:marRight w:val="0"/>
              <w:marTop w:val="0"/>
              <w:marBottom w:val="0"/>
              <w:divBdr>
                <w:top w:val="none" w:sz="0" w:space="0" w:color="auto"/>
                <w:left w:val="none" w:sz="0" w:space="0" w:color="auto"/>
                <w:bottom w:val="none" w:sz="0" w:space="0" w:color="auto"/>
                <w:right w:val="none" w:sz="0" w:space="0" w:color="auto"/>
              </w:divBdr>
            </w:div>
            <w:div w:id="1627740847">
              <w:marLeft w:val="0"/>
              <w:marRight w:val="0"/>
              <w:marTop w:val="0"/>
              <w:marBottom w:val="0"/>
              <w:divBdr>
                <w:top w:val="none" w:sz="0" w:space="0" w:color="auto"/>
                <w:left w:val="none" w:sz="0" w:space="0" w:color="auto"/>
                <w:bottom w:val="none" w:sz="0" w:space="0" w:color="auto"/>
                <w:right w:val="none" w:sz="0" w:space="0" w:color="auto"/>
              </w:divBdr>
            </w:div>
            <w:div w:id="256839138">
              <w:marLeft w:val="0"/>
              <w:marRight w:val="0"/>
              <w:marTop w:val="0"/>
              <w:marBottom w:val="0"/>
              <w:divBdr>
                <w:top w:val="none" w:sz="0" w:space="0" w:color="auto"/>
                <w:left w:val="none" w:sz="0" w:space="0" w:color="auto"/>
                <w:bottom w:val="none" w:sz="0" w:space="0" w:color="auto"/>
                <w:right w:val="none" w:sz="0" w:space="0" w:color="auto"/>
              </w:divBdr>
            </w:div>
            <w:div w:id="519467374">
              <w:marLeft w:val="0"/>
              <w:marRight w:val="0"/>
              <w:marTop w:val="0"/>
              <w:marBottom w:val="0"/>
              <w:divBdr>
                <w:top w:val="none" w:sz="0" w:space="0" w:color="auto"/>
                <w:left w:val="none" w:sz="0" w:space="0" w:color="auto"/>
                <w:bottom w:val="none" w:sz="0" w:space="0" w:color="auto"/>
                <w:right w:val="none" w:sz="0" w:space="0" w:color="auto"/>
              </w:divBdr>
            </w:div>
            <w:div w:id="570387654">
              <w:marLeft w:val="0"/>
              <w:marRight w:val="0"/>
              <w:marTop w:val="0"/>
              <w:marBottom w:val="0"/>
              <w:divBdr>
                <w:top w:val="none" w:sz="0" w:space="0" w:color="auto"/>
                <w:left w:val="none" w:sz="0" w:space="0" w:color="auto"/>
                <w:bottom w:val="none" w:sz="0" w:space="0" w:color="auto"/>
                <w:right w:val="none" w:sz="0" w:space="0" w:color="auto"/>
              </w:divBdr>
            </w:div>
            <w:div w:id="48968389">
              <w:marLeft w:val="0"/>
              <w:marRight w:val="0"/>
              <w:marTop w:val="0"/>
              <w:marBottom w:val="0"/>
              <w:divBdr>
                <w:top w:val="none" w:sz="0" w:space="0" w:color="auto"/>
                <w:left w:val="none" w:sz="0" w:space="0" w:color="auto"/>
                <w:bottom w:val="none" w:sz="0" w:space="0" w:color="auto"/>
                <w:right w:val="none" w:sz="0" w:space="0" w:color="auto"/>
              </w:divBdr>
            </w:div>
            <w:div w:id="1334912817">
              <w:marLeft w:val="0"/>
              <w:marRight w:val="0"/>
              <w:marTop w:val="0"/>
              <w:marBottom w:val="0"/>
              <w:divBdr>
                <w:top w:val="none" w:sz="0" w:space="0" w:color="auto"/>
                <w:left w:val="none" w:sz="0" w:space="0" w:color="auto"/>
                <w:bottom w:val="none" w:sz="0" w:space="0" w:color="auto"/>
                <w:right w:val="none" w:sz="0" w:space="0" w:color="auto"/>
              </w:divBdr>
            </w:div>
            <w:div w:id="256914811">
              <w:marLeft w:val="0"/>
              <w:marRight w:val="0"/>
              <w:marTop w:val="0"/>
              <w:marBottom w:val="0"/>
              <w:divBdr>
                <w:top w:val="none" w:sz="0" w:space="0" w:color="auto"/>
                <w:left w:val="none" w:sz="0" w:space="0" w:color="auto"/>
                <w:bottom w:val="none" w:sz="0" w:space="0" w:color="auto"/>
                <w:right w:val="none" w:sz="0" w:space="0" w:color="auto"/>
              </w:divBdr>
            </w:div>
            <w:div w:id="11645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4979">
      <w:bodyDiv w:val="1"/>
      <w:marLeft w:val="0"/>
      <w:marRight w:val="0"/>
      <w:marTop w:val="0"/>
      <w:marBottom w:val="0"/>
      <w:divBdr>
        <w:top w:val="none" w:sz="0" w:space="0" w:color="auto"/>
        <w:left w:val="none" w:sz="0" w:space="0" w:color="auto"/>
        <w:bottom w:val="none" w:sz="0" w:space="0" w:color="auto"/>
        <w:right w:val="none" w:sz="0" w:space="0" w:color="auto"/>
      </w:divBdr>
    </w:div>
    <w:div w:id="879978533">
      <w:bodyDiv w:val="1"/>
      <w:marLeft w:val="0"/>
      <w:marRight w:val="0"/>
      <w:marTop w:val="0"/>
      <w:marBottom w:val="0"/>
      <w:divBdr>
        <w:top w:val="none" w:sz="0" w:space="0" w:color="auto"/>
        <w:left w:val="none" w:sz="0" w:space="0" w:color="auto"/>
        <w:bottom w:val="none" w:sz="0" w:space="0" w:color="auto"/>
        <w:right w:val="none" w:sz="0" w:space="0" w:color="auto"/>
      </w:divBdr>
    </w:div>
    <w:div w:id="889151475">
      <w:bodyDiv w:val="1"/>
      <w:marLeft w:val="0"/>
      <w:marRight w:val="0"/>
      <w:marTop w:val="0"/>
      <w:marBottom w:val="0"/>
      <w:divBdr>
        <w:top w:val="none" w:sz="0" w:space="0" w:color="auto"/>
        <w:left w:val="none" w:sz="0" w:space="0" w:color="auto"/>
        <w:bottom w:val="none" w:sz="0" w:space="0" w:color="auto"/>
        <w:right w:val="none" w:sz="0" w:space="0" w:color="auto"/>
      </w:divBdr>
    </w:div>
    <w:div w:id="899827451">
      <w:bodyDiv w:val="1"/>
      <w:marLeft w:val="0"/>
      <w:marRight w:val="0"/>
      <w:marTop w:val="0"/>
      <w:marBottom w:val="0"/>
      <w:divBdr>
        <w:top w:val="none" w:sz="0" w:space="0" w:color="auto"/>
        <w:left w:val="none" w:sz="0" w:space="0" w:color="auto"/>
        <w:bottom w:val="none" w:sz="0" w:space="0" w:color="auto"/>
        <w:right w:val="none" w:sz="0" w:space="0" w:color="auto"/>
      </w:divBdr>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37507">
      <w:bodyDiv w:val="1"/>
      <w:marLeft w:val="0"/>
      <w:marRight w:val="0"/>
      <w:marTop w:val="0"/>
      <w:marBottom w:val="0"/>
      <w:divBdr>
        <w:top w:val="none" w:sz="0" w:space="0" w:color="auto"/>
        <w:left w:val="none" w:sz="0" w:space="0" w:color="auto"/>
        <w:bottom w:val="none" w:sz="0" w:space="0" w:color="auto"/>
        <w:right w:val="none" w:sz="0" w:space="0" w:color="auto"/>
      </w:divBdr>
    </w:div>
    <w:div w:id="962226468">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5888261">
      <w:bodyDiv w:val="1"/>
      <w:marLeft w:val="0"/>
      <w:marRight w:val="0"/>
      <w:marTop w:val="0"/>
      <w:marBottom w:val="0"/>
      <w:divBdr>
        <w:top w:val="none" w:sz="0" w:space="0" w:color="auto"/>
        <w:left w:val="none" w:sz="0" w:space="0" w:color="auto"/>
        <w:bottom w:val="none" w:sz="0" w:space="0" w:color="auto"/>
        <w:right w:val="none" w:sz="0" w:space="0" w:color="auto"/>
      </w:divBdr>
      <w:divsChild>
        <w:div w:id="1414812312">
          <w:marLeft w:val="0"/>
          <w:marRight w:val="0"/>
          <w:marTop w:val="0"/>
          <w:marBottom w:val="0"/>
          <w:divBdr>
            <w:top w:val="none" w:sz="0" w:space="0" w:color="auto"/>
            <w:left w:val="none" w:sz="0" w:space="0" w:color="auto"/>
            <w:bottom w:val="none" w:sz="0" w:space="0" w:color="auto"/>
            <w:right w:val="none" w:sz="0" w:space="0" w:color="auto"/>
          </w:divBdr>
          <w:divsChild>
            <w:div w:id="48655509">
              <w:marLeft w:val="0"/>
              <w:marRight w:val="0"/>
              <w:marTop w:val="0"/>
              <w:marBottom w:val="0"/>
              <w:divBdr>
                <w:top w:val="none" w:sz="0" w:space="0" w:color="auto"/>
                <w:left w:val="none" w:sz="0" w:space="0" w:color="auto"/>
                <w:bottom w:val="none" w:sz="0" w:space="0" w:color="auto"/>
                <w:right w:val="none" w:sz="0" w:space="0" w:color="auto"/>
              </w:divBdr>
            </w:div>
            <w:div w:id="787772103">
              <w:marLeft w:val="0"/>
              <w:marRight w:val="0"/>
              <w:marTop w:val="0"/>
              <w:marBottom w:val="0"/>
              <w:divBdr>
                <w:top w:val="none" w:sz="0" w:space="0" w:color="auto"/>
                <w:left w:val="none" w:sz="0" w:space="0" w:color="auto"/>
                <w:bottom w:val="none" w:sz="0" w:space="0" w:color="auto"/>
                <w:right w:val="none" w:sz="0" w:space="0" w:color="auto"/>
              </w:divBdr>
            </w:div>
            <w:div w:id="1624843168">
              <w:marLeft w:val="0"/>
              <w:marRight w:val="0"/>
              <w:marTop w:val="0"/>
              <w:marBottom w:val="0"/>
              <w:divBdr>
                <w:top w:val="none" w:sz="0" w:space="0" w:color="auto"/>
                <w:left w:val="none" w:sz="0" w:space="0" w:color="auto"/>
                <w:bottom w:val="none" w:sz="0" w:space="0" w:color="auto"/>
                <w:right w:val="none" w:sz="0" w:space="0" w:color="auto"/>
              </w:divBdr>
            </w:div>
            <w:div w:id="977607079">
              <w:marLeft w:val="0"/>
              <w:marRight w:val="0"/>
              <w:marTop w:val="0"/>
              <w:marBottom w:val="0"/>
              <w:divBdr>
                <w:top w:val="none" w:sz="0" w:space="0" w:color="auto"/>
                <w:left w:val="none" w:sz="0" w:space="0" w:color="auto"/>
                <w:bottom w:val="none" w:sz="0" w:space="0" w:color="auto"/>
                <w:right w:val="none" w:sz="0" w:space="0" w:color="auto"/>
              </w:divBdr>
            </w:div>
            <w:div w:id="423494962">
              <w:marLeft w:val="0"/>
              <w:marRight w:val="0"/>
              <w:marTop w:val="0"/>
              <w:marBottom w:val="0"/>
              <w:divBdr>
                <w:top w:val="none" w:sz="0" w:space="0" w:color="auto"/>
                <w:left w:val="none" w:sz="0" w:space="0" w:color="auto"/>
                <w:bottom w:val="none" w:sz="0" w:space="0" w:color="auto"/>
                <w:right w:val="none" w:sz="0" w:space="0" w:color="auto"/>
              </w:divBdr>
            </w:div>
            <w:div w:id="1698699078">
              <w:marLeft w:val="0"/>
              <w:marRight w:val="0"/>
              <w:marTop w:val="0"/>
              <w:marBottom w:val="0"/>
              <w:divBdr>
                <w:top w:val="none" w:sz="0" w:space="0" w:color="auto"/>
                <w:left w:val="none" w:sz="0" w:space="0" w:color="auto"/>
                <w:bottom w:val="none" w:sz="0" w:space="0" w:color="auto"/>
                <w:right w:val="none" w:sz="0" w:space="0" w:color="auto"/>
              </w:divBdr>
            </w:div>
            <w:div w:id="2027245196">
              <w:marLeft w:val="0"/>
              <w:marRight w:val="0"/>
              <w:marTop w:val="0"/>
              <w:marBottom w:val="0"/>
              <w:divBdr>
                <w:top w:val="none" w:sz="0" w:space="0" w:color="auto"/>
                <w:left w:val="none" w:sz="0" w:space="0" w:color="auto"/>
                <w:bottom w:val="none" w:sz="0" w:space="0" w:color="auto"/>
                <w:right w:val="none" w:sz="0" w:space="0" w:color="auto"/>
              </w:divBdr>
            </w:div>
            <w:div w:id="1623418349">
              <w:marLeft w:val="0"/>
              <w:marRight w:val="0"/>
              <w:marTop w:val="0"/>
              <w:marBottom w:val="0"/>
              <w:divBdr>
                <w:top w:val="none" w:sz="0" w:space="0" w:color="auto"/>
                <w:left w:val="none" w:sz="0" w:space="0" w:color="auto"/>
                <w:bottom w:val="none" w:sz="0" w:space="0" w:color="auto"/>
                <w:right w:val="none" w:sz="0" w:space="0" w:color="auto"/>
              </w:divBdr>
            </w:div>
            <w:div w:id="1249652138">
              <w:marLeft w:val="0"/>
              <w:marRight w:val="0"/>
              <w:marTop w:val="0"/>
              <w:marBottom w:val="0"/>
              <w:divBdr>
                <w:top w:val="none" w:sz="0" w:space="0" w:color="auto"/>
                <w:left w:val="none" w:sz="0" w:space="0" w:color="auto"/>
                <w:bottom w:val="none" w:sz="0" w:space="0" w:color="auto"/>
                <w:right w:val="none" w:sz="0" w:space="0" w:color="auto"/>
              </w:divBdr>
            </w:div>
            <w:div w:id="20454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668">
      <w:bodyDiv w:val="1"/>
      <w:marLeft w:val="0"/>
      <w:marRight w:val="0"/>
      <w:marTop w:val="0"/>
      <w:marBottom w:val="0"/>
      <w:divBdr>
        <w:top w:val="none" w:sz="0" w:space="0" w:color="auto"/>
        <w:left w:val="none" w:sz="0" w:space="0" w:color="auto"/>
        <w:bottom w:val="none" w:sz="0" w:space="0" w:color="auto"/>
        <w:right w:val="none" w:sz="0" w:space="0" w:color="auto"/>
      </w:divBdr>
      <w:divsChild>
        <w:div w:id="259798227">
          <w:marLeft w:val="0"/>
          <w:marRight w:val="0"/>
          <w:marTop w:val="0"/>
          <w:marBottom w:val="0"/>
          <w:divBdr>
            <w:top w:val="single" w:sz="12" w:space="3" w:color="F8F8F8"/>
            <w:left w:val="single" w:sz="12" w:space="6" w:color="F8F8F8"/>
            <w:bottom w:val="single" w:sz="12" w:space="3" w:color="F8F8F8"/>
            <w:right w:val="single" w:sz="12" w:space="6" w:color="F8F8F8"/>
          </w:divBdr>
        </w:div>
        <w:div w:id="203345752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16061">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49037127">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2409207">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1516587">
      <w:bodyDiv w:val="1"/>
      <w:marLeft w:val="0"/>
      <w:marRight w:val="0"/>
      <w:marTop w:val="0"/>
      <w:marBottom w:val="0"/>
      <w:divBdr>
        <w:top w:val="none" w:sz="0" w:space="0" w:color="auto"/>
        <w:left w:val="none" w:sz="0" w:space="0" w:color="auto"/>
        <w:bottom w:val="none" w:sz="0" w:space="0" w:color="auto"/>
        <w:right w:val="none" w:sz="0" w:space="0" w:color="auto"/>
      </w:divBdr>
    </w:div>
    <w:div w:id="1115441480">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1922679">
      <w:bodyDiv w:val="1"/>
      <w:marLeft w:val="0"/>
      <w:marRight w:val="0"/>
      <w:marTop w:val="0"/>
      <w:marBottom w:val="0"/>
      <w:divBdr>
        <w:top w:val="none" w:sz="0" w:space="0" w:color="auto"/>
        <w:left w:val="none" w:sz="0" w:space="0" w:color="auto"/>
        <w:bottom w:val="none" w:sz="0" w:space="0" w:color="auto"/>
        <w:right w:val="none" w:sz="0" w:space="0" w:color="auto"/>
      </w:divBdr>
      <w:divsChild>
        <w:div w:id="848183326">
          <w:marLeft w:val="0"/>
          <w:marRight w:val="0"/>
          <w:marTop w:val="240"/>
          <w:marBottom w:val="0"/>
          <w:divBdr>
            <w:top w:val="none" w:sz="0" w:space="0" w:color="auto"/>
            <w:left w:val="none" w:sz="0" w:space="0" w:color="auto"/>
            <w:bottom w:val="none" w:sz="0" w:space="0" w:color="auto"/>
            <w:right w:val="none" w:sz="0" w:space="0" w:color="auto"/>
          </w:divBdr>
        </w:div>
        <w:div w:id="647713068">
          <w:marLeft w:val="0"/>
          <w:marRight w:val="0"/>
          <w:marTop w:val="240"/>
          <w:marBottom w:val="0"/>
          <w:divBdr>
            <w:top w:val="none" w:sz="0" w:space="0" w:color="auto"/>
            <w:left w:val="none" w:sz="0" w:space="0" w:color="auto"/>
            <w:bottom w:val="none" w:sz="0" w:space="0" w:color="auto"/>
            <w:right w:val="none" w:sz="0" w:space="0" w:color="auto"/>
          </w:divBdr>
        </w:div>
        <w:div w:id="858615777">
          <w:marLeft w:val="0"/>
          <w:marRight w:val="0"/>
          <w:marTop w:val="240"/>
          <w:marBottom w:val="0"/>
          <w:divBdr>
            <w:top w:val="none" w:sz="0" w:space="0" w:color="auto"/>
            <w:left w:val="none" w:sz="0" w:space="0" w:color="auto"/>
            <w:bottom w:val="none" w:sz="0" w:space="0" w:color="auto"/>
            <w:right w:val="none" w:sz="0" w:space="0" w:color="auto"/>
          </w:divBdr>
        </w:div>
      </w:divsChild>
    </w:div>
    <w:div w:id="1142186862">
      <w:bodyDiv w:val="1"/>
      <w:marLeft w:val="0"/>
      <w:marRight w:val="0"/>
      <w:marTop w:val="0"/>
      <w:marBottom w:val="0"/>
      <w:divBdr>
        <w:top w:val="none" w:sz="0" w:space="0" w:color="auto"/>
        <w:left w:val="none" w:sz="0" w:space="0" w:color="auto"/>
        <w:bottom w:val="none" w:sz="0" w:space="0" w:color="auto"/>
        <w:right w:val="none" w:sz="0" w:space="0" w:color="auto"/>
      </w:divBdr>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47747997">
      <w:bodyDiv w:val="1"/>
      <w:marLeft w:val="0"/>
      <w:marRight w:val="0"/>
      <w:marTop w:val="0"/>
      <w:marBottom w:val="0"/>
      <w:divBdr>
        <w:top w:val="none" w:sz="0" w:space="0" w:color="auto"/>
        <w:left w:val="none" w:sz="0" w:space="0" w:color="auto"/>
        <w:bottom w:val="none" w:sz="0" w:space="0" w:color="auto"/>
        <w:right w:val="none" w:sz="0" w:space="0" w:color="auto"/>
      </w:divBdr>
    </w:div>
    <w:div w:id="1153596175">
      <w:bodyDiv w:val="1"/>
      <w:marLeft w:val="0"/>
      <w:marRight w:val="0"/>
      <w:marTop w:val="0"/>
      <w:marBottom w:val="0"/>
      <w:divBdr>
        <w:top w:val="none" w:sz="0" w:space="0" w:color="auto"/>
        <w:left w:val="none" w:sz="0" w:space="0" w:color="auto"/>
        <w:bottom w:val="none" w:sz="0" w:space="0" w:color="auto"/>
        <w:right w:val="none" w:sz="0" w:space="0" w:color="auto"/>
      </w:divBdr>
    </w:div>
    <w:div w:id="115896433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537755">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0602931">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3692032">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87859514">
      <w:bodyDiv w:val="1"/>
      <w:marLeft w:val="0"/>
      <w:marRight w:val="0"/>
      <w:marTop w:val="0"/>
      <w:marBottom w:val="0"/>
      <w:divBdr>
        <w:top w:val="none" w:sz="0" w:space="0" w:color="auto"/>
        <w:left w:val="none" w:sz="0" w:space="0" w:color="auto"/>
        <w:bottom w:val="none" w:sz="0" w:space="0" w:color="auto"/>
        <w:right w:val="none" w:sz="0" w:space="0" w:color="auto"/>
      </w:divBdr>
    </w:div>
    <w:div w:id="1306010675">
      <w:bodyDiv w:val="1"/>
      <w:marLeft w:val="0"/>
      <w:marRight w:val="0"/>
      <w:marTop w:val="0"/>
      <w:marBottom w:val="0"/>
      <w:divBdr>
        <w:top w:val="none" w:sz="0" w:space="0" w:color="auto"/>
        <w:left w:val="none" w:sz="0" w:space="0" w:color="auto"/>
        <w:bottom w:val="none" w:sz="0" w:space="0" w:color="auto"/>
        <w:right w:val="none" w:sz="0" w:space="0" w:color="auto"/>
      </w:divBdr>
      <w:divsChild>
        <w:div w:id="164647377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327201256">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1066">
      <w:bodyDiv w:val="1"/>
      <w:marLeft w:val="0"/>
      <w:marRight w:val="0"/>
      <w:marTop w:val="0"/>
      <w:marBottom w:val="0"/>
      <w:divBdr>
        <w:top w:val="none" w:sz="0" w:space="0" w:color="auto"/>
        <w:left w:val="none" w:sz="0" w:space="0" w:color="auto"/>
        <w:bottom w:val="none" w:sz="0" w:space="0" w:color="auto"/>
        <w:right w:val="none" w:sz="0" w:space="0" w:color="auto"/>
      </w:divBdr>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0369566">
      <w:bodyDiv w:val="1"/>
      <w:marLeft w:val="0"/>
      <w:marRight w:val="0"/>
      <w:marTop w:val="0"/>
      <w:marBottom w:val="0"/>
      <w:divBdr>
        <w:top w:val="none" w:sz="0" w:space="0" w:color="auto"/>
        <w:left w:val="none" w:sz="0" w:space="0" w:color="auto"/>
        <w:bottom w:val="none" w:sz="0" w:space="0" w:color="auto"/>
        <w:right w:val="none" w:sz="0" w:space="0" w:color="auto"/>
      </w:divBdr>
    </w:div>
    <w:div w:id="1353995697">
      <w:bodyDiv w:val="1"/>
      <w:marLeft w:val="0"/>
      <w:marRight w:val="0"/>
      <w:marTop w:val="0"/>
      <w:marBottom w:val="0"/>
      <w:divBdr>
        <w:top w:val="none" w:sz="0" w:space="0" w:color="auto"/>
        <w:left w:val="none" w:sz="0" w:space="0" w:color="auto"/>
        <w:bottom w:val="none" w:sz="0" w:space="0" w:color="auto"/>
        <w:right w:val="none" w:sz="0" w:space="0" w:color="auto"/>
      </w:divBdr>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9626300">
      <w:bodyDiv w:val="1"/>
      <w:marLeft w:val="0"/>
      <w:marRight w:val="0"/>
      <w:marTop w:val="0"/>
      <w:marBottom w:val="0"/>
      <w:divBdr>
        <w:top w:val="none" w:sz="0" w:space="0" w:color="auto"/>
        <w:left w:val="none" w:sz="0" w:space="0" w:color="auto"/>
        <w:bottom w:val="none" w:sz="0" w:space="0" w:color="auto"/>
        <w:right w:val="none" w:sz="0" w:space="0" w:color="auto"/>
      </w:divBdr>
    </w:div>
    <w:div w:id="1388412472">
      <w:bodyDiv w:val="1"/>
      <w:marLeft w:val="0"/>
      <w:marRight w:val="0"/>
      <w:marTop w:val="0"/>
      <w:marBottom w:val="0"/>
      <w:divBdr>
        <w:top w:val="none" w:sz="0" w:space="0" w:color="auto"/>
        <w:left w:val="none" w:sz="0" w:space="0" w:color="auto"/>
        <w:bottom w:val="none" w:sz="0" w:space="0" w:color="auto"/>
        <w:right w:val="none" w:sz="0" w:space="0" w:color="auto"/>
      </w:divBdr>
      <w:divsChild>
        <w:div w:id="1409570344">
          <w:marLeft w:val="0"/>
          <w:marRight w:val="0"/>
          <w:marTop w:val="0"/>
          <w:marBottom w:val="0"/>
          <w:divBdr>
            <w:top w:val="none" w:sz="0" w:space="0" w:color="auto"/>
            <w:left w:val="none" w:sz="0" w:space="0" w:color="auto"/>
            <w:bottom w:val="none" w:sz="0" w:space="0" w:color="auto"/>
            <w:right w:val="none" w:sz="0" w:space="0" w:color="auto"/>
          </w:divBdr>
          <w:divsChild>
            <w:div w:id="2052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08191869">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3239261">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45224645">
      <w:bodyDiv w:val="1"/>
      <w:marLeft w:val="0"/>
      <w:marRight w:val="0"/>
      <w:marTop w:val="0"/>
      <w:marBottom w:val="0"/>
      <w:divBdr>
        <w:top w:val="none" w:sz="0" w:space="0" w:color="auto"/>
        <w:left w:val="none" w:sz="0" w:space="0" w:color="auto"/>
        <w:bottom w:val="none" w:sz="0" w:space="0" w:color="auto"/>
        <w:right w:val="none" w:sz="0" w:space="0" w:color="auto"/>
      </w:divBdr>
    </w:div>
    <w:div w:id="1445416743">
      <w:bodyDiv w:val="1"/>
      <w:marLeft w:val="0"/>
      <w:marRight w:val="0"/>
      <w:marTop w:val="0"/>
      <w:marBottom w:val="0"/>
      <w:divBdr>
        <w:top w:val="none" w:sz="0" w:space="0" w:color="auto"/>
        <w:left w:val="none" w:sz="0" w:space="0" w:color="auto"/>
        <w:bottom w:val="none" w:sz="0" w:space="0" w:color="auto"/>
        <w:right w:val="none" w:sz="0" w:space="0" w:color="auto"/>
      </w:divBdr>
      <w:divsChild>
        <w:div w:id="1863778807">
          <w:marLeft w:val="0"/>
          <w:marRight w:val="0"/>
          <w:marTop w:val="0"/>
          <w:marBottom w:val="0"/>
          <w:divBdr>
            <w:top w:val="none" w:sz="0" w:space="0" w:color="auto"/>
            <w:left w:val="none" w:sz="0" w:space="0" w:color="auto"/>
            <w:bottom w:val="none" w:sz="0" w:space="0" w:color="auto"/>
            <w:right w:val="none" w:sz="0" w:space="0" w:color="auto"/>
          </w:divBdr>
          <w:divsChild>
            <w:div w:id="245463265">
              <w:marLeft w:val="0"/>
              <w:marRight w:val="0"/>
              <w:marTop w:val="0"/>
              <w:marBottom w:val="0"/>
              <w:divBdr>
                <w:top w:val="none" w:sz="0" w:space="0" w:color="auto"/>
                <w:left w:val="none" w:sz="0" w:space="0" w:color="auto"/>
                <w:bottom w:val="none" w:sz="0" w:space="0" w:color="auto"/>
                <w:right w:val="none" w:sz="0" w:space="0" w:color="auto"/>
              </w:divBdr>
            </w:div>
            <w:div w:id="112942253">
              <w:marLeft w:val="0"/>
              <w:marRight w:val="0"/>
              <w:marTop w:val="0"/>
              <w:marBottom w:val="0"/>
              <w:divBdr>
                <w:top w:val="none" w:sz="0" w:space="0" w:color="auto"/>
                <w:left w:val="none" w:sz="0" w:space="0" w:color="auto"/>
                <w:bottom w:val="none" w:sz="0" w:space="0" w:color="auto"/>
                <w:right w:val="none" w:sz="0" w:space="0" w:color="auto"/>
              </w:divBdr>
            </w:div>
            <w:div w:id="1994530481">
              <w:marLeft w:val="0"/>
              <w:marRight w:val="0"/>
              <w:marTop w:val="0"/>
              <w:marBottom w:val="0"/>
              <w:divBdr>
                <w:top w:val="none" w:sz="0" w:space="0" w:color="auto"/>
                <w:left w:val="none" w:sz="0" w:space="0" w:color="auto"/>
                <w:bottom w:val="none" w:sz="0" w:space="0" w:color="auto"/>
                <w:right w:val="none" w:sz="0" w:space="0" w:color="auto"/>
              </w:divBdr>
            </w:div>
            <w:div w:id="1858157111">
              <w:marLeft w:val="0"/>
              <w:marRight w:val="0"/>
              <w:marTop w:val="0"/>
              <w:marBottom w:val="0"/>
              <w:divBdr>
                <w:top w:val="none" w:sz="0" w:space="0" w:color="auto"/>
                <w:left w:val="none" w:sz="0" w:space="0" w:color="auto"/>
                <w:bottom w:val="none" w:sz="0" w:space="0" w:color="auto"/>
                <w:right w:val="none" w:sz="0" w:space="0" w:color="auto"/>
              </w:divBdr>
            </w:div>
            <w:div w:id="1608154964">
              <w:marLeft w:val="0"/>
              <w:marRight w:val="0"/>
              <w:marTop w:val="0"/>
              <w:marBottom w:val="0"/>
              <w:divBdr>
                <w:top w:val="none" w:sz="0" w:space="0" w:color="auto"/>
                <w:left w:val="none" w:sz="0" w:space="0" w:color="auto"/>
                <w:bottom w:val="none" w:sz="0" w:space="0" w:color="auto"/>
                <w:right w:val="none" w:sz="0" w:space="0" w:color="auto"/>
              </w:divBdr>
            </w:div>
            <w:div w:id="2048287987">
              <w:marLeft w:val="0"/>
              <w:marRight w:val="0"/>
              <w:marTop w:val="0"/>
              <w:marBottom w:val="0"/>
              <w:divBdr>
                <w:top w:val="none" w:sz="0" w:space="0" w:color="auto"/>
                <w:left w:val="none" w:sz="0" w:space="0" w:color="auto"/>
                <w:bottom w:val="none" w:sz="0" w:space="0" w:color="auto"/>
                <w:right w:val="none" w:sz="0" w:space="0" w:color="auto"/>
              </w:divBdr>
            </w:div>
            <w:div w:id="1629122652">
              <w:marLeft w:val="0"/>
              <w:marRight w:val="0"/>
              <w:marTop w:val="0"/>
              <w:marBottom w:val="0"/>
              <w:divBdr>
                <w:top w:val="none" w:sz="0" w:space="0" w:color="auto"/>
                <w:left w:val="none" w:sz="0" w:space="0" w:color="auto"/>
                <w:bottom w:val="none" w:sz="0" w:space="0" w:color="auto"/>
                <w:right w:val="none" w:sz="0" w:space="0" w:color="auto"/>
              </w:divBdr>
            </w:div>
            <w:div w:id="5646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03106">
      <w:bodyDiv w:val="1"/>
      <w:marLeft w:val="0"/>
      <w:marRight w:val="0"/>
      <w:marTop w:val="0"/>
      <w:marBottom w:val="0"/>
      <w:divBdr>
        <w:top w:val="none" w:sz="0" w:space="0" w:color="auto"/>
        <w:left w:val="none" w:sz="0" w:space="0" w:color="auto"/>
        <w:bottom w:val="none" w:sz="0" w:space="0" w:color="auto"/>
        <w:right w:val="none" w:sz="0" w:space="0" w:color="auto"/>
      </w:divBdr>
      <w:divsChild>
        <w:div w:id="654990805">
          <w:marLeft w:val="0"/>
          <w:marRight w:val="0"/>
          <w:marTop w:val="240"/>
          <w:marBottom w:val="0"/>
          <w:divBdr>
            <w:top w:val="none" w:sz="0" w:space="0" w:color="auto"/>
            <w:left w:val="none" w:sz="0" w:space="0" w:color="auto"/>
            <w:bottom w:val="none" w:sz="0" w:space="0" w:color="auto"/>
            <w:right w:val="none" w:sz="0" w:space="0" w:color="auto"/>
          </w:divBdr>
        </w:div>
      </w:divsChild>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4396832">
      <w:bodyDiv w:val="1"/>
      <w:marLeft w:val="0"/>
      <w:marRight w:val="0"/>
      <w:marTop w:val="0"/>
      <w:marBottom w:val="0"/>
      <w:divBdr>
        <w:top w:val="none" w:sz="0" w:space="0" w:color="auto"/>
        <w:left w:val="none" w:sz="0" w:space="0" w:color="auto"/>
        <w:bottom w:val="none" w:sz="0" w:space="0" w:color="auto"/>
        <w:right w:val="none" w:sz="0" w:space="0" w:color="auto"/>
      </w:divBdr>
    </w:div>
    <w:div w:id="1456561583">
      <w:bodyDiv w:val="1"/>
      <w:marLeft w:val="0"/>
      <w:marRight w:val="0"/>
      <w:marTop w:val="0"/>
      <w:marBottom w:val="0"/>
      <w:divBdr>
        <w:top w:val="none" w:sz="0" w:space="0" w:color="auto"/>
        <w:left w:val="none" w:sz="0" w:space="0" w:color="auto"/>
        <w:bottom w:val="none" w:sz="0" w:space="0" w:color="auto"/>
        <w:right w:val="none" w:sz="0" w:space="0" w:color="auto"/>
      </w:divBdr>
    </w:div>
    <w:div w:id="1459301590">
      <w:bodyDiv w:val="1"/>
      <w:marLeft w:val="0"/>
      <w:marRight w:val="0"/>
      <w:marTop w:val="0"/>
      <w:marBottom w:val="0"/>
      <w:divBdr>
        <w:top w:val="none" w:sz="0" w:space="0" w:color="auto"/>
        <w:left w:val="none" w:sz="0" w:space="0" w:color="auto"/>
        <w:bottom w:val="none" w:sz="0" w:space="0" w:color="auto"/>
        <w:right w:val="none" w:sz="0" w:space="0" w:color="auto"/>
      </w:divBdr>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0728455">
      <w:bodyDiv w:val="1"/>
      <w:marLeft w:val="0"/>
      <w:marRight w:val="0"/>
      <w:marTop w:val="0"/>
      <w:marBottom w:val="0"/>
      <w:divBdr>
        <w:top w:val="none" w:sz="0" w:space="0" w:color="auto"/>
        <w:left w:val="none" w:sz="0" w:space="0" w:color="auto"/>
        <w:bottom w:val="none" w:sz="0" w:space="0" w:color="auto"/>
        <w:right w:val="none" w:sz="0" w:space="0" w:color="auto"/>
      </w:divBdr>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04776546">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2323736">
      <w:bodyDiv w:val="1"/>
      <w:marLeft w:val="0"/>
      <w:marRight w:val="0"/>
      <w:marTop w:val="0"/>
      <w:marBottom w:val="0"/>
      <w:divBdr>
        <w:top w:val="none" w:sz="0" w:space="0" w:color="auto"/>
        <w:left w:val="none" w:sz="0" w:space="0" w:color="auto"/>
        <w:bottom w:val="none" w:sz="0" w:space="0" w:color="auto"/>
        <w:right w:val="none" w:sz="0" w:space="0" w:color="auto"/>
      </w:divBdr>
    </w:div>
    <w:div w:id="1564557086">
      <w:bodyDiv w:val="1"/>
      <w:marLeft w:val="0"/>
      <w:marRight w:val="0"/>
      <w:marTop w:val="0"/>
      <w:marBottom w:val="0"/>
      <w:divBdr>
        <w:top w:val="none" w:sz="0" w:space="0" w:color="auto"/>
        <w:left w:val="none" w:sz="0" w:space="0" w:color="auto"/>
        <w:bottom w:val="none" w:sz="0" w:space="0" w:color="auto"/>
        <w:right w:val="none" w:sz="0" w:space="0" w:color="auto"/>
      </w:divBdr>
      <w:divsChild>
        <w:div w:id="1459181697">
          <w:marLeft w:val="0"/>
          <w:marRight w:val="0"/>
          <w:marTop w:val="0"/>
          <w:marBottom w:val="0"/>
          <w:divBdr>
            <w:top w:val="none" w:sz="0" w:space="0" w:color="auto"/>
            <w:left w:val="none" w:sz="0" w:space="0" w:color="auto"/>
            <w:bottom w:val="none" w:sz="0" w:space="0" w:color="auto"/>
            <w:right w:val="none" w:sz="0" w:space="0" w:color="auto"/>
          </w:divBdr>
          <w:divsChild>
            <w:div w:id="1264269478">
              <w:marLeft w:val="0"/>
              <w:marRight w:val="0"/>
              <w:marTop w:val="0"/>
              <w:marBottom w:val="0"/>
              <w:divBdr>
                <w:top w:val="none" w:sz="0" w:space="0" w:color="auto"/>
                <w:left w:val="none" w:sz="0" w:space="0" w:color="auto"/>
                <w:bottom w:val="none" w:sz="0" w:space="0" w:color="auto"/>
                <w:right w:val="none" w:sz="0" w:space="0" w:color="auto"/>
              </w:divBdr>
            </w:div>
            <w:div w:id="1565335473">
              <w:marLeft w:val="0"/>
              <w:marRight w:val="0"/>
              <w:marTop w:val="0"/>
              <w:marBottom w:val="0"/>
              <w:divBdr>
                <w:top w:val="none" w:sz="0" w:space="0" w:color="auto"/>
                <w:left w:val="none" w:sz="0" w:space="0" w:color="auto"/>
                <w:bottom w:val="none" w:sz="0" w:space="0" w:color="auto"/>
                <w:right w:val="none" w:sz="0" w:space="0" w:color="auto"/>
              </w:divBdr>
            </w:div>
            <w:div w:id="1277639716">
              <w:marLeft w:val="0"/>
              <w:marRight w:val="0"/>
              <w:marTop w:val="0"/>
              <w:marBottom w:val="0"/>
              <w:divBdr>
                <w:top w:val="none" w:sz="0" w:space="0" w:color="auto"/>
                <w:left w:val="none" w:sz="0" w:space="0" w:color="auto"/>
                <w:bottom w:val="none" w:sz="0" w:space="0" w:color="auto"/>
                <w:right w:val="none" w:sz="0" w:space="0" w:color="auto"/>
              </w:divBdr>
            </w:div>
            <w:div w:id="1443038364">
              <w:marLeft w:val="0"/>
              <w:marRight w:val="0"/>
              <w:marTop w:val="0"/>
              <w:marBottom w:val="0"/>
              <w:divBdr>
                <w:top w:val="none" w:sz="0" w:space="0" w:color="auto"/>
                <w:left w:val="none" w:sz="0" w:space="0" w:color="auto"/>
                <w:bottom w:val="none" w:sz="0" w:space="0" w:color="auto"/>
                <w:right w:val="none" w:sz="0" w:space="0" w:color="auto"/>
              </w:divBdr>
            </w:div>
            <w:div w:id="1346130122">
              <w:marLeft w:val="0"/>
              <w:marRight w:val="0"/>
              <w:marTop w:val="0"/>
              <w:marBottom w:val="0"/>
              <w:divBdr>
                <w:top w:val="none" w:sz="0" w:space="0" w:color="auto"/>
                <w:left w:val="none" w:sz="0" w:space="0" w:color="auto"/>
                <w:bottom w:val="none" w:sz="0" w:space="0" w:color="auto"/>
                <w:right w:val="none" w:sz="0" w:space="0" w:color="auto"/>
              </w:divBdr>
            </w:div>
            <w:div w:id="1686176049">
              <w:marLeft w:val="0"/>
              <w:marRight w:val="0"/>
              <w:marTop w:val="0"/>
              <w:marBottom w:val="0"/>
              <w:divBdr>
                <w:top w:val="none" w:sz="0" w:space="0" w:color="auto"/>
                <w:left w:val="none" w:sz="0" w:space="0" w:color="auto"/>
                <w:bottom w:val="none" w:sz="0" w:space="0" w:color="auto"/>
                <w:right w:val="none" w:sz="0" w:space="0" w:color="auto"/>
              </w:divBdr>
            </w:div>
            <w:div w:id="966787280">
              <w:marLeft w:val="0"/>
              <w:marRight w:val="0"/>
              <w:marTop w:val="0"/>
              <w:marBottom w:val="0"/>
              <w:divBdr>
                <w:top w:val="none" w:sz="0" w:space="0" w:color="auto"/>
                <w:left w:val="none" w:sz="0" w:space="0" w:color="auto"/>
                <w:bottom w:val="none" w:sz="0" w:space="0" w:color="auto"/>
                <w:right w:val="none" w:sz="0" w:space="0" w:color="auto"/>
              </w:divBdr>
            </w:div>
            <w:div w:id="665401415">
              <w:marLeft w:val="0"/>
              <w:marRight w:val="0"/>
              <w:marTop w:val="0"/>
              <w:marBottom w:val="0"/>
              <w:divBdr>
                <w:top w:val="none" w:sz="0" w:space="0" w:color="auto"/>
                <w:left w:val="none" w:sz="0" w:space="0" w:color="auto"/>
                <w:bottom w:val="none" w:sz="0" w:space="0" w:color="auto"/>
                <w:right w:val="none" w:sz="0" w:space="0" w:color="auto"/>
              </w:divBdr>
            </w:div>
            <w:div w:id="230501608">
              <w:marLeft w:val="0"/>
              <w:marRight w:val="0"/>
              <w:marTop w:val="0"/>
              <w:marBottom w:val="0"/>
              <w:divBdr>
                <w:top w:val="none" w:sz="0" w:space="0" w:color="auto"/>
                <w:left w:val="none" w:sz="0" w:space="0" w:color="auto"/>
                <w:bottom w:val="none" w:sz="0" w:space="0" w:color="auto"/>
                <w:right w:val="none" w:sz="0" w:space="0" w:color="auto"/>
              </w:divBdr>
            </w:div>
            <w:div w:id="11731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74583129">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10234354">
      <w:bodyDiv w:val="1"/>
      <w:marLeft w:val="0"/>
      <w:marRight w:val="0"/>
      <w:marTop w:val="0"/>
      <w:marBottom w:val="0"/>
      <w:divBdr>
        <w:top w:val="none" w:sz="0" w:space="0" w:color="auto"/>
        <w:left w:val="none" w:sz="0" w:space="0" w:color="auto"/>
        <w:bottom w:val="none" w:sz="0" w:space="0" w:color="auto"/>
        <w:right w:val="none" w:sz="0" w:space="0" w:color="auto"/>
      </w:divBdr>
      <w:divsChild>
        <w:div w:id="152150999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612979261">
      <w:bodyDiv w:val="1"/>
      <w:marLeft w:val="0"/>
      <w:marRight w:val="0"/>
      <w:marTop w:val="0"/>
      <w:marBottom w:val="0"/>
      <w:divBdr>
        <w:top w:val="none" w:sz="0" w:space="0" w:color="auto"/>
        <w:left w:val="none" w:sz="0" w:space="0" w:color="auto"/>
        <w:bottom w:val="none" w:sz="0" w:space="0" w:color="auto"/>
        <w:right w:val="none" w:sz="0" w:space="0" w:color="auto"/>
      </w:divBdr>
    </w:div>
    <w:div w:id="1631130016">
      <w:bodyDiv w:val="1"/>
      <w:marLeft w:val="0"/>
      <w:marRight w:val="0"/>
      <w:marTop w:val="0"/>
      <w:marBottom w:val="0"/>
      <w:divBdr>
        <w:top w:val="none" w:sz="0" w:space="0" w:color="auto"/>
        <w:left w:val="none" w:sz="0" w:space="0" w:color="auto"/>
        <w:bottom w:val="none" w:sz="0" w:space="0" w:color="auto"/>
        <w:right w:val="none" w:sz="0" w:space="0" w:color="auto"/>
      </w:divBdr>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2543303">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2246576">
      <w:bodyDiv w:val="1"/>
      <w:marLeft w:val="0"/>
      <w:marRight w:val="0"/>
      <w:marTop w:val="0"/>
      <w:marBottom w:val="0"/>
      <w:divBdr>
        <w:top w:val="none" w:sz="0" w:space="0" w:color="auto"/>
        <w:left w:val="none" w:sz="0" w:space="0" w:color="auto"/>
        <w:bottom w:val="none" w:sz="0" w:space="0" w:color="auto"/>
        <w:right w:val="none" w:sz="0" w:space="0" w:color="auto"/>
      </w:divBdr>
      <w:divsChild>
        <w:div w:id="918751175">
          <w:marLeft w:val="0"/>
          <w:marRight w:val="0"/>
          <w:marTop w:val="0"/>
          <w:marBottom w:val="0"/>
          <w:divBdr>
            <w:top w:val="none" w:sz="0" w:space="0" w:color="auto"/>
            <w:left w:val="none" w:sz="0" w:space="0" w:color="auto"/>
            <w:bottom w:val="none" w:sz="0" w:space="0" w:color="auto"/>
            <w:right w:val="none" w:sz="0" w:space="0" w:color="auto"/>
          </w:divBdr>
          <w:divsChild>
            <w:div w:id="456795001">
              <w:marLeft w:val="0"/>
              <w:marRight w:val="0"/>
              <w:marTop w:val="0"/>
              <w:marBottom w:val="0"/>
              <w:divBdr>
                <w:top w:val="none" w:sz="0" w:space="0" w:color="auto"/>
                <w:left w:val="none" w:sz="0" w:space="0" w:color="auto"/>
                <w:bottom w:val="none" w:sz="0" w:space="0" w:color="auto"/>
                <w:right w:val="none" w:sz="0" w:space="0" w:color="auto"/>
              </w:divBdr>
            </w:div>
            <w:div w:id="1585140323">
              <w:marLeft w:val="0"/>
              <w:marRight w:val="0"/>
              <w:marTop w:val="0"/>
              <w:marBottom w:val="0"/>
              <w:divBdr>
                <w:top w:val="none" w:sz="0" w:space="0" w:color="auto"/>
                <w:left w:val="none" w:sz="0" w:space="0" w:color="auto"/>
                <w:bottom w:val="none" w:sz="0" w:space="0" w:color="auto"/>
                <w:right w:val="none" w:sz="0" w:space="0" w:color="auto"/>
              </w:divBdr>
            </w:div>
            <w:div w:id="1079524762">
              <w:marLeft w:val="0"/>
              <w:marRight w:val="0"/>
              <w:marTop w:val="0"/>
              <w:marBottom w:val="0"/>
              <w:divBdr>
                <w:top w:val="none" w:sz="0" w:space="0" w:color="auto"/>
                <w:left w:val="none" w:sz="0" w:space="0" w:color="auto"/>
                <w:bottom w:val="none" w:sz="0" w:space="0" w:color="auto"/>
                <w:right w:val="none" w:sz="0" w:space="0" w:color="auto"/>
              </w:divBdr>
            </w:div>
            <w:div w:id="1447038502">
              <w:marLeft w:val="0"/>
              <w:marRight w:val="0"/>
              <w:marTop w:val="0"/>
              <w:marBottom w:val="0"/>
              <w:divBdr>
                <w:top w:val="none" w:sz="0" w:space="0" w:color="auto"/>
                <w:left w:val="none" w:sz="0" w:space="0" w:color="auto"/>
                <w:bottom w:val="none" w:sz="0" w:space="0" w:color="auto"/>
                <w:right w:val="none" w:sz="0" w:space="0" w:color="auto"/>
              </w:divBdr>
            </w:div>
            <w:div w:id="1281956655">
              <w:marLeft w:val="0"/>
              <w:marRight w:val="0"/>
              <w:marTop w:val="0"/>
              <w:marBottom w:val="0"/>
              <w:divBdr>
                <w:top w:val="none" w:sz="0" w:space="0" w:color="auto"/>
                <w:left w:val="none" w:sz="0" w:space="0" w:color="auto"/>
                <w:bottom w:val="none" w:sz="0" w:space="0" w:color="auto"/>
                <w:right w:val="none" w:sz="0" w:space="0" w:color="auto"/>
              </w:divBdr>
            </w:div>
            <w:div w:id="1809129374">
              <w:marLeft w:val="0"/>
              <w:marRight w:val="0"/>
              <w:marTop w:val="0"/>
              <w:marBottom w:val="0"/>
              <w:divBdr>
                <w:top w:val="none" w:sz="0" w:space="0" w:color="auto"/>
                <w:left w:val="none" w:sz="0" w:space="0" w:color="auto"/>
                <w:bottom w:val="none" w:sz="0" w:space="0" w:color="auto"/>
                <w:right w:val="none" w:sz="0" w:space="0" w:color="auto"/>
              </w:divBdr>
            </w:div>
            <w:div w:id="1865097533">
              <w:marLeft w:val="0"/>
              <w:marRight w:val="0"/>
              <w:marTop w:val="0"/>
              <w:marBottom w:val="0"/>
              <w:divBdr>
                <w:top w:val="none" w:sz="0" w:space="0" w:color="auto"/>
                <w:left w:val="none" w:sz="0" w:space="0" w:color="auto"/>
                <w:bottom w:val="none" w:sz="0" w:space="0" w:color="auto"/>
                <w:right w:val="none" w:sz="0" w:space="0" w:color="auto"/>
              </w:divBdr>
            </w:div>
            <w:div w:id="765001947">
              <w:marLeft w:val="0"/>
              <w:marRight w:val="0"/>
              <w:marTop w:val="0"/>
              <w:marBottom w:val="0"/>
              <w:divBdr>
                <w:top w:val="none" w:sz="0" w:space="0" w:color="auto"/>
                <w:left w:val="none" w:sz="0" w:space="0" w:color="auto"/>
                <w:bottom w:val="none" w:sz="0" w:space="0" w:color="auto"/>
                <w:right w:val="none" w:sz="0" w:space="0" w:color="auto"/>
              </w:divBdr>
            </w:div>
            <w:div w:id="1601140735">
              <w:marLeft w:val="0"/>
              <w:marRight w:val="0"/>
              <w:marTop w:val="0"/>
              <w:marBottom w:val="0"/>
              <w:divBdr>
                <w:top w:val="none" w:sz="0" w:space="0" w:color="auto"/>
                <w:left w:val="none" w:sz="0" w:space="0" w:color="auto"/>
                <w:bottom w:val="none" w:sz="0" w:space="0" w:color="auto"/>
                <w:right w:val="none" w:sz="0" w:space="0" w:color="auto"/>
              </w:divBdr>
            </w:div>
            <w:div w:id="304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855">
      <w:bodyDiv w:val="1"/>
      <w:marLeft w:val="0"/>
      <w:marRight w:val="0"/>
      <w:marTop w:val="0"/>
      <w:marBottom w:val="0"/>
      <w:divBdr>
        <w:top w:val="none" w:sz="0" w:space="0" w:color="auto"/>
        <w:left w:val="none" w:sz="0" w:space="0" w:color="auto"/>
        <w:bottom w:val="none" w:sz="0" w:space="0" w:color="auto"/>
        <w:right w:val="none" w:sz="0" w:space="0" w:color="auto"/>
      </w:divBdr>
    </w:div>
    <w:div w:id="1741439126">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76094035">
      <w:bodyDiv w:val="1"/>
      <w:marLeft w:val="0"/>
      <w:marRight w:val="0"/>
      <w:marTop w:val="0"/>
      <w:marBottom w:val="0"/>
      <w:divBdr>
        <w:top w:val="none" w:sz="0" w:space="0" w:color="auto"/>
        <w:left w:val="none" w:sz="0" w:space="0" w:color="auto"/>
        <w:bottom w:val="none" w:sz="0" w:space="0" w:color="auto"/>
        <w:right w:val="none" w:sz="0" w:space="0" w:color="auto"/>
      </w:divBdr>
    </w:div>
    <w:div w:id="1792701542">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19689943">
      <w:bodyDiv w:val="1"/>
      <w:marLeft w:val="0"/>
      <w:marRight w:val="0"/>
      <w:marTop w:val="0"/>
      <w:marBottom w:val="0"/>
      <w:divBdr>
        <w:top w:val="none" w:sz="0" w:space="0" w:color="auto"/>
        <w:left w:val="none" w:sz="0" w:space="0" w:color="auto"/>
        <w:bottom w:val="none" w:sz="0" w:space="0" w:color="auto"/>
        <w:right w:val="none" w:sz="0" w:space="0" w:color="auto"/>
      </w:divBdr>
      <w:divsChild>
        <w:div w:id="577444875">
          <w:marLeft w:val="0"/>
          <w:marRight w:val="0"/>
          <w:marTop w:val="0"/>
          <w:marBottom w:val="0"/>
          <w:divBdr>
            <w:top w:val="none" w:sz="0" w:space="0" w:color="auto"/>
            <w:left w:val="none" w:sz="0" w:space="0" w:color="auto"/>
            <w:bottom w:val="none" w:sz="0" w:space="0" w:color="auto"/>
            <w:right w:val="none" w:sz="0" w:space="0" w:color="auto"/>
          </w:divBdr>
          <w:divsChild>
            <w:div w:id="63456871">
              <w:marLeft w:val="0"/>
              <w:marRight w:val="0"/>
              <w:marTop w:val="0"/>
              <w:marBottom w:val="0"/>
              <w:divBdr>
                <w:top w:val="none" w:sz="0" w:space="0" w:color="auto"/>
                <w:left w:val="none" w:sz="0" w:space="0" w:color="auto"/>
                <w:bottom w:val="none" w:sz="0" w:space="0" w:color="auto"/>
                <w:right w:val="none" w:sz="0" w:space="0" w:color="auto"/>
              </w:divBdr>
            </w:div>
            <w:div w:id="1798445789">
              <w:marLeft w:val="0"/>
              <w:marRight w:val="0"/>
              <w:marTop w:val="0"/>
              <w:marBottom w:val="0"/>
              <w:divBdr>
                <w:top w:val="none" w:sz="0" w:space="0" w:color="auto"/>
                <w:left w:val="none" w:sz="0" w:space="0" w:color="auto"/>
                <w:bottom w:val="none" w:sz="0" w:space="0" w:color="auto"/>
                <w:right w:val="none" w:sz="0" w:space="0" w:color="auto"/>
              </w:divBdr>
            </w:div>
            <w:div w:id="476799336">
              <w:marLeft w:val="0"/>
              <w:marRight w:val="0"/>
              <w:marTop w:val="0"/>
              <w:marBottom w:val="0"/>
              <w:divBdr>
                <w:top w:val="none" w:sz="0" w:space="0" w:color="auto"/>
                <w:left w:val="none" w:sz="0" w:space="0" w:color="auto"/>
                <w:bottom w:val="none" w:sz="0" w:space="0" w:color="auto"/>
                <w:right w:val="none" w:sz="0" w:space="0" w:color="auto"/>
              </w:divBdr>
            </w:div>
            <w:div w:id="114955062">
              <w:marLeft w:val="0"/>
              <w:marRight w:val="0"/>
              <w:marTop w:val="0"/>
              <w:marBottom w:val="0"/>
              <w:divBdr>
                <w:top w:val="none" w:sz="0" w:space="0" w:color="auto"/>
                <w:left w:val="none" w:sz="0" w:space="0" w:color="auto"/>
                <w:bottom w:val="none" w:sz="0" w:space="0" w:color="auto"/>
                <w:right w:val="none" w:sz="0" w:space="0" w:color="auto"/>
              </w:divBdr>
            </w:div>
            <w:div w:id="2075931770">
              <w:marLeft w:val="0"/>
              <w:marRight w:val="0"/>
              <w:marTop w:val="0"/>
              <w:marBottom w:val="0"/>
              <w:divBdr>
                <w:top w:val="none" w:sz="0" w:space="0" w:color="auto"/>
                <w:left w:val="none" w:sz="0" w:space="0" w:color="auto"/>
                <w:bottom w:val="none" w:sz="0" w:space="0" w:color="auto"/>
                <w:right w:val="none" w:sz="0" w:space="0" w:color="auto"/>
              </w:divBdr>
            </w:div>
            <w:div w:id="1113522635">
              <w:marLeft w:val="0"/>
              <w:marRight w:val="0"/>
              <w:marTop w:val="0"/>
              <w:marBottom w:val="0"/>
              <w:divBdr>
                <w:top w:val="none" w:sz="0" w:space="0" w:color="auto"/>
                <w:left w:val="none" w:sz="0" w:space="0" w:color="auto"/>
                <w:bottom w:val="none" w:sz="0" w:space="0" w:color="auto"/>
                <w:right w:val="none" w:sz="0" w:space="0" w:color="auto"/>
              </w:divBdr>
            </w:div>
            <w:div w:id="1170369925">
              <w:marLeft w:val="0"/>
              <w:marRight w:val="0"/>
              <w:marTop w:val="0"/>
              <w:marBottom w:val="0"/>
              <w:divBdr>
                <w:top w:val="none" w:sz="0" w:space="0" w:color="auto"/>
                <w:left w:val="none" w:sz="0" w:space="0" w:color="auto"/>
                <w:bottom w:val="none" w:sz="0" w:space="0" w:color="auto"/>
                <w:right w:val="none" w:sz="0" w:space="0" w:color="auto"/>
              </w:divBdr>
            </w:div>
            <w:div w:id="996568838">
              <w:marLeft w:val="0"/>
              <w:marRight w:val="0"/>
              <w:marTop w:val="0"/>
              <w:marBottom w:val="0"/>
              <w:divBdr>
                <w:top w:val="none" w:sz="0" w:space="0" w:color="auto"/>
                <w:left w:val="none" w:sz="0" w:space="0" w:color="auto"/>
                <w:bottom w:val="none" w:sz="0" w:space="0" w:color="auto"/>
                <w:right w:val="none" w:sz="0" w:space="0" w:color="auto"/>
              </w:divBdr>
            </w:div>
            <w:div w:id="1930768238">
              <w:marLeft w:val="0"/>
              <w:marRight w:val="0"/>
              <w:marTop w:val="0"/>
              <w:marBottom w:val="0"/>
              <w:divBdr>
                <w:top w:val="none" w:sz="0" w:space="0" w:color="auto"/>
                <w:left w:val="none" w:sz="0" w:space="0" w:color="auto"/>
                <w:bottom w:val="none" w:sz="0" w:space="0" w:color="auto"/>
                <w:right w:val="none" w:sz="0" w:space="0" w:color="auto"/>
              </w:divBdr>
            </w:div>
            <w:div w:id="729961634">
              <w:marLeft w:val="0"/>
              <w:marRight w:val="0"/>
              <w:marTop w:val="0"/>
              <w:marBottom w:val="0"/>
              <w:divBdr>
                <w:top w:val="none" w:sz="0" w:space="0" w:color="auto"/>
                <w:left w:val="none" w:sz="0" w:space="0" w:color="auto"/>
                <w:bottom w:val="none" w:sz="0" w:space="0" w:color="auto"/>
                <w:right w:val="none" w:sz="0" w:space="0" w:color="auto"/>
              </w:divBdr>
            </w:div>
            <w:div w:id="2125297283">
              <w:marLeft w:val="0"/>
              <w:marRight w:val="0"/>
              <w:marTop w:val="0"/>
              <w:marBottom w:val="0"/>
              <w:divBdr>
                <w:top w:val="none" w:sz="0" w:space="0" w:color="auto"/>
                <w:left w:val="none" w:sz="0" w:space="0" w:color="auto"/>
                <w:bottom w:val="none" w:sz="0" w:space="0" w:color="auto"/>
                <w:right w:val="none" w:sz="0" w:space="0" w:color="auto"/>
              </w:divBdr>
            </w:div>
            <w:div w:id="944579231">
              <w:marLeft w:val="0"/>
              <w:marRight w:val="0"/>
              <w:marTop w:val="0"/>
              <w:marBottom w:val="0"/>
              <w:divBdr>
                <w:top w:val="none" w:sz="0" w:space="0" w:color="auto"/>
                <w:left w:val="none" w:sz="0" w:space="0" w:color="auto"/>
                <w:bottom w:val="none" w:sz="0" w:space="0" w:color="auto"/>
                <w:right w:val="none" w:sz="0" w:space="0" w:color="auto"/>
              </w:divBdr>
            </w:div>
            <w:div w:id="860633712">
              <w:marLeft w:val="0"/>
              <w:marRight w:val="0"/>
              <w:marTop w:val="0"/>
              <w:marBottom w:val="0"/>
              <w:divBdr>
                <w:top w:val="none" w:sz="0" w:space="0" w:color="auto"/>
                <w:left w:val="none" w:sz="0" w:space="0" w:color="auto"/>
                <w:bottom w:val="none" w:sz="0" w:space="0" w:color="auto"/>
                <w:right w:val="none" w:sz="0" w:space="0" w:color="auto"/>
              </w:divBdr>
            </w:div>
            <w:div w:id="20689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4231">
      <w:bodyDiv w:val="1"/>
      <w:marLeft w:val="0"/>
      <w:marRight w:val="0"/>
      <w:marTop w:val="0"/>
      <w:marBottom w:val="0"/>
      <w:divBdr>
        <w:top w:val="none" w:sz="0" w:space="0" w:color="auto"/>
        <w:left w:val="none" w:sz="0" w:space="0" w:color="auto"/>
        <w:bottom w:val="none" w:sz="0" w:space="0" w:color="auto"/>
        <w:right w:val="none" w:sz="0" w:space="0" w:color="auto"/>
      </w:divBdr>
      <w:divsChild>
        <w:div w:id="1097822004">
          <w:marLeft w:val="0"/>
          <w:marRight w:val="0"/>
          <w:marTop w:val="0"/>
          <w:marBottom w:val="0"/>
          <w:divBdr>
            <w:top w:val="single" w:sz="12" w:space="3" w:color="F8F8F8"/>
            <w:left w:val="single" w:sz="12" w:space="6" w:color="F8F8F8"/>
            <w:bottom w:val="single" w:sz="12" w:space="3" w:color="F8F8F8"/>
            <w:right w:val="single" w:sz="12" w:space="6" w:color="F8F8F8"/>
          </w:divBdr>
        </w:div>
        <w:div w:id="1735350528">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863201487">
      <w:bodyDiv w:val="1"/>
      <w:marLeft w:val="0"/>
      <w:marRight w:val="0"/>
      <w:marTop w:val="0"/>
      <w:marBottom w:val="0"/>
      <w:divBdr>
        <w:top w:val="none" w:sz="0" w:space="0" w:color="auto"/>
        <w:left w:val="none" w:sz="0" w:space="0" w:color="auto"/>
        <w:bottom w:val="none" w:sz="0" w:space="0" w:color="auto"/>
        <w:right w:val="none" w:sz="0" w:space="0" w:color="auto"/>
      </w:divBdr>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71260760">
      <w:bodyDiv w:val="1"/>
      <w:marLeft w:val="0"/>
      <w:marRight w:val="0"/>
      <w:marTop w:val="0"/>
      <w:marBottom w:val="0"/>
      <w:divBdr>
        <w:top w:val="none" w:sz="0" w:space="0" w:color="auto"/>
        <w:left w:val="none" w:sz="0" w:space="0" w:color="auto"/>
        <w:bottom w:val="none" w:sz="0" w:space="0" w:color="auto"/>
        <w:right w:val="none" w:sz="0" w:space="0" w:color="auto"/>
      </w:divBdr>
      <w:divsChild>
        <w:div w:id="201095913">
          <w:marLeft w:val="0"/>
          <w:marRight w:val="0"/>
          <w:marTop w:val="0"/>
          <w:marBottom w:val="0"/>
          <w:divBdr>
            <w:top w:val="none" w:sz="0" w:space="0" w:color="auto"/>
            <w:left w:val="none" w:sz="0" w:space="0" w:color="auto"/>
            <w:bottom w:val="none" w:sz="0" w:space="0" w:color="auto"/>
            <w:right w:val="none" w:sz="0" w:space="0" w:color="auto"/>
          </w:divBdr>
          <w:divsChild>
            <w:div w:id="255021333">
              <w:marLeft w:val="0"/>
              <w:marRight w:val="0"/>
              <w:marTop w:val="0"/>
              <w:marBottom w:val="0"/>
              <w:divBdr>
                <w:top w:val="none" w:sz="0" w:space="0" w:color="auto"/>
                <w:left w:val="none" w:sz="0" w:space="0" w:color="auto"/>
                <w:bottom w:val="none" w:sz="0" w:space="0" w:color="auto"/>
                <w:right w:val="none" w:sz="0" w:space="0" w:color="auto"/>
              </w:divBdr>
            </w:div>
            <w:div w:id="783353872">
              <w:marLeft w:val="0"/>
              <w:marRight w:val="0"/>
              <w:marTop w:val="0"/>
              <w:marBottom w:val="0"/>
              <w:divBdr>
                <w:top w:val="none" w:sz="0" w:space="0" w:color="auto"/>
                <w:left w:val="none" w:sz="0" w:space="0" w:color="auto"/>
                <w:bottom w:val="none" w:sz="0" w:space="0" w:color="auto"/>
                <w:right w:val="none" w:sz="0" w:space="0" w:color="auto"/>
              </w:divBdr>
            </w:div>
            <w:div w:id="1767995002">
              <w:marLeft w:val="0"/>
              <w:marRight w:val="0"/>
              <w:marTop w:val="0"/>
              <w:marBottom w:val="0"/>
              <w:divBdr>
                <w:top w:val="none" w:sz="0" w:space="0" w:color="auto"/>
                <w:left w:val="none" w:sz="0" w:space="0" w:color="auto"/>
                <w:bottom w:val="none" w:sz="0" w:space="0" w:color="auto"/>
                <w:right w:val="none" w:sz="0" w:space="0" w:color="auto"/>
              </w:divBdr>
            </w:div>
            <w:div w:id="1176185687">
              <w:marLeft w:val="0"/>
              <w:marRight w:val="0"/>
              <w:marTop w:val="0"/>
              <w:marBottom w:val="0"/>
              <w:divBdr>
                <w:top w:val="none" w:sz="0" w:space="0" w:color="auto"/>
                <w:left w:val="none" w:sz="0" w:space="0" w:color="auto"/>
                <w:bottom w:val="none" w:sz="0" w:space="0" w:color="auto"/>
                <w:right w:val="none" w:sz="0" w:space="0" w:color="auto"/>
              </w:divBdr>
            </w:div>
            <w:div w:id="1019697349">
              <w:marLeft w:val="0"/>
              <w:marRight w:val="0"/>
              <w:marTop w:val="0"/>
              <w:marBottom w:val="0"/>
              <w:divBdr>
                <w:top w:val="none" w:sz="0" w:space="0" w:color="auto"/>
                <w:left w:val="none" w:sz="0" w:space="0" w:color="auto"/>
                <w:bottom w:val="none" w:sz="0" w:space="0" w:color="auto"/>
                <w:right w:val="none" w:sz="0" w:space="0" w:color="auto"/>
              </w:divBdr>
            </w:div>
            <w:div w:id="607129319">
              <w:marLeft w:val="0"/>
              <w:marRight w:val="0"/>
              <w:marTop w:val="0"/>
              <w:marBottom w:val="0"/>
              <w:divBdr>
                <w:top w:val="none" w:sz="0" w:space="0" w:color="auto"/>
                <w:left w:val="none" w:sz="0" w:space="0" w:color="auto"/>
                <w:bottom w:val="none" w:sz="0" w:space="0" w:color="auto"/>
                <w:right w:val="none" w:sz="0" w:space="0" w:color="auto"/>
              </w:divBdr>
            </w:div>
            <w:div w:id="1004087708">
              <w:marLeft w:val="0"/>
              <w:marRight w:val="0"/>
              <w:marTop w:val="0"/>
              <w:marBottom w:val="0"/>
              <w:divBdr>
                <w:top w:val="none" w:sz="0" w:space="0" w:color="auto"/>
                <w:left w:val="none" w:sz="0" w:space="0" w:color="auto"/>
                <w:bottom w:val="none" w:sz="0" w:space="0" w:color="auto"/>
                <w:right w:val="none" w:sz="0" w:space="0" w:color="auto"/>
              </w:divBdr>
            </w:div>
            <w:div w:id="1804495981">
              <w:marLeft w:val="0"/>
              <w:marRight w:val="0"/>
              <w:marTop w:val="0"/>
              <w:marBottom w:val="0"/>
              <w:divBdr>
                <w:top w:val="none" w:sz="0" w:space="0" w:color="auto"/>
                <w:left w:val="none" w:sz="0" w:space="0" w:color="auto"/>
                <w:bottom w:val="none" w:sz="0" w:space="0" w:color="auto"/>
                <w:right w:val="none" w:sz="0" w:space="0" w:color="auto"/>
              </w:divBdr>
            </w:div>
            <w:div w:id="992106609">
              <w:marLeft w:val="0"/>
              <w:marRight w:val="0"/>
              <w:marTop w:val="0"/>
              <w:marBottom w:val="0"/>
              <w:divBdr>
                <w:top w:val="none" w:sz="0" w:space="0" w:color="auto"/>
                <w:left w:val="none" w:sz="0" w:space="0" w:color="auto"/>
                <w:bottom w:val="none" w:sz="0" w:space="0" w:color="auto"/>
                <w:right w:val="none" w:sz="0" w:space="0" w:color="auto"/>
              </w:divBdr>
            </w:div>
            <w:div w:id="1984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10995535">
      <w:bodyDiv w:val="1"/>
      <w:marLeft w:val="0"/>
      <w:marRight w:val="0"/>
      <w:marTop w:val="0"/>
      <w:marBottom w:val="0"/>
      <w:divBdr>
        <w:top w:val="none" w:sz="0" w:space="0" w:color="auto"/>
        <w:left w:val="none" w:sz="0" w:space="0" w:color="auto"/>
        <w:bottom w:val="none" w:sz="0" w:space="0" w:color="auto"/>
        <w:right w:val="none" w:sz="0" w:space="0" w:color="auto"/>
      </w:divBdr>
    </w:div>
    <w:div w:id="1920165141">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28686125">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73367159">
      <w:bodyDiv w:val="1"/>
      <w:marLeft w:val="0"/>
      <w:marRight w:val="0"/>
      <w:marTop w:val="0"/>
      <w:marBottom w:val="0"/>
      <w:divBdr>
        <w:top w:val="none" w:sz="0" w:space="0" w:color="auto"/>
        <w:left w:val="none" w:sz="0" w:space="0" w:color="auto"/>
        <w:bottom w:val="none" w:sz="0" w:space="0" w:color="auto"/>
        <w:right w:val="none" w:sz="0" w:space="0" w:color="auto"/>
      </w:divBdr>
    </w:div>
    <w:div w:id="1992322175">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20962460">
      <w:bodyDiv w:val="1"/>
      <w:marLeft w:val="0"/>
      <w:marRight w:val="0"/>
      <w:marTop w:val="0"/>
      <w:marBottom w:val="0"/>
      <w:divBdr>
        <w:top w:val="none" w:sz="0" w:space="0" w:color="auto"/>
        <w:left w:val="none" w:sz="0" w:space="0" w:color="auto"/>
        <w:bottom w:val="none" w:sz="0" w:space="0" w:color="auto"/>
        <w:right w:val="none" w:sz="0" w:space="0" w:color="auto"/>
      </w:divBdr>
    </w:div>
    <w:div w:id="2025325747">
      <w:bodyDiv w:val="1"/>
      <w:marLeft w:val="0"/>
      <w:marRight w:val="0"/>
      <w:marTop w:val="0"/>
      <w:marBottom w:val="0"/>
      <w:divBdr>
        <w:top w:val="none" w:sz="0" w:space="0" w:color="auto"/>
        <w:left w:val="none" w:sz="0" w:space="0" w:color="auto"/>
        <w:bottom w:val="none" w:sz="0" w:space="0" w:color="auto"/>
        <w:right w:val="none" w:sz="0" w:space="0" w:color="auto"/>
      </w:divBdr>
    </w:div>
    <w:div w:id="2033871307">
      <w:bodyDiv w:val="1"/>
      <w:marLeft w:val="0"/>
      <w:marRight w:val="0"/>
      <w:marTop w:val="0"/>
      <w:marBottom w:val="0"/>
      <w:divBdr>
        <w:top w:val="none" w:sz="0" w:space="0" w:color="auto"/>
        <w:left w:val="none" w:sz="0" w:space="0" w:color="auto"/>
        <w:bottom w:val="none" w:sz="0" w:space="0" w:color="auto"/>
        <w:right w:val="none" w:sz="0" w:space="0" w:color="auto"/>
      </w:divBdr>
      <w:divsChild>
        <w:div w:id="1637564470">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50563622">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528709">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9594339">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1760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jpeg"/><Relationship Id="rId47" Type="http://schemas.openxmlformats.org/officeDocument/2006/relationships/hyperlink" Target="https://developer.mozilla.org/en-US/docs/Web/CSS/align-items" TargetMode="External"/><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hyperlink" Target="https://developer.mozilla.org/en-US/docs/Web/CSS/flex-direction" TargetMode="External"/><Relationship Id="rId40" Type="http://schemas.openxmlformats.org/officeDocument/2006/relationships/image" Target="media/image29.png"/><Relationship Id="rId45" Type="http://schemas.openxmlformats.org/officeDocument/2006/relationships/hyperlink" Target="https://developer.mozilla.org/en-US/docs/Web/CSS/flex-wrap" TargetMode="External"/><Relationship Id="rId53" Type="http://schemas.openxmlformats.org/officeDocument/2006/relationships/image" Target="media/image36.png"/><Relationship Id="rId58" Type="http://schemas.openxmlformats.org/officeDocument/2006/relationships/hyperlink" Target="http://en.wikipedia.org/wiki/HTML" TargetMode="External"/><Relationship Id="rId66"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docs/Web/CSS/display" TargetMode="External"/><Relationship Id="rId35" Type="http://schemas.openxmlformats.org/officeDocument/2006/relationships/image" Target="media/image26.png"/><Relationship Id="rId43" Type="http://schemas.openxmlformats.org/officeDocument/2006/relationships/hyperlink" Target="https://developer.mozilla.org/en-US/docs/Web/CSS/display" TargetMode="External"/><Relationship Id="rId48" Type="http://schemas.openxmlformats.org/officeDocument/2006/relationships/image" Target="media/image33.png"/><Relationship Id="rId56" Type="http://schemas.openxmlformats.org/officeDocument/2006/relationships/hyperlink" Target="http://en.wikipedia.org/wiki/Fragment_identifier" TargetMode="External"/><Relationship Id="rId64" Type="http://schemas.openxmlformats.org/officeDocument/2006/relationships/image" Target="media/image41.jpe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hyperlink" Target="http://en.wikipedia.org/wiki/HTML" TargetMode="External"/><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https://www.taniarascia.com/overview-of-css-concepts/" TargetMode="External"/><Relationship Id="rId62" Type="http://schemas.openxmlformats.org/officeDocument/2006/relationships/image" Target="media/image3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mozilla.org/en-US/docs/Web/CSS/CSS_Grid_Layout" TargetMode="External"/><Relationship Id="rId49" Type="http://schemas.openxmlformats.org/officeDocument/2006/relationships/hyperlink" Target="https://developer.mozilla.org/en-US/docs/Web/CSS/justify-content" TargetMode="External"/><Relationship Id="rId57" Type="http://schemas.openxmlformats.org/officeDocument/2006/relationships/hyperlink" Target="https://stackoverflow.com/questions/6351570/what-is-the-difference-between-javascripts-getelementbyid-and-getelementsbyna" TargetMode="External"/><Relationship Id="rId10" Type="http://schemas.openxmlformats.org/officeDocument/2006/relationships/image" Target="media/image3.png"/><Relationship Id="rId31" Type="http://schemas.openxmlformats.org/officeDocument/2006/relationships/hyperlink" Target="https://developer.mozilla.org/en-US/docs/Web/CSS/position" TargetMode="External"/><Relationship Id="rId44" Type="http://schemas.openxmlformats.org/officeDocument/2006/relationships/hyperlink" Target="https://developer.mozilla.org/en-US/docs/Web/CSS/flex-basis" TargetMode="External"/><Relationship Id="rId52" Type="http://schemas.openxmlformats.org/officeDocument/2006/relationships/hyperlink" Target="https://developer.mozilla.org/en-US/docs/Web/CSS/flex" TargetMode="External"/><Relationship Id="rId60" Type="http://schemas.openxmlformats.org/officeDocument/2006/relationships/image" Target="media/image37.png"/><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hyperlink" Target="https://zellwk.com/blog/9-important-css-properties-you-must-kn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2408-65E7-4AE7-BBCE-C5525363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63037</TotalTime>
  <Pages>50</Pages>
  <Words>13154</Words>
  <Characters>74984</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87963</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cp:lastModifiedBy>
  <cp:revision>9130</cp:revision>
  <cp:lastPrinted>2019-08-11T03:38:00Z</cp:lastPrinted>
  <dcterms:created xsi:type="dcterms:W3CDTF">2019-06-23T17:08:00Z</dcterms:created>
  <dcterms:modified xsi:type="dcterms:W3CDTF">2021-07-15T23:11:00Z</dcterms:modified>
</cp:coreProperties>
</file>